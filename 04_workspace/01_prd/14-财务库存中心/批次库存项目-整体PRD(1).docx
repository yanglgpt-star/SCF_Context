
<file path=[Content_Types].xml><?xml version="1.0" encoding="utf-8"?>
<Types xmlns="http://schemas.openxmlformats.org/package/2006/content-types">
  <Default Extension="vsd" ContentType="application/vnd.visio"/>
  <Default Extension="png" ContentType="image/png"/>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A2D792" w14:textId="77777777" w:rsidR="00244416" w:rsidRPr="009835B8" w:rsidRDefault="00244416">
      <w:pPr>
        <w:rPr>
          <w:rFonts w:ascii="宋体" w:hAnsi="宋体" w:cs="Arial"/>
          <w:lang w:val="en-GB" w:eastAsia="zh-CN"/>
        </w:rPr>
      </w:pPr>
    </w:p>
    <w:p w14:paraId="1134F234" w14:textId="77777777" w:rsidR="00244416" w:rsidRPr="009835B8" w:rsidRDefault="00244416">
      <w:pPr>
        <w:pStyle w:val="a9"/>
        <w:rPr>
          <w:rFonts w:ascii="宋体" w:hAnsi="宋体" w:cs="Arial"/>
          <w:lang w:val="en-GB"/>
        </w:rPr>
      </w:pPr>
    </w:p>
    <w:p w14:paraId="373C7987" w14:textId="77777777" w:rsidR="00244416" w:rsidRPr="009835B8" w:rsidRDefault="00244416">
      <w:pPr>
        <w:pStyle w:val="a9"/>
        <w:rPr>
          <w:rFonts w:ascii="宋体" w:hAnsi="宋体" w:cs="Arial"/>
          <w:lang w:val="en-GB"/>
        </w:rPr>
      </w:pPr>
    </w:p>
    <w:p w14:paraId="260EF235" w14:textId="77777777" w:rsidR="00244416" w:rsidRPr="009835B8" w:rsidRDefault="00244416">
      <w:pPr>
        <w:pStyle w:val="a9"/>
        <w:rPr>
          <w:rFonts w:ascii="宋体" w:hAnsi="宋体" w:cs="Arial"/>
          <w:lang w:val="en-GB"/>
        </w:rPr>
      </w:pPr>
    </w:p>
    <w:p w14:paraId="266E9DA4" w14:textId="77777777" w:rsidR="00244416" w:rsidRPr="009835B8" w:rsidRDefault="00244416">
      <w:pPr>
        <w:pStyle w:val="a9"/>
        <w:rPr>
          <w:rFonts w:ascii="宋体" w:hAnsi="宋体" w:cs="Arial"/>
          <w:lang w:val="en-GB"/>
        </w:rPr>
      </w:pPr>
    </w:p>
    <w:p w14:paraId="7CA273DE" w14:textId="77777777" w:rsidR="00244416" w:rsidRPr="009835B8" w:rsidRDefault="00244416">
      <w:pPr>
        <w:pStyle w:val="a9"/>
        <w:rPr>
          <w:rFonts w:ascii="宋体" w:hAnsi="宋体" w:cs="Arial"/>
          <w:lang w:val="en-GB"/>
        </w:rPr>
      </w:pPr>
    </w:p>
    <w:p w14:paraId="7F43FCF0" w14:textId="77777777" w:rsidR="00244416" w:rsidRPr="009835B8" w:rsidRDefault="00244416">
      <w:pPr>
        <w:pStyle w:val="a9"/>
        <w:rPr>
          <w:rFonts w:ascii="宋体" w:hAnsi="宋体" w:cs="Arial"/>
          <w:lang w:val="en-GB"/>
        </w:rPr>
      </w:pPr>
    </w:p>
    <w:p w14:paraId="6E4B759A" w14:textId="77777777" w:rsidR="009E3570" w:rsidRPr="009835B8" w:rsidRDefault="0012304A" w:rsidP="009E3570">
      <w:pPr>
        <w:spacing w:line="360" w:lineRule="auto"/>
        <w:jc w:val="center"/>
        <w:rPr>
          <w:rFonts w:ascii="宋体" w:hAnsi="宋体" w:cs="Arial"/>
          <w:b/>
          <w:sz w:val="52"/>
          <w:szCs w:val="52"/>
          <w:lang w:eastAsia="zh-CN"/>
        </w:rPr>
      </w:pPr>
      <w:r>
        <w:rPr>
          <w:rFonts w:ascii="宋体" w:hAnsi="宋体" w:cs="Arial" w:hint="eastAsia"/>
          <w:b/>
          <w:sz w:val="52"/>
          <w:szCs w:val="52"/>
          <w:lang w:eastAsia="zh-CN"/>
        </w:rPr>
        <w:t>&lt;</w:t>
      </w:r>
      <w:r w:rsidR="00826C13">
        <w:rPr>
          <w:rFonts w:ascii="宋体" w:hAnsi="宋体" w:cs="Arial" w:hint="eastAsia"/>
          <w:b/>
          <w:sz w:val="52"/>
          <w:szCs w:val="52"/>
          <w:lang w:eastAsia="zh-CN"/>
        </w:rPr>
        <w:t>批次库存</w:t>
      </w:r>
      <w:r w:rsidR="00A01A8C">
        <w:rPr>
          <w:rFonts w:ascii="宋体" w:hAnsi="宋体" w:cs="Arial" w:hint="eastAsia"/>
          <w:b/>
          <w:sz w:val="52"/>
          <w:szCs w:val="52"/>
          <w:lang w:eastAsia="zh-CN"/>
        </w:rPr>
        <w:t>（一品多供）</w:t>
      </w:r>
      <w:r>
        <w:rPr>
          <w:rFonts w:ascii="宋体" w:hAnsi="宋体" w:cs="Arial" w:hint="eastAsia"/>
          <w:b/>
          <w:sz w:val="52"/>
          <w:szCs w:val="52"/>
          <w:lang w:eastAsia="zh-CN"/>
        </w:rPr>
        <w:t>项目&gt;</w:t>
      </w:r>
    </w:p>
    <w:p w14:paraId="5FEB7CDF" w14:textId="77777777" w:rsidR="00244416" w:rsidRPr="009835B8" w:rsidRDefault="00B7180C" w:rsidP="00391BD0">
      <w:pPr>
        <w:spacing w:line="360" w:lineRule="auto"/>
        <w:jc w:val="center"/>
        <w:rPr>
          <w:rFonts w:ascii="宋体" w:hAnsi="宋体" w:cs="Arial"/>
          <w:b/>
          <w:sz w:val="52"/>
          <w:szCs w:val="52"/>
          <w:lang w:eastAsia="zh-CN"/>
        </w:rPr>
      </w:pPr>
      <w:r w:rsidRPr="009835B8">
        <w:rPr>
          <w:rFonts w:ascii="宋体" w:hAnsi="宋体" w:cs="Arial" w:hint="eastAsia"/>
          <w:b/>
          <w:sz w:val="52"/>
          <w:szCs w:val="52"/>
          <w:lang w:eastAsia="zh-CN"/>
        </w:rPr>
        <w:t>系统</w:t>
      </w:r>
      <w:r w:rsidR="00B60AA1" w:rsidRPr="009835B8">
        <w:rPr>
          <w:rFonts w:ascii="宋体" w:hAnsi="宋体" w:cs="Arial" w:hint="eastAsia"/>
          <w:b/>
          <w:sz w:val="52"/>
          <w:szCs w:val="52"/>
          <w:lang w:eastAsia="zh-CN"/>
        </w:rPr>
        <w:t xml:space="preserve">需求说明书 </w:t>
      </w:r>
      <w:r w:rsidR="009E3570" w:rsidRPr="009835B8">
        <w:rPr>
          <w:rFonts w:ascii="宋体" w:hAnsi="宋体" w:cs="Arial" w:hint="eastAsia"/>
          <w:b/>
          <w:sz w:val="52"/>
          <w:szCs w:val="52"/>
          <w:lang w:eastAsia="zh-CN"/>
        </w:rPr>
        <w:t>（PRD）</w:t>
      </w:r>
    </w:p>
    <w:p w14:paraId="68224E73" w14:textId="77777777" w:rsidR="00244416" w:rsidRPr="009835B8" w:rsidRDefault="00244416" w:rsidP="00C93465">
      <w:pPr>
        <w:wordWrap w:val="0"/>
        <w:ind w:right="300"/>
        <w:jc w:val="right"/>
        <w:rPr>
          <w:rFonts w:ascii="宋体" w:hAnsi="宋体" w:cs="Arial"/>
          <w:lang w:val="en-GB" w:eastAsia="zh-CN"/>
        </w:rPr>
      </w:pPr>
      <w:r w:rsidRPr="009835B8">
        <w:rPr>
          <w:rFonts w:ascii="宋体" w:hAnsi="宋体" w:cs="Arial"/>
          <w:lang w:val="en-GB"/>
        </w:rPr>
        <w:fldChar w:fldCharType="begin"/>
      </w:r>
      <w:r w:rsidRPr="009835B8">
        <w:rPr>
          <w:rFonts w:ascii="宋体" w:hAnsi="宋体" w:cs="Arial"/>
          <w:lang w:val="en-GB" w:eastAsia="zh-CN"/>
        </w:rPr>
        <w:instrText xml:space="preserve"> REF prop_SecAnd </w:instrText>
      </w:r>
      <w:r w:rsidR="00941F18" w:rsidRPr="009835B8">
        <w:rPr>
          <w:rFonts w:ascii="宋体" w:hAnsi="宋体" w:cs="Arial"/>
          <w:lang w:val="en-GB" w:eastAsia="zh-CN"/>
        </w:rPr>
        <w:instrText xml:space="preserve"> \* MERGEFORMAT </w:instrText>
      </w:r>
      <w:r w:rsidRPr="009835B8">
        <w:rPr>
          <w:rFonts w:ascii="宋体" w:hAnsi="宋体" w:cs="Arial"/>
          <w:lang w:val="en-GB"/>
        </w:rPr>
        <w:fldChar w:fldCharType="end"/>
      </w:r>
      <w:r w:rsidRPr="009835B8">
        <w:rPr>
          <w:rFonts w:ascii="宋体" w:hAnsi="宋体" w:cs="Arial"/>
          <w:lang w:val="en-GB"/>
        </w:rPr>
        <w:fldChar w:fldCharType="begin"/>
      </w:r>
      <w:r w:rsidRPr="009835B8">
        <w:rPr>
          <w:rFonts w:ascii="宋体" w:hAnsi="宋体" w:cs="Arial"/>
          <w:lang w:val="en-GB" w:eastAsia="zh-CN"/>
        </w:rPr>
        <w:instrText xml:space="preserve"> REF prop_SecComp </w:instrText>
      </w:r>
      <w:r w:rsidR="00941F18" w:rsidRPr="009835B8">
        <w:rPr>
          <w:rFonts w:ascii="宋体" w:hAnsi="宋体" w:cs="Arial"/>
          <w:lang w:val="en-GB" w:eastAsia="zh-CN"/>
        </w:rPr>
        <w:instrText xml:space="preserve"> \* MERGEFORMAT </w:instrText>
      </w:r>
      <w:r w:rsidRPr="009835B8">
        <w:rPr>
          <w:rFonts w:ascii="宋体" w:hAnsi="宋体" w:cs="Arial"/>
          <w:lang w:val="en-GB"/>
        </w:rPr>
        <w:fldChar w:fldCharType="end"/>
      </w:r>
    </w:p>
    <w:p w14:paraId="07289102" w14:textId="77777777" w:rsidR="00A81BBF" w:rsidRPr="009835B8" w:rsidRDefault="00214AA8">
      <w:pPr>
        <w:pStyle w:val="HeadingA"/>
        <w:numPr>
          <w:ilvl w:val="0"/>
          <w:numId w:val="0"/>
        </w:numPr>
        <w:ind w:left="652" w:hanging="652"/>
        <w:rPr>
          <w:rFonts w:ascii="宋体" w:hAnsi="宋体" w:cs="Arial"/>
          <w:lang w:eastAsia="zh-CN"/>
        </w:rPr>
      </w:pPr>
      <w:r w:rsidRPr="009835B8">
        <w:rPr>
          <w:rFonts w:ascii="宋体" w:hAnsi="宋体" w:cs="Arial"/>
          <w:lang w:val="en-GB" w:eastAsia="zh-CN"/>
        </w:rPr>
        <w:lastRenderedPageBreak/>
        <w:t>文档记录</w:t>
      </w:r>
    </w:p>
    <w:p w14:paraId="3A4FBD8A" w14:textId="77777777" w:rsidR="00244416" w:rsidRPr="009835B8" w:rsidRDefault="00214AA8">
      <w:pPr>
        <w:pStyle w:val="HeadingB"/>
        <w:numPr>
          <w:ilvl w:val="0"/>
          <w:numId w:val="0"/>
        </w:numPr>
        <w:ind w:left="652" w:hanging="652"/>
        <w:rPr>
          <w:rFonts w:ascii="宋体" w:hAnsi="宋体" w:cs="Arial"/>
          <w:lang w:val="en-GB" w:eastAsia="zh-CN"/>
        </w:rPr>
      </w:pPr>
      <w:r w:rsidRPr="009835B8">
        <w:rPr>
          <w:rFonts w:ascii="宋体" w:hAnsi="宋体" w:cs="Arial"/>
          <w:lang w:val="en-GB" w:eastAsia="zh-CN"/>
        </w:rPr>
        <w:t>修订记录</w:t>
      </w:r>
    </w:p>
    <w:p w14:paraId="2027195F" w14:textId="77777777" w:rsidR="001542EB" w:rsidRPr="009835B8" w:rsidRDefault="001542EB" w:rsidP="001542EB">
      <w:pPr>
        <w:spacing w:line="360" w:lineRule="auto"/>
        <w:jc w:val="both"/>
        <w:rPr>
          <w:rFonts w:ascii="宋体" w:hAnsi="宋体" w:cs="Arial"/>
          <w:b/>
          <w:bCs/>
          <w:sz w:val="24"/>
          <w:szCs w:val="24"/>
          <w:lang w:eastAsia="zh-CN"/>
        </w:rPr>
      </w:pPr>
      <w:r w:rsidRPr="009835B8">
        <w:rPr>
          <w:rFonts w:ascii="宋体" w:hAnsi="宋体" w:hint="eastAsia"/>
          <w:b/>
          <w:bCs/>
          <w:lang w:eastAsia="zh-CN"/>
        </w:rPr>
        <w:t>文档编号：</w:t>
      </w:r>
    </w:p>
    <w:tbl>
      <w:tblPr>
        <w:tblW w:w="0" w:type="auto"/>
        <w:tblBorders>
          <w:top w:val="single" w:sz="6" w:space="0" w:color="auto"/>
          <w:left w:val="single" w:sz="6" w:space="0" w:color="auto"/>
          <w:bottom w:val="single" w:sz="6" w:space="0" w:color="auto"/>
          <w:right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4785"/>
        <w:gridCol w:w="4741"/>
      </w:tblGrid>
      <w:tr w:rsidR="00244416" w:rsidRPr="009835B8" w14:paraId="0F880898" w14:textId="77777777">
        <w:tc>
          <w:tcPr>
            <w:tcW w:w="4785" w:type="dxa"/>
          </w:tcPr>
          <w:p w14:paraId="17051ADF" w14:textId="77777777" w:rsidR="003A0BF1" w:rsidRPr="009835B8" w:rsidRDefault="00214AA8" w:rsidP="00F136C5">
            <w:pPr>
              <w:pStyle w:val="TableText"/>
              <w:rPr>
                <w:rFonts w:ascii="宋体" w:hAnsi="宋体" w:cs="Arial"/>
                <w:lang w:val="en-GB" w:eastAsia="zh-CN"/>
              </w:rPr>
            </w:pPr>
            <w:r w:rsidRPr="009835B8">
              <w:rPr>
                <w:rFonts w:ascii="宋体" w:hAnsi="宋体" w:cs="Arial"/>
                <w:lang w:val="en-GB" w:eastAsia="zh-CN"/>
              </w:rPr>
              <w:t>本次修订日期：</w:t>
            </w:r>
            <w:bookmarkStart w:id="0" w:name="OLE_LINK1"/>
            <w:r w:rsidR="00391BD0" w:rsidRPr="009835B8">
              <w:rPr>
                <w:rFonts w:ascii="宋体" w:hAnsi="宋体" w:cs="Arial" w:hint="eastAsia"/>
                <w:lang w:val="en-GB" w:eastAsia="zh-CN"/>
              </w:rPr>
              <w:t>201</w:t>
            </w:r>
            <w:r w:rsidR="002055C7">
              <w:rPr>
                <w:rFonts w:ascii="宋体" w:hAnsi="宋体" w:cs="Arial" w:hint="eastAsia"/>
                <w:lang w:val="en-GB" w:eastAsia="zh-CN"/>
              </w:rPr>
              <w:t>3</w:t>
            </w:r>
            <w:r w:rsidR="003A0BF1" w:rsidRPr="009835B8">
              <w:rPr>
                <w:rFonts w:ascii="宋体" w:hAnsi="宋体" w:cs="Arial"/>
                <w:lang w:val="en-GB" w:eastAsia="zh-CN"/>
              </w:rPr>
              <w:t>-</w:t>
            </w:r>
            <w:r w:rsidR="002055C7">
              <w:rPr>
                <w:rFonts w:ascii="宋体" w:hAnsi="宋体" w:cs="Arial" w:hint="eastAsia"/>
                <w:lang w:val="en-GB" w:eastAsia="zh-CN"/>
              </w:rPr>
              <w:t>1</w:t>
            </w:r>
            <w:r w:rsidR="003A0BF1" w:rsidRPr="009835B8">
              <w:rPr>
                <w:rFonts w:ascii="宋体" w:hAnsi="宋体" w:cs="Arial"/>
                <w:lang w:val="en-GB" w:eastAsia="zh-CN"/>
              </w:rPr>
              <w:t>-</w:t>
            </w:r>
            <w:bookmarkEnd w:id="0"/>
            <w:r w:rsidR="00AA485E">
              <w:rPr>
                <w:rFonts w:ascii="宋体" w:hAnsi="宋体" w:cs="Arial" w:hint="eastAsia"/>
                <w:lang w:val="en-GB" w:eastAsia="zh-CN"/>
              </w:rPr>
              <w:t>1</w:t>
            </w:r>
            <w:r w:rsidR="002055C7">
              <w:rPr>
                <w:rFonts w:ascii="宋体" w:hAnsi="宋体" w:cs="Arial" w:hint="eastAsia"/>
                <w:lang w:val="en-GB" w:eastAsia="zh-CN"/>
              </w:rPr>
              <w:t>0</w:t>
            </w:r>
          </w:p>
        </w:tc>
        <w:tc>
          <w:tcPr>
            <w:tcW w:w="4741" w:type="dxa"/>
          </w:tcPr>
          <w:p w14:paraId="39E489D2" w14:textId="77777777" w:rsidR="00244416" w:rsidRPr="009835B8" w:rsidRDefault="00214AA8">
            <w:pPr>
              <w:pStyle w:val="TableText"/>
              <w:rPr>
                <w:rFonts w:ascii="宋体" w:hAnsi="宋体" w:cs="Arial"/>
                <w:lang w:val="en-GB" w:eastAsia="zh-CN"/>
              </w:rPr>
            </w:pPr>
            <w:r w:rsidRPr="009835B8">
              <w:rPr>
                <w:rFonts w:ascii="宋体" w:hAnsi="宋体" w:cs="Arial"/>
                <w:lang w:val="en-GB" w:eastAsia="zh-CN"/>
              </w:rPr>
              <w:t>下次修订日期：</w:t>
            </w:r>
            <w:r w:rsidR="00244416" w:rsidRPr="009835B8">
              <w:rPr>
                <w:rFonts w:ascii="宋体" w:hAnsi="宋体" w:cs="Arial"/>
                <w:lang w:val="en-GB"/>
              </w:rPr>
              <w:t xml:space="preserve">    </w:t>
            </w:r>
          </w:p>
        </w:tc>
      </w:tr>
    </w:tbl>
    <w:p w14:paraId="70BE77BF" w14:textId="77777777" w:rsidR="00DC7AD4" w:rsidRPr="009835B8" w:rsidRDefault="00DC7AD4">
      <w:pPr>
        <w:rPr>
          <w:rFonts w:ascii="宋体" w:hAnsi="宋体" w:cs="Arial"/>
          <w:lang w:val="en-GB" w:eastAsia="zh-CN"/>
        </w:rPr>
      </w:pPr>
    </w:p>
    <w:p w14:paraId="5604D3FF" w14:textId="77777777" w:rsidR="00C011BE" w:rsidRPr="009835B8" w:rsidRDefault="00C011BE" w:rsidP="00C011BE">
      <w:pPr>
        <w:rPr>
          <w:rFonts w:ascii="宋体" w:hAnsi="宋体" w:cs="Arial"/>
          <w:lang w:val="en-GB" w:eastAsia="zh-CN"/>
        </w:rPr>
      </w:pPr>
    </w:p>
    <w:tbl>
      <w:tblPr>
        <w:tblW w:w="95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1191"/>
        <w:gridCol w:w="3780"/>
        <w:gridCol w:w="2315"/>
        <w:gridCol w:w="1276"/>
      </w:tblGrid>
      <w:tr w:rsidR="00C011BE" w:rsidRPr="009835B8" w14:paraId="619E464E" w14:textId="77777777">
        <w:tc>
          <w:tcPr>
            <w:tcW w:w="964" w:type="dxa"/>
            <w:shd w:val="clear" w:color="auto" w:fill="D9D9D9"/>
          </w:tcPr>
          <w:p w14:paraId="1245AFFC" w14:textId="77777777" w:rsidR="00C011BE" w:rsidRPr="009835B8" w:rsidRDefault="00C011BE" w:rsidP="00911A45">
            <w:pPr>
              <w:pStyle w:val="TableText"/>
              <w:rPr>
                <w:rFonts w:ascii="宋体" w:hAnsi="宋体" w:cs="Arial"/>
                <w:b/>
                <w:bCs/>
                <w:lang w:val="en-GB" w:eastAsia="zh-CN"/>
              </w:rPr>
            </w:pPr>
            <w:r w:rsidRPr="009835B8">
              <w:rPr>
                <w:rFonts w:ascii="宋体" w:hAnsi="宋体" w:cs="Arial"/>
                <w:b/>
                <w:bCs/>
                <w:lang w:val="en-GB" w:eastAsia="zh-CN"/>
              </w:rPr>
              <w:t>版本号</w:t>
            </w:r>
          </w:p>
        </w:tc>
        <w:tc>
          <w:tcPr>
            <w:tcW w:w="1191" w:type="dxa"/>
            <w:shd w:val="clear" w:color="auto" w:fill="D9D9D9"/>
          </w:tcPr>
          <w:p w14:paraId="167D21ED" w14:textId="77777777" w:rsidR="00C011BE" w:rsidRPr="009835B8" w:rsidRDefault="00C011BE" w:rsidP="00911A45">
            <w:pPr>
              <w:pStyle w:val="TableText"/>
              <w:rPr>
                <w:rFonts w:ascii="宋体" w:hAnsi="宋体" w:cs="Arial"/>
                <w:b/>
                <w:bCs/>
                <w:lang w:val="en-GB" w:eastAsia="zh-CN"/>
              </w:rPr>
            </w:pPr>
            <w:r w:rsidRPr="009835B8">
              <w:rPr>
                <w:rFonts w:ascii="宋体" w:hAnsi="宋体" w:cs="Arial"/>
                <w:b/>
                <w:bCs/>
                <w:lang w:val="en-GB" w:eastAsia="zh-CN"/>
              </w:rPr>
              <w:t>修订日期</w:t>
            </w:r>
          </w:p>
        </w:tc>
        <w:tc>
          <w:tcPr>
            <w:tcW w:w="3780" w:type="dxa"/>
            <w:tcBorders>
              <w:right w:val="single" w:sz="4" w:space="0" w:color="auto"/>
            </w:tcBorders>
            <w:shd w:val="clear" w:color="auto" w:fill="D9D9D9"/>
          </w:tcPr>
          <w:p w14:paraId="598B5098" w14:textId="77777777" w:rsidR="00C011BE" w:rsidRPr="009835B8" w:rsidRDefault="00C011BE" w:rsidP="00911A45">
            <w:pPr>
              <w:pStyle w:val="TableText"/>
              <w:rPr>
                <w:rFonts w:ascii="宋体" w:hAnsi="宋体" w:cs="Arial"/>
                <w:b/>
                <w:bCs/>
                <w:lang w:val="en-GB" w:eastAsia="zh-CN"/>
              </w:rPr>
            </w:pPr>
            <w:r w:rsidRPr="009835B8">
              <w:rPr>
                <w:rFonts w:ascii="宋体" w:hAnsi="宋体" w:cs="Arial"/>
                <w:b/>
                <w:bCs/>
                <w:lang w:val="en-GB" w:eastAsia="zh-CN"/>
              </w:rPr>
              <w:t>变更概述</w:t>
            </w:r>
          </w:p>
        </w:tc>
        <w:tc>
          <w:tcPr>
            <w:tcW w:w="2315" w:type="dxa"/>
            <w:tcBorders>
              <w:left w:val="single" w:sz="4" w:space="0" w:color="auto"/>
            </w:tcBorders>
            <w:shd w:val="clear" w:color="auto" w:fill="D9D9D9"/>
          </w:tcPr>
          <w:p w14:paraId="509FCCB5" w14:textId="77777777" w:rsidR="00C011BE" w:rsidRPr="009835B8" w:rsidRDefault="00C011BE" w:rsidP="00911A45">
            <w:pPr>
              <w:pStyle w:val="TableText"/>
              <w:ind w:left="0"/>
              <w:rPr>
                <w:rFonts w:ascii="宋体" w:hAnsi="宋体" w:cs="Arial"/>
                <w:b/>
                <w:bCs/>
                <w:lang w:val="en-GB" w:eastAsia="zh-CN"/>
              </w:rPr>
            </w:pPr>
            <w:r w:rsidRPr="009835B8">
              <w:rPr>
                <w:rFonts w:ascii="宋体" w:hAnsi="宋体" w:cs="Arial"/>
                <w:b/>
                <w:bCs/>
                <w:lang w:val="en-GB" w:eastAsia="zh-CN"/>
              </w:rPr>
              <w:t>作者</w:t>
            </w:r>
          </w:p>
        </w:tc>
        <w:tc>
          <w:tcPr>
            <w:tcW w:w="1276" w:type="dxa"/>
            <w:shd w:val="clear" w:color="auto" w:fill="D9D9D9"/>
          </w:tcPr>
          <w:p w14:paraId="1D7D0E67" w14:textId="77777777" w:rsidR="00C011BE" w:rsidRPr="009835B8" w:rsidRDefault="00C011BE" w:rsidP="00911A45">
            <w:pPr>
              <w:pStyle w:val="TableText"/>
              <w:rPr>
                <w:rFonts w:ascii="宋体" w:hAnsi="宋体" w:cs="Arial"/>
                <w:b/>
                <w:bCs/>
                <w:lang w:val="en-GB" w:eastAsia="zh-CN"/>
              </w:rPr>
            </w:pPr>
            <w:r w:rsidRPr="009835B8">
              <w:rPr>
                <w:rFonts w:ascii="宋体" w:hAnsi="宋体" w:cs="Arial"/>
                <w:b/>
                <w:bCs/>
                <w:lang w:val="en-GB" w:eastAsia="zh-CN"/>
              </w:rPr>
              <w:t>修订显示</w:t>
            </w:r>
          </w:p>
        </w:tc>
      </w:tr>
      <w:tr w:rsidR="00C011BE" w:rsidRPr="009835B8" w14:paraId="5CFC0241" w14:textId="77777777">
        <w:tc>
          <w:tcPr>
            <w:tcW w:w="964" w:type="dxa"/>
          </w:tcPr>
          <w:p w14:paraId="0FFC03B8" w14:textId="77777777" w:rsidR="00C011BE" w:rsidRPr="009835B8" w:rsidRDefault="00BE7842" w:rsidP="00911A45">
            <w:pPr>
              <w:pStyle w:val="TableText"/>
              <w:jc w:val="center"/>
              <w:rPr>
                <w:rFonts w:ascii="宋体" w:hAnsi="宋体" w:cs="Arial"/>
                <w:lang w:val="en-GB" w:eastAsia="zh-CN"/>
              </w:rPr>
            </w:pPr>
            <w:r>
              <w:rPr>
                <w:rFonts w:ascii="宋体" w:hAnsi="宋体" w:cs="Arial" w:hint="eastAsia"/>
                <w:lang w:val="en-GB" w:eastAsia="zh-CN"/>
              </w:rPr>
              <w:t>1.0</w:t>
            </w:r>
          </w:p>
        </w:tc>
        <w:tc>
          <w:tcPr>
            <w:tcW w:w="1191" w:type="dxa"/>
          </w:tcPr>
          <w:p w14:paraId="5227541A" w14:textId="77777777" w:rsidR="00C011BE" w:rsidRPr="009835B8" w:rsidRDefault="00BE7842" w:rsidP="00A01A8C">
            <w:pPr>
              <w:pStyle w:val="TableText"/>
              <w:jc w:val="center"/>
              <w:rPr>
                <w:rFonts w:ascii="宋体" w:hAnsi="宋体" w:cs="Arial"/>
                <w:lang w:val="en-GB" w:eastAsia="zh-CN"/>
              </w:rPr>
            </w:pPr>
            <w:r w:rsidRPr="009835B8">
              <w:rPr>
                <w:rFonts w:ascii="宋体" w:hAnsi="宋体" w:cs="Arial" w:hint="eastAsia"/>
                <w:lang w:val="en-GB" w:eastAsia="zh-CN"/>
              </w:rPr>
              <w:t>201</w:t>
            </w:r>
            <w:r w:rsidR="002055C7">
              <w:rPr>
                <w:rFonts w:ascii="宋体" w:hAnsi="宋体" w:cs="Arial" w:hint="eastAsia"/>
                <w:lang w:val="en-GB" w:eastAsia="zh-CN"/>
              </w:rPr>
              <w:t>3</w:t>
            </w:r>
            <w:r w:rsidRPr="009835B8">
              <w:rPr>
                <w:rFonts w:ascii="宋体" w:hAnsi="宋体" w:cs="Arial"/>
                <w:lang w:val="en-GB" w:eastAsia="zh-CN"/>
              </w:rPr>
              <w:t>-</w:t>
            </w:r>
            <w:r w:rsidR="00A01A8C">
              <w:rPr>
                <w:rFonts w:ascii="宋体" w:hAnsi="宋体" w:cs="Arial" w:hint="eastAsia"/>
                <w:lang w:val="en-GB" w:eastAsia="zh-CN"/>
              </w:rPr>
              <w:t>1</w:t>
            </w:r>
            <w:r w:rsidRPr="009835B8">
              <w:rPr>
                <w:rFonts w:ascii="宋体" w:hAnsi="宋体" w:cs="Arial"/>
                <w:lang w:val="en-GB" w:eastAsia="zh-CN"/>
              </w:rPr>
              <w:t>-</w:t>
            </w:r>
            <w:r w:rsidR="002055C7">
              <w:rPr>
                <w:rFonts w:ascii="宋体" w:hAnsi="宋体" w:cs="Arial" w:hint="eastAsia"/>
                <w:lang w:val="en-GB" w:eastAsia="zh-CN"/>
              </w:rPr>
              <w:t>10</w:t>
            </w:r>
          </w:p>
        </w:tc>
        <w:tc>
          <w:tcPr>
            <w:tcW w:w="3780" w:type="dxa"/>
            <w:tcBorders>
              <w:right w:val="single" w:sz="4" w:space="0" w:color="auto"/>
            </w:tcBorders>
          </w:tcPr>
          <w:p w14:paraId="49D2545E" w14:textId="77777777" w:rsidR="00C011BE" w:rsidRPr="009835B8" w:rsidRDefault="00C011BE" w:rsidP="00911A45">
            <w:pPr>
              <w:pStyle w:val="TableText"/>
              <w:rPr>
                <w:rFonts w:ascii="宋体" w:hAnsi="宋体" w:cs="Arial"/>
                <w:lang w:val="en-GB" w:eastAsia="zh-CN"/>
              </w:rPr>
            </w:pPr>
          </w:p>
        </w:tc>
        <w:tc>
          <w:tcPr>
            <w:tcW w:w="2315" w:type="dxa"/>
            <w:tcBorders>
              <w:left w:val="single" w:sz="4" w:space="0" w:color="auto"/>
            </w:tcBorders>
          </w:tcPr>
          <w:p w14:paraId="24FB7BB5" w14:textId="77777777" w:rsidR="00C011BE" w:rsidRPr="009835B8" w:rsidRDefault="00BE7842" w:rsidP="00911A45">
            <w:pPr>
              <w:pStyle w:val="TableText"/>
              <w:rPr>
                <w:rFonts w:ascii="宋体" w:hAnsi="宋体" w:cs="Arial"/>
                <w:lang w:val="en-GB" w:eastAsia="zh-CN"/>
              </w:rPr>
            </w:pPr>
            <w:r>
              <w:rPr>
                <w:rFonts w:ascii="宋体" w:hAnsi="宋体" w:cs="Arial" w:hint="eastAsia"/>
                <w:lang w:val="en-GB" w:eastAsia="zh-CN"/>
              </w:rPr>
              <w:t>周密</w:t>
            </w:r>
          </w:p>
        </w:tc>
        <w:tc>
          <w:tcPr>
            <w:tcW w:w="1276" w:type="dxa"/>
          </w:tcPr>
          <w:p w14:paraId="5EC59543" w14:textId="77777777" w:rsidR="00C011BE" w:rsidRPr="009835B8" w:rsidRDefault="00C011BE" w:rsidP="00911A45">
            <w:pPr>
              <w:pStyle w:val="TableText"/>
              <w:jc w:val="center"/>
              <w:rPr>
                <w:rFonts w:ascii="宋体" w:hAnsi="宋体" w:cs="Arial"/>
                <w:lang w:val="en-GB" w:eastAsia="zh-CN"/>
              </w:rPr>
            </w:pPr>
          </w:p>
        </w:tc>
      </w:tr>
      <w:tr w:rsidR="00C011BE" w:rsidRPr="009835B8" w14:paraId="1D61A3CB" w14:textId="77777777">
        <w:tc>
          <w:tcPr>
            <w:tcW w:w="964" w:type="dxa"/>
          </w:tcPr>
          <w:p w14:paraId="4AEF6C6D" w14:textId="77777777" w:rsidR="00C011BE" w:rsidRPr="009835B8" w:rsidRDefault="00C011BE" w:rsidP="00911A45">
            <w:pPr>
              <w:pStyle w:val="TableText"/>
              <w:jc w:val="center"/>
              <w:rPr>
                <w:rFonts w:ascii="宋体" w:hAnsi="宋体" w:cs="Arial"/>
                <w:lang w:val="en-GB" w:eastAsia="zh-CN"/>
              </w:rPr>
            </w:pPr>
          </w:p>
        </w:tc>
        <w:tc>
          <w:tcPr>
            <w:tcW w:w="1191" w:type="dxa"/>
          </w:tcPr>
          <w:p w14:paraId="5E1F7241" w14:textId="77777777" w:rsidR="00C011BE" w:rsidRPr="009835B8" w:rsidRDefault="00C011BE" w:rsidP="00911A45">
            <w:pPr>
              <w:pStyle w:val="TableText"/>
              <w:jc w:val="center"/>
              <w:rPr>
                <w:rFonts w:ascii="宋体" w:hAnsi="宋体" w:cs="Arial"/>
                <w:lang w:val="en-GB" w:eastAsia="zh-CN"/>
              </w:rPr>
            </w:pPr>
          </w:p>
        </w:tc>
        <w:tc>
          <w:tcPr>
            <w:tcW w:w="3780" w:type="dxa"/>
            <w:tcBorders>
              <w:right w:val="single" w:sz="4" w:space="0" w:color="auto"/>
            </w:tcBorders>
          </w:tcPr>
          <w:p w14:paraId="776F0D96" w14:textId="77777777" w:rsidR="00C011BE" w:rsidRPr="009835B8" w:rsidRDefault="00C011BE" w:rsidP="00911A45">
            <w:pPr>
              <w:pStyle w:val="TableText"/>
              <w:ind w:left="0"/>
              <w:rPr>
                <w:rFonts w:ascii="宋体" w:hAnsi="宋体" w:cs="Arial"/>
                <w:lang w:val="en-GB" w:eastAsia="zh-CN"/>
              </w:rPr>
            </w:pPr>
          </w:p>
        </w:tc>
        <w:tc>
          <w:tcPr>
            <w:tcW w:w="2315" w:type="dxa"/>
            <w:tcBorders>
              <w:left w:val="single" w:sz="4" w:space="0" w:color="auto"/>
            </w:tcBorders>
          </w:tcPr>
          <w:p w14:paraId="7A693BDC" w14:textId="77777777" w:rsidR="00C011BE" w:rsidRPr="009835B8" w:rsidRDefault="00C011BE" w:rsidP="00911A45">
            <w:pPr>
              <w:pStyle w:val="TableText"/>
              <w:ind w:left="0"/>
              <w:rPr>
                <w:rFonts w:ascii="宋体" w:hAnsi="宋体" w:cs="Arial"/>
                <w:lang w:val="en-GB" w:eastAsia="zh-CN"/>
              </w:rPr>
            </w:pPr>
          </w:p>
        </w:tc>
        <w:tc>
          <w:tcPr>
            <w:tcW w:w="1276" w:type="dxa"/>
          </w:tcPr>
          <w:p w14:paraId="322A573E" w14:textId="77777777" w:rsidR="00C011BE" w:rsidRPr="009835B8" w:rsidRDefault="00C011BE" w:rsidP="00911A45">
            <w:pPr>
              <w:pStyle w:val="TableText"/>
              <w:jc w:val="center"/>
              <w:rPr>
                <w:rFonts w:ascii="宋体" w:hAnsi="宋体" w:cs="Arial"/>
                <w:lang w:val="en-GB" w:eastAsia="zh-CN"/>
              </w:rPr>
            </w:pPr>
          </w:p>
        </w:tc>
      </w:tr>
      <w:tr w:rsidR="00C011BE" w:rsidRPr="009835B8" w14:paraId="0F570F7E" w14:textId="77777777">
        <w:tc>
          <w:tcPr>
            <w:tcW w:w="964" w:type="dxa"/>
          </w:tcPr>
          <w:p w14:paraId="45D5540D" w14:textId="77777777" w:rsidR="00C011BE" w:rsidRPr="009835B8" w:rsidRDefault="00C011BE" w:rsidP="00911A45">
            <w:pPr>
              <w:pStyle w:val="TableText"/>
              <w:jc w:val="center"/>
              <w:rPr>
                <w:rFonts w:ascii="宋体" w:hAnsi="宋体" w:cs="Arial"/>
                <w:lang w:val="en-GB" w:eastAsia="zh-CN"/>
              </w:rPr>
            </w:pPr>
          </w:p>
        </w:tc>
        <w:tc>
          <w:tcPr>
            <w:tcW w:w="1191" w:type="dxa"/>
          </w:tcPr>
          <w:p w14:paraId="24063E22" w14:textId="77777777" w:rsidR="00C011BE" w:rsidRPr="009835B8" w:rsidRDefault="00C011BE" w:rsidP="00911A45">
            <w:pPr>
              <w:pStyle w:val="TableText"/>
              <w:jc w:val="center"/>
              <w:rPr>
                <w:rFonts w:ascii="宋体" w:hAnsi="宋体" w:cs="Arial"/>
                <w:lang w:val="en-GB" w:eastAsia="zh-CN"/>
              </w:rPr>
            </w:pPr>
          </w:p>
        </w:tc>
        <w:tc>
          <w:tcPr>
            <w:tcW w:w="3780" w:type="dxa"/>
            <w:tcBorders>
              <w:right w:val="single" w:sz="4" w:space="0" w:color="auto"/>
            </w:tcBorders>
          </w:tcPr>
          <w:p w14:paraId="1E8A55CD" w14:textId="77777777" w:rsidR="00C011BE" w:rsidRPr="009835B8" w:rsidRDefault="00C011BE" w:rsidP="00911A45">
            <w:pPr>
              <w:pStyle w:val="TableText"/>
              <w:ind w:left="0"/>
              <w:rPr>
                <w:rFonts w:ascii="宋体" w:hAnsi="宋体" w:cs="Arial"/>
                <w:lang w:val="en-GB" w:eastAsia="zh-CN"/>
              </w:rPr>
            </w:pPr>
          </w:p>
        </w:tc>
        <w:tc>
          <w:tcPr>
            <w:tcW w:w="2315" w:type="dxa"/>
            <w:tcBorders>
              <w:left w:val="single" w:sz="4" w:space="0" w:color="auto"/>
            </w:tcBorders>
          </w:tcPr>
          <w:p w14:paraId="3C0A5CD5" w14:textId="77777777" w:rsidR="00C011BE" w:rsidRPr="009835B8" w:rsidRDefault="00C011BE" w:rsidP="00911A45">
            <w:pPr>
              <w:pStyle w:val="TableText"/>
              <w:ind w:left="0"/>
              <w:rPr>
                <w:rFonts w:ascii="宋体" w:hAnsi="宋体" w:cs="Arial"/>
                <w:lang w:val="en-GB" w:eastAsia="zh-CN"/>
              </w:rPr>
            </w:pPr>
          </w:p>
        </w:tc>
        <w:tc>
          <w:tcPr>
            <w:tcW w:w="1276" w:type="dxa"/>
          </w:tcPr>
          <w:p w14:paraId="74983C87" w14:textId="77777777" w:rsidR="00C011BE" w:rsidRPr="009835B8" w:rsidRDefault="00C011BE" w:rsidP="00911A45">
            <w:pPr>
              <w:pStyle w:val="TableText"/>
              <w:jc w:val="center"/>
              <w:rPr>
                <w:rFonts w:ascii="宋体" w:hAnsi="宋体" w:cs="Arial"/>
                <w:lang w:val="en-GB" w:eastAsia="zh-CN"/>
              </w:rPr>
            </w:pPr>
          </w:p>
        </w:tc>
      </w:tr>
      <w:tr w:rsidR="00C011BE" w:rsidRPr="009835B8" w14:paraId="0441C160" w14:textId="77777777">
        <w:tc>
          <w:tcPr>
            <w:tcW w:w="964" w:type="dxa"/>
          </w:tcPr>
          <w:p w14:paraId="19F9FF69" w14:textId="77777777" w:rsidR="00C011BE" w:rsidRPr="009835B8" w:rsidRDefault="00C011BE" w:rsidP="00911A45">
            <w:pPr>
              <w:pStyle w:val="TableText"/>
              <w:jc w:val="center"/>
              <w:rPr>
                <w:rFonts w:ascii="宋体" w:hAnsi="宋体" w:cs="Arial"/>
                <w:lang w:val="en-GB" w:eastAsia="zh-CN"/>
              </w:rPr>
            </w:pPr>
          </w:p>
        </w:tc>
        <w:tc>
          <w:tcPr>
            <w:tcW w:w="1191" w:type="dxa"/>
          </w:tcPr>
          <w:p w14:paraId="26C8202F" w14:textId="77777777" w:rsidR="00C011BE" w:rsidRPr="009835B8" w:rsidRDefault="00C011BE" w:rsidP="00911A45">
            <w:pPr>
              <w:pStyle w:val="TableText"/>
              <w:jc w:val="center"/>
              <w:rPr>
                <w:rFonts w:ascii="宋体" w:hAnsi="宋体" w:cs="Arial"/>
                <w:lang w:val="en-GB" w:eastAsia="zh-CN"/>
              </w:rPr>
            </w:pPr>
          </w:p>
        </w:tc>
        <w:tc>
          <w:tcPr>
            <w:tcW w:w="3780" w:type="dxa"/>
            <w:tcBorders>
              <w:right w:val="single" w:sz="4" w:space="0" w:color="auto"/>
            </w:tcBorders>
          </w:tcPr>
          <w:p w14:paraId="66877806" w14:textId="77777777" w:rsidR="00C011BE" w:rsidRPr="009835B8" w:rsidRDefault="00C011BE" w:rsidP="00911A45">
            <w:pPr>
              <w:pStyle w:val="TableText"/>
              <w:ind w:left="0"/>
              <w:rPr>
                <w:rFonts w:ascii="宋体" w:hAnsi="宋体" w:cs="Arial"/>
                <w:lang w:val="en-GB" w:eastAsia="zh-CN"/>
              </w:rPr>
            </w:pPr>
          </w:p>
        </w:tc>
        <w:tc>
          <w:tcPr>
            <w:tcW w:w="2315" w:type="dxa"/>
            <w:tcBorders>
              <w:left w:val="single" w:sz="4" w:space="0" w:color="auto"/>
            </w:tcBorders>
          </w:tcPr>
          <w:p w14:paraId="76146CEC" w14:textId="77777777" w:rsidR="00C011BE" w:rsidRPr="009835B8" w:rsidRDefault="00C011BE" w:rsidP="00911A45">
            <w:pPr>
              <w:pStyle w:val="TableText"/>
              <w:ind w:left="0"/>
              <w:rPr>
                <w:rFonts w:ascii="宋体" w:hAnsi="宋体" w:cs="Arial"/>
                <w:lang w:val="en-GB" w:eastAsia="zh-CN"/>
              </w:rPr>
            </w:pPr>
          </w:p>
        </w:tc>
        <w:tc>
          <w:tcPr>
            <w:tcW w:w="1276" w:type="dxa"/>
          </w:tcPr>
          <w:p w14:paraId="08A38569" w14:textId="77777777" w:rsidR="00C011BE" w:rsidRPr="009835B8" w:rsidRDefault="00C011BE" w:rsidP="00911A45">
            <w:pPr>
              <w:pStyle w:val="TableText"/>
              <w:jc w:val="center"/>
              <w:rPr>
                <w:rFonts w:ascii="宋体" w:hAnsi="宋体" w:cs="Arial"/>
                <w:lang w:val="en-GB" w:eastAsia="zh-CN"/>
              </w:rPr>
            </w:pPr>
          </w:p>
        </w:tc>
      </w:tr>
    </w:tbl>
    <w:p w14:paraId="69A42423" w14:textId="77777777" w:rsidR="00C011BE" w:rsidRPr="009835B8" w:rsidRDefault="00C011BE">
      <w:pPr>
        <w:rPr>
          <w:rFonts w:ascii="宋体" w:hAnsi="宋体" w:cs="Arial"/>
          <w:lang w:val="en-GB" w:eastAsia="zh-CN"/>
        </w:rPr>
      </w:pPr>
    </w:p>
    <w:p w14:paraId="590B4F9E" w14:textId="77777777" w:rsidR="00244416" w:rsidRPr="009835B8" w:rsidRDefault="008E4E13">
      <w:pPr>
        <w:pStyle w:val="HeadingB"/>
        <w:numPr>
          <w:ilvl w:val="0"/>
          <w:numId w:val="0"/>
        </w:numPr>
        <w:ind w:left="652" w:hanging="652"/>
        <w:rPr>
          <w:rFonts w:ascii="宋体" w:hAnsi="宋体" w:cs="Arial"/>
          <w:lang w:val="en-GB" w:eastAsia="zh-CN"/>
        </w:rPr>
      </w:pPr>
      <w:r w:rsidRPr="009835B8">
        <w:rPr>
          <w:rFonts w:ascii="宋体" w:hAnsi="宋体" w:cs="Arial"/>
          <w:lang w:val="en-GB" w:eastAsia="zh-CN"/>
        </w:rPr>
        <w:t>批准者</w:t>
      </w:r>
    </w:p>
    <w:p w14:paraId="21FA58BC" w14:textId="77777777" w:rsidR="00244416" w:rsidRPr="009835B8" w:rsidRDefault="008E4E13">
      <w:pPr>
        <w:pStyle w:val="a7"/>
        <w:rPr>
          <w:rFonts w:ascii="宋体" w:hAnsi="宋体" w:cs="Arial"/>
          <w:lang w:val="en-GB" w:eastAsia="zh-CN"/>
        </w:rPr>
      </w:pPr>
      <w:r w:rsidRPr="009835B8">
        <w:rPr>
          <w:rFonts w:ascii="宋体" w:hAnsi="宋体" w:cs="Arial"/>
          <w:lang w:val="en-GB" w:eastAsia="zh-CN"/>
        </w:rPr>
        <w:t>此文档需要以下人员批准</w:t>
      </w:r>
    </w:p>
    <w:tbl>
      <w:tblPr>
        <w:tblW w:w="9498"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410"/>
        <w:gridCol w:w="7088"/>
      </w:tblGrid>
      <w:tr w:rsidR="00244416" w:rsidRPr="009835B8" w14:paraId="182A8952" w14:textId="77777777" w:rsidTr="00F136C5">
        <w:tc>
          <w:tcPr>
            <w:tcW w:w="2410" w:type="dxa"/>
            <w:shd w:val="clear" w:color="auto" w:fill="D9D9D9"/>
          </w:tcPr>
          <w:p w14:paraId="1C2AF333" w14:textId="77777777" w:rsidR="00244416" w:rsidRPr="009835B8" w:rsidRDefault="008E4E13">
            <w:pPr>
              <w:pStyle w:val="TableText"/>
              <w:rPr>
                <w:rFonts w:ascii="宋体" w:hAnsi="宋体" w:cs="Arial"/>
                <w:b/>
                <w:bCs/>
                <w:lang w:val="en-GB" w:eastAsia="zh-CN"/>
              </w:rPr>
            </w:pPr>
            <w:r w:rsidRPr="009835B8">
              <w:rPr>
                <w:rFonts w:ascii="宋体" w:hAnsi="宋体" w:cs="Arial"/>
                <w:b/>
                <w:bCs/>
                <w:lang w:val="en-GB" w:eastAsia="zh-CN"/>
              </w:rPr>
              <w:t>姓名</w:t>
            </w:r>
          </w:p>
        </w:tc>
        <w:tc>
          <w:tcPr>
            <w:tcW w:w="7088" w:type="dxa"/>
            <w:shd w:val="clear" w:color="auto" w:fill="D9D9D9"/>
          </w:tcPr>
          <w:p w14:paraId="36C0A945" w14:textId="77777777" w:rsidR="00244416" w:rsidRPr="009835B8" w:rsidRDefault="008E4E13">
            <w:pPr>
              <w:pStyle w:val="TableText"/>
              <w:rPr>
                <w:rFonts w:ascii="宋体" w:hAnsi="宋体" w:cs="Arial"/>
                <w:b/>
                <w:bCs/>
                <w:lang w:val="en-GB" w:eastAsia="zh-CN"/>
              </w:rPr>
            </w:pPr>
            <w:r w:rsidRPr="009835B8">
              <w:rPr>
                <w:rFonts w:ascii="宋体" w:hAnsi="宋体" w:cs="Arial"/>
                <w:b/>
                <w:bCs/>
                <w:lang w:val="en-GB" w:eastAsia="zh-CN"/>
              </w:rPr>
              <w:t>职务</w:t>
            </w:r>
          </w:p>
        </w:tc>
      </w:tr>
      <w:tr w:rsidR="00AE20B1" w:rsidRPr="009835B8" w14:paraId="5842C711" w14:textId="77777777" w:rsidTr="00F136C5">
        <w:tc>
          <w:tcPr>
            <w:tcW w:w="2410" w:type="dxa"/>
          </w:tcPr>
          <w:p w14:paraId="32E2CCAE" w14:textId="77777777" w:rsidR="00AE20B1" w:rsidRPr="009835B8" w:rsidRDefault="00AE20B1" w:rsidP="00837662">
            <w:pPr>
              <w:pStyle w:val="a8"/>
              <w:ind w:left="0"/>
              <w:rPr>
                <w:rFonts w:ascii="宋体" w:hAnsi="宋体" w:cs="Arial"/>
                <w:i w:val="0"/>
                <w:color w:val="auto"/>
                <w:lang w:val="en-GB" w:eastAsia="zh-CN"/>
              </w:rPr>
            </w:pPr>
          </w:p>
        </w:tc>
        <w:tc>
          <w:tcPr>
            <w:tcW w:w="7088" w:type="dxa"/>
          </w:tcPr>
          <w:p w14:paraId="41D30A66" w14:textId="77777777" w:rsidR="00AE20B1" w:rsidRPr="009835B8" w:rsidRDefault="00AE20B1" w:rsidP="00837662">
            <w:pPr>
              <w:pStyle w:val="a8"/>
              <w:ind w:left="0"/>
              <w:rPr>
                <w:rFonts w:ascii="宋体" w:hAnsi="宋体" w:cs="Arial"/>
                <w:i w:val="0"/>
                <w:color w:val="auto"/>
                <w:lang w:val="en-GB" w:eastAsia="zh-CN"/>
              </w:rPr>
            </w:pPr>
          </w:p>
        </w:tc>
      </w:tr>
      <w:tr w:rsidR="000C568C" w:rsidRPr="009835B8" w14:paraId="1DB211F5" w14:textId="77777777" w:rsidTr="00F136C5">
        <w:tc>
          <w:tcPr>
            <w:tcW w:w="2410" w:type="dxa"/>
          </w:tcPr>
          <w:p w14:paraId="14DBB31E" w14:textId="77777777" w:rsidR="000C568C" w:rsidRPr="009835B8" w:rsidRDefault="000C568C" w:rsidP="00F25890">
            <w:pPr>
              <w:pStyle w:val="a8"/>
              <w:ind w:left="0"/>
              <w:rPr>
                <w:rFonts w:ascii="宋体" w:hAnsi="宋体" w:cs="Arial"/>
                <w:i w:val="0"/>
                <w:color w:val="auto"/>
                <w:lang w:val="en-GB" w:eastAsia="zh-CN"/>
              </w:rPr>
            </w:pPr>
          </w:p>
        </w:tc>
        <w:tc>
          <w:tcPr>
            <w:tcW w:w="7088" w:type="dxa"/>
          </w:tcPr>
          <w:p w14:paraId="4B733481" w14:textId="77777777" w:rsidR="000C568C" w:rsidRPr="009835B8" w:rsidRDefault="000C568C" w:rsidP="00F25890">
            <w:pPr>
              <w:pStyle w:val="a8"/>
              <w:ind w:left="0"/>
              <w:rPr>
                <w:rFonts w:ascii="宋体" w:hAnsi="宋体" w:cs="Arial"/>
                <w:i w:val="0"/>
                <w:color w:val="auto"/>
                <w:lang w:val="en-GB" w:eastAsia="zh-CN"/>
              </w:rPr>
            </w:pPr>
          </w:p>
        </w:tc>
      </w:tr>
    </w:tbl>
    <w:p w14:paraId="5367965B" w14:textId="77777777" w:rsidR="00244416" w:rsidRPr="009835B8" w:rsidRDefault="008E4E13">
      <w:pPr>
        <w:pStyle w:val="HeadingB"/>
        <w:numPr>
          <w:ilvl w:val="0"/>
          <w:numId w:val="0"/>
        </w:numPr>
        <w:ind w:left="652" w:hanging="652"/>
        <w:rPr>
          <w:rFonts w:ascii="宋体" w:hAnsi="宋体" w:cs="Arial"/>
          <w:lang w:val="en-GB" w:eastAsia="zh-CN"/>
        </w:rPr>
      </w:pPr>
      <w:r w:rsidRPr="009835B8">
        <w:rPr>
          <w:rFonts w:ascii="宋体" w:hAnsi="宋体" w:cs="Arial"/>
          <w:lang w:val="en-GB" w:eastAsia="zh-CN"/>
        </w:rPr>
        <w:t>分发</w:t>
      </w:r>
    </w:p>
    <w:p w14:paraId="47FFFD4C" w14:textId="77777777" w:rsidR="004A6284" w:rsidRPr="009835B8" w:rsidRDefault="004A6284" w:rsidP="004A6284">
      <w:pPr>
        <w:pStyle w:val="a7"/>
        <w:rPr>
          <w:rFonts w:ascii="宋体" w:hAnsi="宋体" w:cs="Arial"/>
          <w:lang w:val="en-GB" w:eastAsia="zh-CN"/>
        </w:rPr>
      </w:pPr>
      <w:r w:rsidRPr="009835B8">
        <w:rPr>
          <w:rFonts w:ascii="宋体" w:hAnsi="宋体" w:cs="Arial"/>
          <w:lang w:val="en-GB" w:eastAsia="zh-CN"/>
        </w:rPr>
        <w:t>此文档分发给以下部门或单位相关人员：</w:t>
      </w:r>
    </w:p>
    <w:tbl>
      <w:tblPr>
        <w:tblW w:w="9498"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410"/>
        <w:gridCol w:w="7088"/>
      </w:tblGrid>
      <w:tr w:rsidR="0077356B" w:rsidRPr="009835B8" w14:paraId="374CD895" w14:textId="77777777">
        <w:tc>
          <w:tcPr>
            <w:tcW w:w="2410" w:type="dxa"/>
            <w:shd w:val="pct15" w:color="auto" w:fill="auto"/>
          </w:tcPr>
          <w:p w14:paraId="42A51717" w14:textId="77777777" w:rsidR="0077356B" w:rsidRPr="009835B8" w:rsidRDefault="0077356B" w:rsidP="002D3971">
            <w:pPr>
              <w:pStyle w:val="TableText"/>
              <w:ind w:left="0"/>
              <w:rPr>
                <w:rFonts w:ascii="宋体" w:hAnsi="宋体" w:cs="Arial"/>
                <w:b/>
                <w:lang w:val="en-GB" w:eastAsia="zh-CN"/>
              </w:rPr>
            </w:pPr>
            <w:r w:rsidRPr="009835B8">
              <w:rPr>
                <w:rFonts w:ascii="宋体" w:hAnsi="宋体" w:cs="Arial"/>
                <w:b/>
                <w:lang w:val="en-GB" w:eastAsia="zh-CN"/>
              </w:rPr>
              <w:t>姓名</w:t>
            </w:r>
          </w:p>
        </w:tc>
        <w:tc>
          <w:tcPr>
            <w:tcW w:w="7088" w:type="dxa"/>
            <w:shd w:val="pct15" w:color="auto" w:fill="auto"/>
          </w:tcPr>
          <w:p w14:paraId="527395F6" w14:textId="77777777" w:rsidR="0077356B" w:rsidRPr="009835B8" w:rsidRDefault="0077356B" w:rsidP="002D3971">
            <w:pPr>
              <w:pStyle w:val="TableText"/>
              <w:ind w:left="0"/>
              <w:rPr>
                <w:rFonts w:ascii="宋体" w:hAnsi="宋体" w:cs="Arial"/>
                <w:b/>
                <w:lang w:val="en-GB" w:eastAsia="zh-CN"/>
              </w:rPr>
            </w:pPr>
            <w:r w:rsidRPr="009835B8">
              <w:rPr>
                <w:rFonts w:ascii="宋体" w:hAnsi="宋体" w:cs="Arial"/>
                <w:b/>
                <w:lang w:val="en-GB" w:eastAsia="zh-CN"/>
              </w:rPr>
              <w:t>职务</w:t>
            </w:r>
          </w:p>
        </w:tc>
      </w:tr>
      <w:tr w:rsidR="0077356B" w:rsidRPr="009835B8" w14:paraId="33C36DA6" w14:textId="77777777">
        <w:tc>
          <w:tcPr>
            <w:tcW w:w="2410" w:type="dxa"/>
          </w:tcPr>
          <w:p w14:paraId="1A1D9A48" w14:textId="77777777" w:rsidR="0077356B" w:rsidRPr="003B02A5" w:rsidRDefault="0077356B" w:rsidP="002D3971">
            <w:pPr>
              <w:pStyle w:val="a8"/>
              <w:ind w:left="0"/>
              <w:rPr>
                <w:rFonts w:ascii="宋体" w:hAnsi="宋体" w:cs="Arial"/>
                <w:i w:val="0"/>
                <w:color w:val="auto"/>
                <w:lang w:val="en-GB" w:eastAsia="zh-CN"/>
              </w:rPr>
            </w:pPr>
          </w:p>
        </w:tc>
        <w:tc>
          <w:tcPr>
            <w:tcW w:w="7088" w:type="dxa"/>
          </w:tcPr>
          <w:p w14:paraId="7CB480F0" w14:textId="77777777" w:rsidR="0077356B" w:rsidRPr="003B02A5" w:rsidRDefault="0077356B" w:rsidP="002D3971">
            <w:pPr>
              <w:pStyle w:val="a8"/>
              <w:ind w:left="0"/>
              <w:rPr>
                <w:rFonts w:ascii="宋体" w:hAnsi="宋体" w:cs="Arial"/>
                <w:i w:val="0"/>
                <w:color w:val="auto"/>
                <w:lang w:val="en-GB" w:eastAsia="zh-CN"/>
              </w:rPr>
            </w:pPr>
          </w:p>
        </w:tc>
      </w:tr>
      <w:tr w:rsidR="0077356B" w:rsidRPr="009835B8" w14:paraId="67366015" w14:textId="77777777">
        <w:tc>
          <w:tcPr>
            <w:tcW w:w="2410" w:type="dxa"/>
          </w:tcPr>
          <w:p w14:paraId="6B5259E3" w14:textId="77777777" w:rsidR="0077356B" w:rsidRPr="003B02A5" w:rsidRDefault="0077356B" w:rsidP="002D3971">
            <w:pPr>
              <w:pStyle w:val="a8"/>
              <w:ind w:left="0"/>
              <w:rPr>
                <w:rFonts w:ascii="宋体" w:hAnsi="宋体" w:cs="Arial"/>
                <w:i w:val="0"/>
                <w:color w:val="auto"/>
                <w:lang w:val="en-GB" w:eastAsia="zh-CN"/>
              </w:rPr>
            </w:pPr>
          </w:p>
        </w:tc>
        <w:tc>
          <w:tcPr>
            <w:tcW w:w="7088" w:type="dxa"/>
          </w:tcPr>
          <w:p w14:paraId="514F3879" w14:textId="77777777" w:rsidR="0077356B" w:rsidRPr="003B02A5" w:rsidRDefault="0077356B" w:rsidP="002D3971">
            <w:pPr>
              <w:pStyle w:val="a8"/>
              <w:ind w:left="0"/>
              <w:rPr>
                <w:rFonts w:ascii="宋体" w:hAnsi="宋体" w:cs="Arial"/>
                <w:i w:val="0"/>
                <w:color w:val="auto"/>
                <w:lang w:val="en-GB" w:eastAsia="zh-CN"/>
              </w:rPr>
            </w:pPr>
          </w:p>
        </w:tc>
      </w:tr>
      <w:tr w:rsidR="00DF7557" w:rsidRPr="009835B8" w14:paraId="09BB9FD8" w14:textId="77777777">
        <w:tc>
          <w:tcPr>
            <w:tcW w:w="2410" w:type="dxa"/>
          </w:tcPr>
          <w:p w14:paraId="2C10F593" w14:textId="77777777" w:rsidR="00DF7557" w:rsidRPr="003B02A5" w:rsidRDefault="00DF7557" w:rsidP="002D3971">
            <w:pPr>
              <w:pStyle w:val="a8"/>
              <w:ind w:left="0"/>
              <w:rPr>
                <w:rFonts w:ascii="宋体" w:hAnsi="宋体" w:cs="Arial"/>
                <w:i w:val="0"/>
                <w:color w:val="auto"/>
                <w:lang w:val="en-GB" w:eastAsia="zh-CN"/>
              </w:rPr>
            </w:pPr>
          </w:p>
        </w:tc>
        <w:tc>
          <w:tcPr>
            <w:tcW w:w="7088" w:type="dxa"/>
          </w:tcPr>
          <w:p w14:paraId="21A9CA1E" w14:textId="77777777" w:rsidR="00DF7557" w:rsidRPr="003B02A5" w:rsidRDefault="00DF7557" w:rsidP="002D3971">
            <w:pPr>
              <w:pStyle w:val="a8"/>
              <w:ind w:left="0"/>
              <w:rPr>
                <w:rFonts w:ascii="宋体" w:hAnsi="宋体" w:cs="Arial"/>
                <w:i w:val="0"/>
                <w:color w:val="auto"/>
                <w:lang w:val="en-GB" w:eastAsia="zh-CN"/>
              </w:rPr>
            </w:pPr>
          </w:p>
        </w:tc>
      </w:tr>
      <w:tr w:rsidR="00DF7557" w:rsidRPr="009835B8" w14:paraId="567E10A6" w14:textId="77777777">
        <w:tc>
          <w:tcPr>
            <w:tcW w:w="2410" w:type="dxa"/>
          </w:tcPr>
          <w:p w14:paraId="7DEFC4C2" w14:textId="77777777" w:rsidR="00DF7557" w:rsidRDefault="00DF7557" w:rsidP="002D3971">
            <w:pPr>
              <w:pStyle w:val="a8"/>
              <w:ind w:left="0"/>
              <w:rPr>
                <w:rFonts w:ascii="宋体" w:hAnsi="宋体" w:cs="Arial"/>
                <w:i w:val="0"/>
                <w:color w:val="auto"/>
                <w:lang w:val="en-GB" w:eastAsia="zh-CN"/>
              </w:rPr>
            </w:pPr>
          </w:p>
        </w:tc>
        <w:tc>
          <w:tcPr>
            <w:tcW w:w="7088" w:type="dxa"/>
          </w:tcPr>
          <w:p w14:paraId="725C3584" w14:textId="77777777" w:rsidR="00DF7557" w:rsidRDefault="00DF7557" w:rsidP="002D3971">
            <w:pPr>
              <w:pStyle w:val="a8"/>
              <w:ind w:left="0"/>
              <w:rPr>
                <w:rFonts w:ascii="宋体" w:hAnsi="宋体" w:cs="Arial"/>
                <w:i w:val="0"/>
                <w:color w:val="auto"/>
                <w:lang w:val="en-GB" w:eastAsia="zh-CN"/>
              </w:rPr>
            </w:pPr>
          </w:p>
        </w:tc>
      </w:tr>
    </w:tbl>
    <w:p w14:paraId="3D518859" w14:textId="77777777" w:rsidR="0008086A" w:rsidRPr="009835B8" w:rsidRDefault="0008086A" w:rsidP="004A6284">
      <w:pPr>
        <w:pStyle w:val="a7"/>
        <w:rPr>
          <w:rFonts w:ascii="宋体" w:hAnsi="宋体" w:cs="Arial"/>
          <w:lang w:val="en-GB" w:eastAsia="zh-CN"/>
        </w:rPr>
      </w:pPr>
    </w:p>
    <w:p w14:paraId="7BE88237" w14:textId="77777777" w:rsidR="00244416" w:rsidRPr="009835B8" w:rsidRDefault="000F3C5D" w:rsidP="000F3C5D">
      <w:pPr>
        <w:pStyle w:val="HeadingA"/>
        <w:numPr>
          <w:ilvl w:val="0"/>
          <w:numId w:val="0"/>
        </w:numPr>
        <w:ind w:left="652" w:hanging="652"/>
        <w:jc w:val="center"/>
        <w:rPr>
          <w:rFonts w:ascii="宋体" w:hAnsi="宋体" w:cs="Arial"/>
          <w:lang w:val="en-GB" w:eastAsia="zh-CN"/>
        </w:rPr>
      </w:pPr>
      <w:r w:rsidRPr="009835B8">
        <w:rPr>
          <w:rFonts w:ascii="宋体" w:hAnsi="宋体" w:cs="Arial"/>
          <w:lang w:val="en-GB" w:eastAsia="zh-CN"/>
        </w:rPr>
        <w:lastRenderedPageBreak/>
        <w:t>目 录</w:t>
      </w:r>
    </w:p>
    <w:bookmarkStart w:id="1" w:name="INSERT_HERE"/>
    <w:bookmarkStart w:id="2" w:name="_Toc202194505"/>
    <w:bookmarkEnd w:id="1"/>
    <w:p w14:paraId="21D8678D" w14:textId="77777777" w:rsidR="00A4290E" w:rsidRDefault="009C7857">
      <w:pPr>
        <w:pStyle w:val="10"/>
        <w:tabs>
          <w:tab w:val="left" w:pos="600"/>
        </w:tabs>
        <w:rPr>
          <w:rFonts w:ascii="Calibri" w:hAnsi="Calibri"/>
          <w:noProof/>
          <w:kern w:val="2"/>
          <w:sz w:val="21"/>
          <w:szCs w:val="22"/>
          <w:lang w:eastAsia="zh-CN"/>
        </w:rPr>
      </w:pPr>
      <w:r w:rsidRPr="009835B8">
        <w:rPr>
          <w:rFonts w:ascii="宋体" w:hAnsi="宋体" w:cs="Arial"/>
          <w:lang w:val="en-GB"/>
        </w:rPr>
        <w:fldChar w:fldCharType="begin"/>
      </w:r>
      <w:r w:rsidRPr="009835B8">
        <w:rPr>
          <w:rFonts w:ascii="宋体" w:hAnsi="宋体" w:cs="Arial"/>
          <w:lang w:val="en-GB" w:eastAsia="zh-CN"/>
        </w:rPr>
        <w:instrText xml:space="preserve"> TOC \o "1-5" </w:instrText>
      </w:r>
      <w:r w:rsidRPr="009835B8">
        <w:rPr>
          <w:rFonts w:ascii="宋体" w:hAnsi="宋体" w:cs="Arial"/>
          <w:lang w:val="en-GB"/>
        </w:rPr>
        <w:fldChar w:fldCharType="separate"/>
      </w:r>
      <w:r w:rsidR="00A4290E" w:rsidRPr="002338A6">
        <w:rPr>
          <w:rFonts w:ascii="宋体" w:hAnsi="宋体" w:cs="Arial"/>
          <w:noProof/>
          <w:lang w:val="en-GB" w:eastAsia="zh-CN"/>
        </w:rPr>
        <w:t>1.</w:t>
      </w:r>
      <w:r w:rsidR="00A4290E">
        <w:rPr>
          <w:rFonts w:ascii="Calibri" w:hAnsi="Calibri"/>
          <w:noProof/>
          <w:kern w:val="2"/>
          <w:sz w:val="21"/>
          <w:szCs w:val="22"/>
          <w:lang w:eastAsia="zh-CN"/>
        </w:rPr>
        <w:tab/>
      </w:r>
      <w:r w:rsidR="00A4290E" w:rsidRPr="002338A6">
        <w:rPr>
          <w:rFonts w:ascii="宋体" w:hAnsi="宋体" w:cs="Arial" w:hint="eastAsia"/>
          <w:noProof/>
          <w:lang w:val="en-GB" w:eastAsia="zh-CN"/>
        </w:rPr>
        <w:t>概述</w:t>
      </w:r>
      <w:r w:rsidR="00A4290E">
        <w:rPr>
          <w:noProof/>
          <w:lang w:eastAsia="zh-CN"/>
        </w:rPr>
        <w:tab/>
      </w:r>
      <w:r w:rsidR="00A4290E">
        <w:rPr>
          <w:noProof/>
        </w:rPr>
        <w:fldChar w:fldCharType="begin"/>
      </w:r>
      <w:r w:rsidR="00A4290E">
        <w:rPr>
          <w:noProof/>
          <w:lang w:eastAsia="zh-CN"/>
        </w:rPr>
        <w:instrText xml:space="preserve"> PAGEREF _Toc346202763 \h </w:instrText>
      </w:r>
      <w:r w:rsidR="00A4290E">
        <w:rPr>
          <w:noProof/>
        </w:rPr>
      </w:r>
      <w:r w:rsidR="00A4290E">
        <w:rPr>
          <w:noProof/>
        </w:rPr>
        <w:fldChar w:fldCharType="separate"/>
      </w:r>
      <w:r w:rsidR="00A4290E">
        <w:rPr>
          <w:noProof/>
          <w:lang w:eastAsia="zh-CN"/>
        </w:rPr>
        <w:t>4</w:t>
      </w:r>
      <w:r w:rsidR="00A4290E">
        <w:rPr>
          <w:noProof/>
        </w:rPr>
        <w:fldChar w:fldCharType="end"/>
      </w:r>
    </w:p>
    <w:p w14:paraId="06095189" w14:textId="77777777" w:rsidR="00A4290E" w:rsidRDefault="00A4290E">
      <w:pPr>
        <w:pStyle w:val="21"/>
        <w:tabs>
          <w:tab w:val="left" w:pos="800"/>
        </w:tabs>
        <w:rPr>
          <w:rFonts w:ascii="Calibri" w:hAnsi="Calibri"/>
          <w:noProof/>
          <w:kern w:val="2"/>
          <w:sz w:val="21"/>
          <w:szCs w:val="22"/>
          <w:lang w:eastAsia="zh-CN"/>
        </w:rPr>
      </w:pPr>
      <w:r w:rsidRPr="002338A6">
        <w:rPr>
          <w:rFonts w:ascii="宋体" w:hAnsi="宋体" w:cs="Arial"/>
          <w:noProof/>
          <w:lang w:eastAsia="zh-CN"/>
        </w:rPr>
        <w:t>1.1</w:t>
      </w:r>
      <w:r>
        <w:rPr>
          <w:rFonts w:ascii="Calibri" w:hAnsi="Calibri"/>
          <w:noProof/>
          <w:kern w:val="2"/>
          <w:sz w:val="21"/>
          <w:szCs w:val="22"/>
          <w:lang w:eastAsia="zh-CN"/>
        </w:rPr>
        <w:tab/>
      </w:r>
      <w:r w:rsidRPr="002338A6">
        <w:rPr>
          <w:rFonts w:ascii="宋体" w:hAnsi="宋体" w:cs="Arial"/>
          <w:noProof/>
          <w:lang w:val="en-GB" w:eastAsia="zh-CN"/>
        </w:rPr>
        <w:t>*</w:t>
      </w:r>
      <w:r w:rsidRPr="002338A6">
        <w:rPr>
          <w:rFonts w:ascii="宋体" w:hAnsi="宋体" w:cs="Arial" w:hint="eastAsia"/>
          <w:noProof/>
          <w:lang w:val="en-GB" w:eastAsia="zh-CN"/>
        </w:rPr>
        <w:t>系统的目标及概述</w:t>
      </w:r>
      <w:r>
        <w:rPr>
          <w:noProof/>
          <w:lang w:eastAsia="zh-CN"/>
        </w:rPr>
        <w:tab/>
      </w:r>
      <w:r>
        <w:rPr>
          <w:noProof/>
        </w:rPr>
        <w:fldChar w:fldCharType="begin"/>
      </w:r>
      <w:r>
        <w:rPr>
          <w:noProof/>
          <w:lang w:eastAsia="zh-CN"/>
        </w:rPr>
        <w:instrText xml:space="preserve"> PAGEREF _Toc346202764 \h </w:instrText>
      </w:r>
      <w:r>
        <w:rPr>
          <w:noProof/>
        </w:rPr>
      </w:r>
      <w:r>
        <w:rPr>
          <w:noProof/>
        </w:rPr>
        <w:fldChar w:fldCharType="separate"/>
      </w:r>
      <w:r>
        <w:rPr>
          <w:noProof/>
          <w:lang w:eastAsia="zh-CN"/>
        </w:rPr>
        <w:t>4</w:t>
      </w:r>
      <w:r>
        <w:rPr>
          <w:noProof/>
        </w:rPr>
        <w:fldChar w:fldCharType="end"/>
      </w:r>
    </w:p>
    <w:p w14:paraId="2E89A8EC" w14:textId="77777777" w:rsidR="00A4290E" w:rsidRDefault="00A4290E">
      <w:pPr>
        <w:pStyle w:val="21"/>
        <w:tabs>
          <w:tab w:val="left" w:pos="800"/>
        </w:tabs>
        <w:rPr>
          <w:rFonts w:ascii="Calibri" w:hAnsi="Calibri"/>
          <w:noProof/>
          <w:kern w:val="2"/>
          <w:sz w:val="21"/>
          <w:szCs w:val="22"/>
          <w:lang w:eastAsia="zh-CN"/>
        </w:rPr>
      </w:pPr>
      <w:r w:rsidRPr="002338A6">
        <w:rPr>
          <w:rFonts w:ascii="宋体" w:hAnsi="宋体" w:cs="Arial"/>
          <w:noProof/>
          <w:lang w:eastAsia="zh-CN"/>
        </w:rPr>
        <w:t>1.2</w:t>
      </w:r>
      <w:r>
        <w:rPr>
          <w:rFonts w:ascii="Calibri" w:hAnsi="Calibri"/>
          <w:noProof/>
          <w:kern w:val="2"/>
          <w:sz w:val="21"/>
          <w:szCs w:val="22"/>
          <w:lang w:eastAsia="zh-CN"/>
        </w:rPr>
        <w:tab/>
      </w:r>
      <w:r w:rsidRPr="002338A6">
        <w:rPr>
          <w:rFonts w:ascii="宋体" w:hAnsi="宋体" w:cs="Arial" w:hint="eastAsia"/>
          <w:noProof/>
          <w:lang w:val="en-GB" w:eastAsia="zh-CN"/>
        </w:rPr>
        <w:t>存在问题及风险</w:t>
      </w:r>
      <w:r>
        <w:rPr>
          <w:noProof/>
          <w:lang w:eastAsia="zh-CN"/>
        </w:rPr>
        <w:tab/>
      </w:r>
      <w:r>
        <w:rPr>
          <w:noProof/>
        </w:rPr>
        <w:fldChar w:fldCharType="begin"/>
      </w:r>
      <w:r>
        <w:rPr>
          <w:noProof/>
          <w:lang w:eastAsia="zh-CN"/>
        </w:rPr>
        <w:instrText xml:space="preserve"> PAGEREF _Toc346202765 \h </w:instrText>
      </w:r>
      <w:r>
        <w:rPr>
          <w:noProof/>
        </w:rPr>
      </w:r>
      <w:r>
        <w:rPr>
          <w:noProof/>
        </w:rPr>
        <w:fldChar w:fldCharType="separate"/>
      </w:r>
      <w:r>
        <w:rPr>
          <w:noProof/>
          <w:lang w:eastAsia="zh-CN"/>
        </w:rPr>
        <w:t>4</w:t>
      </w:r>
      <w:r>
        <w:rPr>
          <w:noProof/>
        </w:rPr>
        <w:fldChar w:fldCharType="end"/>
      </w:r>
    </w:p>
    <w:p w14:paraId="72222964" w14:textId="77777777" w:rsidR="00A4290E" w:rsidRDefault="00A4290E">
      <w:pPr>
        <w:pStyle w:val="21"/>
        <w:tabs>
          <w:tab w:val="left" w:pos="800"/>
        </w:tabs>
        <w:rPr>
          <w:rFonts w:ascii="Calibri" w:hAnsi="Calibri"/>
          <w:noProof/>
          <w:kern w:val="2"/>
          <w:sz w:val="21"/>
          <w:szCs w:val="22"/>
          <w:lang w:eastAsia="zh-CN"/>
        </w:rPr>
      </w:pPr>
      <w:r w:rsidRPr="002338A6">
        <w:rPr>
          <w:rFonts w:ascii="宋体" w:hAnsi="宋体" w:cs="Arial"/>
          <w:noProof/>
          <w:lang w:eastAsia="zh-CN"/>
        </w:rPr>
        <w:t>1.3</w:t>
      </w:r>
      <w:r>
        <w:rPr>
          <w:rFonts w:ascii="Calibri" w:hAnsi="Calibri"/>
          <w:noProof/>
          <w:kern w:val="2"/>
          <w:sz w:val="21"/>
          <w:szCs w:val="22"/>
          <w:lang w:eastAsia="zh-CN"/>
        </w:rPr>
        <w:tab/>
      </w:r>
      <w:r w:rsidRPr="002338A6">
        <w:rPr>
          <w:rFonts w:ascii="宋体" w:hAnsi="宋体" w:cs="Arial" w:hint="eastAsia"/>
          <w:noProof/>
          <w:lang w:val="en-GB" w:eastAsia="zh-CN"/>
        </w:rPr>
        <w:t>约束条件</w:t>
      </w:r>
      <w:r>
        <w:rPr>
          <w:noProof/>
          <w:lang w:eastAsia="zh-CN"/>
        </w:rPr>
        <w:tab/>
      </w:r>
      <w:r>
        <w:rPr>
          <w:noProof/>
        </w:rPr>
        <w:fldChar w:fldCharType="begin"/>
      </w:r>
      <w:r>
        <w:rPr>
          <w:noProof/>
          <w:lang w:eastAsia="zh-CN"/>
        </w:rPr>
        <w:instrText xml:space="preserve"> PAGEREF _Toc346202766 \h </w:instrText>
      </w:r>
      <w:r>
        <w:rPr>
          <w:noProof/>
        </w:rPr>
      </w:r>
      <w:r>
        <w:rPr>
          <w:noProof/>
        </w:rPr>
        <w:fldChar w:fldCharType="separate"/>
      </w:r>
      <w:r>
        <w:rPr>
          <w:noProof/>
          <w:lang w:eastAsia="zh-CN"/>
        </w:rPr>
        <w:t>4</w:t>
      </w:r>
      <w:r>
        <w:rPr>
          <w:noProof/>
        </w:rPr>
        <w:fldChar w:fldCharType="end"/>
      </w:r>
    </w:p>
    <w:p w14:paraId="239AE25B" w14:textId="77777777" w:rsidR="00A4290E" w:rsidRDefault="00A4290E">
      <w:pPr>
        <w:pStyle w:val="21"/>
        <w:tabs>
          <w:tab w:val="left" w:pos="800"/>
        </w:tabs>
        <w:rPr>
          <w:rFonts w:ascii="Calibri" w:hAnsi="Calibri"/>
          <w:noProof/>
          <w:kern w:val="2"/>
          <w:sz w:val="21"/>
          <w:szCs w:val="22"/>
          <w:lang w:eastAsia="zh-CN"/>
        </w:rPr>
      </w:pPr>
      <w:r w:rsidRPr="002338A6">
        <w:rPr>
          <w:rFonts w:ascii="宋体" w:hAnsi="宋体" w:cs="Arial"/>
          <w:noProof/>
          <w:lang w:eastAsia="zh-CN"/>
        </w:rPr>
        <w:t>1.4</w:t>
      </w:r>
      <w:r>
        <w:rPr>
          <w:rFonts w:ascii="Calibri" w:hAnsi="Calibri"/>
          <w:noProof/>
          <w:kern w:val="2"/>
          <w:sz w:val="21"/>
          <w:szCs w:val="22"/>
          <w:lang w:eastAsia="zh-CN"/>
        </w:rPr>
        <w:tab/>
      </w:r>
      <w:r w:rsidRPr="002338A6">
        <w:rPr>
          <w:rFonts w:ascii="宋体" w:hAnsi="宋体" w:cs="Arial" w:hint="eastAsia"/>
          <w:noProof/>
          <w:lang w:val="en-GB" w:eastAsia="zh-CN"/>
        </w:rPr>
        <w:t>角色与用户</w:t>
      </w:r>
      <w:r>
        <w:rPr>
          <w:noProof/>
          <w:lang w:eastAsia="zh-CN"/>
        </w:rPr>
        <w:tab/>
      </w:r>
      <w:r>
        <w:rPr>
          <w:noProof/>
        </w:rPr>
        <w:fldChar w:fldCharType="begin"/>
      </w:r>
      <w:r>
        <w:rPr>
          <w:noProof/>
          <w:lang w:eastAsia="zh-CN"/>
        </w:rPr>
        <w:instrText xml:space="preserve"> PAGEREF _Toc346202767 \h </w:instrText>
      </w:r>
      <w:r>
        <w:rPr>
          <w:noProof/>
        </w:rPr>
      </w:r>
      <w:r>
        <w:rPr>
          <w:noProof/>
        </w:rPr>
        <w:fldChar w:fldCharType="separate"/>
      </w:r>
      <w:r>
        <w:rPr>
          <w:noProof/>
          <w:lang w:eastAsia="zh-CN"/>
        </w:rPr>
        <w:t>4</w:t>
      </w:r>
      <w:r>
        <w:rPr>
          <w:noProof/>
        </w:rPr>
        <w:fldChar w:fldCharType="end"/>
      </w:r>
    </w:p>
    <w:p w14:paraId="07EA8ECF" w14:textId="77777777" w:rsidR="00A4290E" w:rsidRDefault="00A4290E">
      <w:pPr>
        <w:pStyle w:val="10"/>
        <w:tabs>
          <w:tab w:val="left" w:pos="600"/>
        </w:tabs>
        <w:rPr>
          <w:rFonts w:ascii="Calibri" w:hAnsi="Calibri"/>
          <w:noProof/>
          <w:kern w:val="2"/>
          <w:sz w:val="21"/>
          <w:szCs w:val="22"/>
          <w:lang w:eastAsia="zh-CN"/>
        </w:rPr>
      </w:pPr>
      <w:r w:rsidRPr="002338A6">
        <w:rPr>
          <w:rFonts w:ascii="宋体" w:hAnsi="宋体" w:cs="Arial"/>
          <w:noProof/>
          <w:lang w:val="en-GB" w:eastAsia="zh-CN"/>
        </w:rPr>
        <w:t>2.</w:t>
      </w:r>
      <w:r>
        <w:rPr>
          <w:rFonts w:ascii="Calibri" w:hAnsi="Calibri"/>
          <w:noProof/>
          <w:kern w:val="2"/>
          <w:sz w:val="21"/>
          <w:szCs w:val="22"/>
          <w:lang w:eastAsia="zh-CN"/>
        </w:rPr>
        <w:tab/>
      </w:r>
      <w:r w:rsidRPr="002338A6">
        <w:rPr>
          <w:rFonts w:ascii="宋体" w:hAnsi="宋体" w:cs="Arial" w:hint="eastAsia"/>
          <w:noProof/>
          <w:lang w:val="en-GB" w:eastAsia="zh-CN"/>
        </w:rPr>
        <w:t>系统需求</w:t>
      </w:r>
      <w:r>
        <w:rPr>
          <w:noProof/>
          <w:lang w:eastAsia="zh-CN"/>
        </w:rPr>
        <w:tab/>
      </w:r>
      <w:r>
        <w:rPr>
          <w:noProof/>
        </w:rPr>
        <w:fldChar w:fldCharType="begin"/>
      </w:r>
      <w:r>
        <w:rPr>
          <w:noProof/>
          <w:lang w:eastAsia="zh-CN"/>
        </w:rPr>
        <w:instrText xml:space="preserve"> PAGEREF _Toc346202768 \h </w:instrText>
      </w:r>
      <w:r>
        <w:rPr>
          <w:noProof/>
        </w:rPr>
      </w:r>
      <w:r>
        <w:rPr>
          <w:noProof/>
        </w:rPr>
        <w:fldChar w:fldCharType="separate"/>
      </w:r>
      <w:r>
        <w:rPr>
          <w:noProof/>
          <w:lang w:eastAsia="zh-CN"/>
        </w:rPr>
        <w:t>5</w:t>
      </w:r>
      <w:r>
        <w:rPr>
          <w:noProof/>
        </w:rPr>
        <w:fldChar w:fldCharType="end"/>
      </w:r>
    </w:p>
    <w:p w14:paraId="4C755531" w14:textId="77777777" w:rsidR="00A4290E" w:rsidRDefault="00A4290E">
      <w:pPr>
        <w:pStyle w:val="21"/>
        <w:tabs>
          <w:tab w:val="left" w:pos="800"/>
        </w:tabs>
        <w:rPr>
          <w:rFonts w:ascii="Calibri" w:hAnsi="Calibri"/>
          <w:noProof/>
          <w:kern w:val="2"/>
          <w:sz w:val="21"/>
          <w:szCs w:val="22"/>
          <w:lang w:eastAsia="zh-CN"/>
        </w:rPr>
      </w:pPr>
      <w:r>
        <w:rPr>
          <w:noProof/>
          <w:lang w:eastAsia="zh-CN"/>
        </w:rPr>
        <w:t>2.1</w:t>
      </w:r>
      <w:r>
        <w:rPr>
          <w:rFonts w:ascii="Calibri" w:hAnsi="Calibri"/>
          <w:noProof/>
          <w:kern w:val="2"/>
          <w:sz w:val="21"/>
          <w:szCs w:val="22"/>
          <w:lang w:eastAsia="zh-CN"/>
        </w:rPr>
        <w:tab/>
      </w:r>
      <w:r w:rsidRPr="002338A6">
        <w:rPr>
          <w:rFonts w:hint="eastAsia"/>
          <w:noProof/>
          <w:lang w:val="en-GB" w:eastAsia="zh-CN"/>
        </w:rPr>
        <w:t>系统需求</w:t>
      </w:r>
      <w:r w:rsidRPr="002338A6">
        <w:rPr>
          <w:noProof/>
          <w:lang w:val="en-GB" w:eastAsia="zh-CN"/>
        </w:rPr>
        <w:t xml:space="preserve">SR01: </w:t>
      </w:r>
      <w:r w:rsidRPr="002338A6">
        <w:rPr>
          <w:rFonts w:hint="eastAsia"/>
          <w:noProof/>
          <w:lang w:val="en-GB" w:eastAsia="zh-CN"/>
        </w:rPr>
        <w:t>批次库存</w:t>
      </w:r>
      <w:r>
        <w:rPr>
          <w:noProof/>
          <w:lang w:eastAsia="zh-CN"/>
        </w:rPr>
        <w:tab/>
      </w:r>
      <w:r>
        <w:rPr>
          <w:noProof/>
        </w:rPr>
        <w:fldChar w:fldCharType="begin"/>
      </w:r>
      <w:r>
        <w:rPr>
          <w:noProof/>
          <w:lang w:eastAsia="zh-CN"/>
        </w:rPr>
        <w:instrText xml:space="preserve"> PAGEREF _Toc346202769 \h </w:instrText>
      </w:r>
      <w:r>
        <w:rPr>
          <w:noProof/>
        </w:rPr>
      </w:r>
      <w:r>
        <w:rPr>
          <w:noProof/>
        </w:rPr>
        <w:fldChar w:fldCharType="separate"/>
      </w:r>
      <w:r>
        <w:rPr>
          <w:noProof/>
          <w:lang w:eastAsia="zh-CN"/>
        </w:rPr>
        <w:t>5</w:t>
      </w:r>
      <w:r>
        <w:rPr>
          <w:noProof/>
        </w:rPr>
        <w:fldChar w:fldCharType="end"/>
      </w:r>
    </w:p>
    <w:p w14:paraId="4C522945" w14:textId="77777777" w:rsidR="00A4290E" w:rsidRDefault="00A4290E">
      <w:pPr>
        <w:pStyle w:val="31"/>
        <w:tabs>
          <w:tab w:val="left" w:pos="1200"/>
        </w:tabs>
        <w:rPr>
          <w:rFonts w:ascii="Calibri" w:hAnsi="Calibri"/>
          <w:noProof/>
          <w:kern w:val="2"/>
          <w:sz w:val="21"/>
          <w:szCs w:val="22"/>
          <w:lang w:eastAsia="zh-CN"/>
        </w:rPr>
      </w:pPr>
      <w:r w:rsidRPr="002338A6">
        <w:rPr>
          <w:iCs/>
          <w:noProof/>
          <w:lang w:val="en-GB" w:eastAsia="zh-CN"/>
        </w:rPr>
        <w:t>2.1.1</w:t>
      </w:r>
      <w:r>
        <w:rPr>
          <w:rFonts w:ascii="Calibri" w:hAnsi="Calibri"/>
          <w:noProof/>
          <w:kern w:val="2"/>
          <w:sz w:val="21"/>
          <w:szCs w:val="22"/>
          <w:lang w:eastAsia="zh-CN"/>
        </w:rPr>
        <w:tab/>
      </w:r>
      <w:r w:rsidRPr="002338A6">
        <w:rPr>
          <w:rFonts w:hint="eastAsia"/>
          <w:iCs/>
          <w:noProof/>
          <w:lang w:val="en-GB" w:eastAsia="zh-CN"/>
        </w:rPr>
        <w:t>功能需求</w:t>
      </w:r>
      <w:r>
        <w:rPr>
          <w:noProof/>
          <w:lang w:eastAsia="zh-CN"/>
        </w:rPr>
        <w:tab/>
      </w:r>
      <w:r>
        <w:rPr>
          <w:noProof/>
        </w:rPr>
        <w:fldChar w:fldCharType="begin"/>
      </w:r>
      <w:r>
        <w:rPr>
          <w:noProof/>
          <w:lang w:eastAsia="zh-CN"/>
        </w:rPr>
        <w:instrText xml:space="preserve"> PAGEREF _Toc346202770 \h </w:instrText>
      </w:r>
      <w:r>
        <w:rPr>
          <w:noProof/>
        </w:rPr>
      </w:r>
      <w:r>
        <w:rPr>
          <w:noProof/>
        </w:rPr>
        <w:fldChar w:fldCharType="separate"/>
      </w:r>
      <w:r>
        <w:rPr>
          <w:noProof/>
          <w:lang w:eastAsia="zh-CN"/>
        </w:rPr>
        <w:t>5</w:t>
      </w:r>
      <w:r>
        <w:rPr>
          <w:noProof/>
        </w:rPr>
        <w:fldChar w:fldCharType="end"/>
      </w:r>
    </w:p>
    <w:p w14:paraId="07060833" w14:textId="77777777" w:rsidR="00A4290E" w:rsidRDefault="00A4290E">
      <w:pPr>
        <w:pStyle w:val="40"/>
        <w:tabs>
          <w:tab w:val="left" w:pos="1600"/>
        </w:tabs>
        <w:rPr>
          <w:rFonts w:ascii="Calibri" w:hAnsi="Calibri"/>
          <w:noProof/>
          <w:kern w:val="2"/>
          <w:sz w:val="21"/>
          <w:szCs w:val="22"/>
          <w:lang w:eastAsia="zh-CN"/>
        </w:rPr>
      </w:pPr>
      <w:r>
        <w:rPr>
          <w:noProof/>
          <w:lang w:eastAsia="zh-CN"/>
        </w:rPr>
        <w:t>2.1.1.1</w:t>
      </w:r>
      <w:r>
        <w:rPr>
          <w:rFonts w:ascii="Calibri" w:hAnsi="Calibri"/>
          <w:noProof/>
          <w:kern w:val="2"/>
          <w:sz w:val="21"/>
          <w:szCs w:val="22"/>
          <w:lang w:eastAsia="zh-CN"/>
        </w:rPr>
        <w:tab/>
      </w:r>
      <w:r>
        <w:rPr>
          <w:noProof/>
          <w:lang w:eastAsia="zh-CN"/>
        </w:rPr>
        <w:t>*</w:t>
      </w:r>
      <w:r>
        <w:rPr>
          <w:rFonts w:hint="eastAsia"/>
          <w:noProof/>
          <w:lang w:eastAsia="zh-CN"/>
        </w:rPr>
        <w:t>系统功能需求列表</w:t>
      </w:r>
      <w:r>
        <w:rPr>
          <w:noProof/>
          <w:lang w:eastAsia="zh-CN"/>
        </w:rPr>
        <w:tab/>
      </w:r>
      <w:r>
        <w:rPr>
          <w:noProof/>
        </w:rPr>
        <w:fldChar w:fldCharType="begin"/>
      </w:r>
      <w:r>
        <w:rPr>
          <w:noProof/>
          <w:lang w:eastAsia="zh-CN"/>
        </w:rPr>
        <w:instrText xml:space="preserve"> PAGEREF _Toc346202771 \h </w:instrText>
      </w:r>
      <w:r>
        <w:rPr>
          <w:noProof/>
        </w:rPr>
      </w:r>
      <w:r>
        <w:rPr>
          <w:noProof/>
        </w:rPr>
        <w:fldChar w:fldCharType="separate"/>
      </w:r>
      <w:r>
        <w:rPr>
          <w:noProof/>
          <w:lang w:eastAsia="zh-CN"/>
        </w:rPr>
        <w:t>5</w:t>
      </w:r>
      <w:r>
        <w:rPr>
          <w:noProof/>
        </w:rPr>
        <w:fldChar w:fldCharType="end"/>
      </w:r>
    </w:p>
    <w:p w14:paraId="0D752EA0" w14:textId="77777777" w:rsidR="00A4290E" w:rsidRDefault="00A4290E">
      <w:pPr>
        <w:pStyle w:val="40"/>
        <w:tabs>
          <w:tab w:val="left" w:pos="1600"/>
        </w:tabs>
        <w:rPr>
          <w:rFonts w:ascii="Calibri" w:hAnsi="Calibri"/>
          <w:noProof/>
          <w:kern w:val="2"/>
          <w:sz w:val="21"/>
          <w:szCs w:val="22"/>
          <w:lang w:eastAsia="zh-CN"/>
        </w:rPr>
      </w:pPr>
      <w:r>
        <w:rPr>
          <w:noProof/>
          <w:lang w:eastAsia="zh-CN"/>
        </w:rPr>
        <w:t>2.1.1.2</w:t>
      </w:r>
      <w:r>
        <w:rPr>
          <w:rFonts w:ascii="Calibri" w:hAnsi="Calibri"/>
          <w:noProof/>
          <w:kern w:val="2"/>
          <w:sz w:val="21"/>
          <w:szCs w:val="22"/>
          <w:lang w:eastAsia="zh-CN"/>
        </w:rPr>
        <w:tab/>
      </w:r>
      <w:r>
        <w:rPr>
          <w:noProof/>
          <w:lang w:eastAsia="zh-CN"/>
        </w:rPr>
        <w:t>SR01_F01:</w:t>
      </w:r>
      <w:r>
        <w:rPr>
          <w:rFonts w:hint="eastAsia"/>
          <w:noProof/>
          <w:lang w:eastAsia="zh-CN"/>
        </w:rPr>
        <w:t>〈</w:t>
      </w:r>
      <w:r w:rsidRPr="002338A6">
        <w:rPr>
          <w:rFonts w:ascii="宋体" w:hAnsi="宋体" w:hint="eastAsia"/>
          <w:noProof/>
          <w:lang w:eastAsia="zh-CN"/>
        </w:rPr>
        <w:t>批次属性添加“</w:t>
      </w:r>
      <w:r w:rsidRPr="002338A6">
        <w:rPr>
          <w:rFonts w:ascii="宋体" w:hAnsi="宋体"/>
          <w:noProof/>
          <w:lang w:eastAsia="zh-CN"/>
        </w:rPr>
        <w:t>PO</w:t>
      </w:r>
      <w:r w:rsidRPr="002338A6">
        <w:rPr>
          <w:rFonts w:ascii="宋体" w:hAnsi="宋体" w:hint="eastAsia"/>
          <w:noProof/>
          <w:lang w:eastAsia="zh-CN"/>
        </w:rPr>
        <w:t>号”</w:t>
      </w:r>
      <w:r>
        <w:rPr>
          <w:rFonts w:hint="eastAsia"/>
          <w:noProof/>
          <w:lang w:eastAsia="zh-CN"/>
        </w:rPr>
        <w:t>〉</w:t>
      </w:r>
      <w:r>
        <w:rPr>
          <w:noProof/>
          <w:lang w:eastAsia="zh-CN"/>
        </w:rPr>
        <w:tab/>
      </w:r>
      <w:r>
        <w:rPr>
          <w:noProof/>
        </w:rPr>
        <w:fldChar w:fldCharType="begin"/>
      </w:r>
      <w:r>
        <w:rPr>
          <w:noProof/>
          <w:lang w:eastAsia="zh-CN"/>
        </w:rPr>
        <w:instrText xml:space="preserve"> PAGEREF _Toc346202772 \h </w:instrText>
      </w:r>
      <w:r>
        <w:rPr>
          <w:noProof/>
        </w:rPr>
      </w:r>
      <w:r>
        <w:rPr>
          <w:noProof/>
        </w:rPr>
        <w:fldChar w:fldCharType="separate"/>
      </w:r>
      <w:r>
        <w:rPr>
          <w:noProof/>
          <w:lang w:eastAsia="zh-CN"/>
        </w:rPr>
        <w:t>5</w:t>
      </w:r>
      <w:r>
        <w:rPr>
          <w:noProof/>
        </w:rPr>
        <w:fldChar w:fldCharType="end"/>
      </w:r>
    </w:p>
    <w:p w14:paraId="638A5609" w14:textId="77777777" w:rsidR="00A4290E" w:rsidRDefault="00A4290E">
      <w:pPr>
        <w:pStyle w:val="51"/>
        <w:tabs>
          <w:tab w:val="left" w:pos="1788"/>
        </w:tabs>
        <w:rPr>
          <w:rFonts w:ascii="Calibri" w:hAnsi="Calibri"/>
          <w:noProof/>
          <w:kern w:val="2"/>
          <w:sz w:val="21"/>
          <w:szCs w:val="22"/>
          <w:lang w:eastAsia="zh-CN"/>
        </w:rPr>
      </w:pPr>
      <w:r w:rsidRPr="002338A6">
        <w:rPr>
          <w:noProof/>
          <w:lang w:eastAsia="zh-CN"/>
        </w:rPr>
        <w:t>2.1.1.2.1</w:t>
      </w:r>
      <w:r>
        <w:rPr>
          <w:rFonts w:ascii="Calibri" w:hAnsi="Calibri"/>
          <w:noProof/>
          <w:kern w:val="2"/>
          <w:sz w:val="21"/>
          <w:szCs w:val="22"/>
          <w:lang w:eastAsia="zh-CN"/>
        </w:rPr>
        <w:tab/>
      </w:r>
      <w:r>
        <w:rPr>
          <w:noProof/>
          <w:lang w:eastAsia="zh-CN"/>
        </w:rPr>
        <w:t>*</w:t>
      </w:r>
      <w:r>
        <w:rPr>
          <w:rFonts w:hint="eastAsia"/>
          <w:noProof/>
          <w:lang w:eastAsia="zh-CN"/>
        </w:rPr>
        <w:t>功能访问路径</w:t>
      </w:r>
      <w:r>
        <w:rPr>
          <w:noProof/>
          <w:lang w:eastAsia="zh-CN"/>
        </w:rPr>
        <w:tab/>
      </w:r>
      <w:r>
        <w:rPr>
          <w:noProof/>
        </w:rPr>
        <w:fldChar w:fldCharType="begin"/>
      </w:r>
      <w:r>
        <w:rPr>
          <w:noProof/>
          <w:lang w:eastAsia="zh-CN"/>
        </w:rPr>
        <w:instrText xml:space="preserve"> PAGEREF _Toc346202773 \h </w:instrText>
      </w:r>
      <w:r>
        <w:rPr>
          <w:noProof/>
        </w:rPr>
      </w:r>
      <w:r>
        <w:rPr>
          <w:noProof/>
        </w:rPr>
        <w:fldChar w:fldCharType="separate"/>
      </w:r>
      <w:r>
        <w:rPr>
          <w:noProof/>
          <w:lang w:eastAsia="zh-CN"/>
        </w:rPr>
        <w:t>5</w:t>
      </w:r>
      <w:r>
        <w:rPr>
          <w:noProof/>
        </w:rPr>
        <w:fldChar w:fldCharType="end"/>
      </w:r>
    </w:p>
    <w:p w14:paraId="4D139406" w14:textId="77777777" w:rsidR="00A4290E" w:rsidRDefault="00A4290E">
      <w:pPr>
        <w:pStyle w:val="51"/>
        <w:tabs>
          <w:tab w:val="left" w:pos="1788"/>
        </w:tabs>
        <w:rPr>
          <w:rFonts w:ascii="Calibri" w:hAnsi="Calibri"/>
          <w:noProof/>
          <w:kern w:val="2"/>
          <w:sz w:val="21"/>
          <w:szCs w:val="22"/>
          <w:lang w:eastAsia="zh-CN"/>
        </w:rPr>
      </w:pPr>
      <w:r w:rsidRPr="002338A6">
        <w:rPr>
          <w:noProof/>
          <w:lang w:eastAsia="zh-CN"/>
        </w:rPr>
        <w:t>2.1.1.2.2</w:t>
      </w:r>
      <w:r>
        <w:rPr>
          <w:rFonts w:ascii="Calibri" w:hAnsi="Calibri"/>
          <w:noProof/>
          <w:kern w:val="2"/>
          <w:sz w:val="21"/>
          <w:szCs w:val="22"/>
          <w:lang w:eastAsia="zh-CN"/>
        </w:rPr>
        <w:tab/>
      </w:r>
      <w:r>
        <w:rPr>
          <w:noProof/>
          <w:lang w:eastAsia="zh-CN"/>
        </w:rPr>
        <w:t>*</w:t>
      </w:r>
      <w:r>
        <w:rPr>
          <w:rFonts w:hint="eastAsia"/>
          <w:noProof/>
          <w:lang w:eastAsia="zh-CN"/>
        </w:rPr>
        <w:t>功能描述</w:t>
      </w:r>
      <w:r>
        <w:rPr>
          <w:noProof/>
          <w:lang w:eastAsia="zh-CN"/>
        </w:rPr>
        <w:tab/>
      </w:r>
      <w:r>
        <w:rPr>
          <w:noProof/>
        </w:rPr>
        <w:fldChar w:fldCharType="begin"/>
      </w:r>
      <w:r>
        <w:rPr>
          <w:noProof/>
          <w:lang w:eastAsia="zh-CN"/>
        </w:rPr>
        <w:instrText xml:space="preserve"> PAGEREF _Toc346202774 \h </w:instrText>
      </w:r>
      <w:r>
        <w:rPr>
          <w:noProof/>
        </w:rPr>
      </w:r>
      <w:r>
        <w:rPr>
          <w:noProof/>
        </w:rPr>
        <w:fldChar w:fldCharType="separate"/>
      </w:r>
      <w:r>
        <w:rPr>
          <w:noProof/>
          <w:lang w:eastAsia="zh-CN"/>
        </w:rPr>
        <w:t>5</w:t>
      </w:r>
      <w:r>
        <w:rPr>
          <w:noProof/>
        </w:rPr>
        <w:fldChar w:fldCharType="end"/>
      </w:r>
    </w:p>
    <w:p w14:paraId="03229495" w14:textId="77777777" w:rsidR="00A4290E" w:rsidRDefault="00A4290E">
      <w:pPr>
        <w:pStyle w:val="40"/>
        <w:tabs>
          <w:tab w:val="left" w:pos="1600"/>
        </w:tabs>
        <w:rPr>
          <w:rFonts w:ascii="Calibri" w:hAnsi="Calibri"/>
          <w:noProof/>
          <w:kern w:val="2"/>
          <w:sz w:val="21"/>
          <w:szCs w:val="22"/>
          <w:lang w:eastAsia="zh-CN"/>
        </w:rPr>
      </w:pPr>
      <w:r>
        <w:rPr>
          <w:noProof/>
          <w:lang w:eastAsia="zh-CN"/>
        </w:rPr>
        <w:t>2.1.1.3</w:t>
      </w:r>
      <w:r>
        <w:rPr>
          <w:rFonts w:ascii="Calibri" w:hAnsi="Calibri"/>
          <w:noProof/>
          <w:kern w:val="2"/>
          <w:sz w:val="21"/>
          <w:szCs w:val="22"/>
          <w:lang w:eastAsia="zh-CN"/>
        </w:rPr>
        <w:tab/>
      </w:r>
      <w:r>
        <w:rPr>
          <w:rFonts w:hint="eastAsia"/>
          <w:noProof/>
          <w:lang w:eastAsia="zh-CN"/>
        </w:rPr>
        <w:t>举例演练</w:t>
      </w:r>
      <w:r>
        <w:rPr>
          <w:noProof/>
          <w:lang w:eastAsia="zh-CN"/>
        </w:rPr>
        <w:tab/>
      </w:r>
      <w:r>
        <w:rPr>
          <w:noProof/>
        </w:rPr>
        <w:fldChar w:fldCharType="begin"/>
      </w:r>
      <w:r>
        <w:rPr>
          <w:noProof/>
          <w:lang w:eastAsia="zh-CN"/>
        </w:rPr>
        <w:instrText xml:space="preserve"> PAGEREF _Toc346202775 \h </w:instrText>
      </w:r>
      <w:r>
        <w:rPr>
          <w:noProof/>
        </w:rPr>
      </w:r>
      <w:r>
        <w:rPr>
          <w:noProof/>
        </w:rPr>
        <w:fldChar w:fldCharType="separate"/>
      </w:r>
      <w:r>
        <w:rPr>
          <w:noProof/>
          <w:lang w:eastAsia="zh-CN"/>
        </w:rPr>
        <w:t>7</w:t>
      </w:r>
      <w:r>
        <w:rPr>
          <w:noProof/>
        </w:rPr>
        <w:fldChar w:fldCharType="end"/>
      </w:r>
    </w:p>
    <w:p w14:paraId="60AAC8E8" w14:textId="77777777" w:rsidR="00A4290E" w:rsidRDefault="00A4290E">
      <w:pPr>
        <w:pStyle w:val="31"/>
        <w:tabs>
          <w:tab w:val="left" w:pos="1200"/>
        </w:tabs>
        <w:rPr>
          <w:rFonts w:ascii="Calibri" w:hAnsi="Calibri"/>
          <w:noProof/>
          <w:kern w:val="2"/>
          <w:sz w:val="21"/>
          <w:szCs w:val="22"/>
          <w:lang w:eastAsia="zh-CN"/>
        </w:rPr>
      </w:pPr>
      <w:r w:rsidRPr="002338A6">
        <w:rPr>
          <w:iCs/>
          <w:noProof/>
          <w:lang w:eastAsia="zh-CN"/>
        </w:rPr>
        <w:t>2.1.2</w:t>
      </w:r>
      <w:r>
        <w:rPr>
          <w:rFonts w:ascii="Calibri" w:hAnsi="Calibri"/>
          <w:noProof/>
          <w:kern w:val="2"/>
          <w:sz w:val="21"/>
          <w:szCs w:val="22"/>
          <w:lang w:eastAsia="zh-CN"/>
        </w:rPr>
        <w:tab/>
      </w:r>
      <w:r w:rsidRPr="002338A6">
        <w:rPr>
          <w:rFonts w:hint="eastAsia"/>
          <w:iCs/>
          <w:noProof/>
          <w:lang w:eastAsia="zh-CN"/>
        </w:rPr>
        <w:t>相关接口</w:t>
      </w:r>
      <w:r>
        <w:rPr>
          <w:noProof/>
          <w:lang w:eastAsia="zh-CN"/>
        </w:rPr>
        <w:tab/>
      </w:r>
      <w:r>
        <w:rPr>
          <w:noProof/>
        </w:rPr>
        <w:fldChar w:fldCharType="begin"/>
      </w:r>
      <w:r>
        <w:rPr>
          <w:noProof/>
          <w:lang w:eastAsia="zh-CN"/>
        </w:rPr>
        <w:instrText xml:space="preserve"> PAGEREF _Toc346202776 \h </w:instrText>
      </w:r>
      <w:r>
        <w:rPr>
          <w:noProof/>
        </w:rPr>
      </w:r>
      <w:r>
        <w:rPr>
          <w:noProof/>
        </w:rPr>
        <w:fldChar w:fldCharType="separate"/>
      </w:r>
      <w:r>
        <w:rPr>
          <w:noProof/>
          <w:lang w:eastAsia="zh-CN"/>
        </w:rPr>
        <w:t>9</w:t>
      </w:r>
      <w:r>
        <w:rPr>
          <w:noProof/>
        </w:rPr>
        <w:fldChar w:fldCharType="end"/>
      </w:r>
    </w:p>
    <w:p w14:paraId="12EA4FA4" w14:textId="77777777" w:rsidR="00A4290E" w:rsidRDefault="00A4290E">
      <w:pPr>
        <w:pStyle w:val="10"/>
        <w:tabs>
          <w:tab w:val="left" w:pos="600"/>
        </w:tabs>
        <w:rPr>
          <w:rFonts w:ascii="Calibri" w:hAnsi="Calibri"/>
          <w:noProof/>
          <w:kern w:val="2"/>
          <w:sz w:val="21"/>
          <w:szCs w:val="22"/>
          <w:lang w:eastAsia="zh-CN"/>
        </w:rPr>
      </w:pPr>
      <w:r w:rsidRPr="002338A6">
        <w:rPr>
          <w:rFonts w:ascii="宋体" w:hAnsi="宋体" w:cs="Arial"/>
          <w:noProof/>
          <w:lang w:val="en-GB" w:eastAsia="zh-CN"/>
        </w:rPr>
        <w:t>3.</w:t>
      </w:r>
      <w:r>
        <w:rPr>
          <w:rFonts w:ascii="Calibri" w:hAnsi="Calibri"/>
          <w:noProof/>
          <w:kern w:val="2"/>
          <w:sz w:val="21"/>
          <w:szCs w:val="22"/>
          <w:lang w:eastAsia="zh-CN"/>
        </w:rPr>
        <w:tab/>
      </w:r>
      <w:r w:rsidRPr="002338A6">
        <w:rPr>
          <w:rFonts w:ascii="宋体" w:hAnsi="宋体" w:cs="Arial" w:hint="eastAsia"/>
          <w:noProof/>
          <w:lang w:val="en-GB" w:eastAsia="zh-CN"/>
        </w:rPr>
        <w:t>附录</w:t>
      </w:r>
      <w:r>
        <w:rPr>
          <w:noProof/>
          <w:lang w:eastAsia="zh-CN"/>
        </w:rPr>
        <w:tab/>
      </w:r>
      <w:r>
        <w:rPr>
          <w:noProof/>
        </w:rPr>
        <w:fldChar w:fldCharType="begin"/>
      </w:r>
      <w:r>
        <w:rPr>
          <w:noProof/>
          <w:lang w:eastAsia="zh-CN"/>
        </w:rPr>
        <w:instrText xml:space="preserve"> PAGEREF _Toc346202777 \h </w:instrText>
      </w:r>
      <w:r>
        <w:rPr>
          <w:noProof/>
        </w:rPr>
      </w:r>
      <w:r>
        <w:rPr>
          <w:noProof/>
        </w:rPr>
        <w:fldChar w:fldCharType="separate"/>
      </w:r>
      <w:r>
        <w:rPr>
          <w:noProof/>
          <w:lang w:eastAsia="zh-CN"/>
        </w:rPr>
        <w:t>10</w:t>
      </w:r>
      <w:r>
        <w:rPr>
          <w:noProof/>
        </w:rPr>
        <w:fldChar w:fldCharType="end"/>
      </w:r>
    </w:p>
    <w:p w14:paraId="41FE0B83" w14:textId="77777777" w:rsidR="00A4290E" w:rsidRDefault="00A4290E">
      <w:pPr>
        <w:pStyle w:val="21"/>
        <w:tabs>
          <w:tab w:val="left" w:pos="800"/>
        </w:tabs>
        <w:rPr>
          <w:rFonts w:ascii="Calibri" w:hAnsi="Calibri"/>
          <w:noProof/>
          <w:kern w:val="2"/>
          <w:sz w:val="21"/>
          <w:szCs w:val="22"/>
          <w:lang w:eastAsia="zh-CN"/>
        </w:rPr>
      </w:pPr>
      <w:r w:rsidRPr="002338A6">
        <w:rPr>
          <w:rFonts w:ascii="宋体" w:hAnsi="宋体" w:cs="Arial"/>
          <w:noProof/>
          <w:lang w:eastAsia="zh-CN"/>
        </w:rPr>
        <w:t>3.1</w:t>
      </w:r>
      <w:r>
        <w:rPr>
          <w:rFonts w:ascii="Calibri" w:hAnsi="Calibri"/>
          <w:noProof/>
          <w:kern w:val="2"/>
          <w:sz w:val="21"/>
          <w:szCs w:val="22"/>
          <w:lang w:eastAsia="zh-CN"/>
        </w:rPr>
        <w:tab/>
      </w:r>
      <w:r w:rsidRPr="002338A6">
        <w:rPr>
          <w:rFonts w:ascii="宋体" w:hAnsi="宋体" w:cs="Arial" w:hint="eastAsia"/>
          <w:noProof/>
          <w:lang w:val="en-GB" w:eastAsia="zh-CN"/>
        </w:rPr>
        <w:t>术语定义</w:t>
      </w:r>
      <w:r>
        <w:rPr>
          <w:noProof/>
          <w:lang w:eastAsia="zh-CN"/>
        </w:rPr>
        <w:tab/>
      </w:r>
      <w:r>
        <w:rPr>
          <w:noProof/>
        </w:rPr>
        <w:fldChar w:fldCharType="begin"/>
      </w:r>
      <w:r>
        <w:rPr>
          <w:noProof/>
          <w:lang w:eastAsia="zh-CN"/>
        </w:rPr>
        <w:instrText xml:space="preserve"> PAGEREF _Toc346202778 \h </w:instrText>
      </w:r>
      <w:r>
        <w:rPr>
          <w:noProof/>
        </w:rPr>
      </w:r>
      <w:r>
        <w:rPr>
          <w:noProof/>
        </w:rPr>
        <w:fldChar w:fldCharType="separate"/>
      </w:r>
      <w:r>
        <w:rPr>
          <w:noProof/>
          <w:lang w:eastAsia="zh-CN"/>
        </w:rPr>
        <w:t>10</w:t>
      </w:r>
      <w:r>
        <w:rPr>
          <w:noProof/>
        </w:rPr>
        <w:fldChar w:fldCharType="end"/>
      </w:r>
    </w:p>
    <w:p w14:paraId="4A0C7EA0" w14:textId="77777777" w:rsidR="00A4290E" w:rsidRDefault="00A4290E">
      <w:pPr>
        <w:pStyle w:val="21"/>
        <w:tabs>
          <w:tab w:val="left" w:pos="800"/>
        </w:tabs>
        <w:rPr>
          <w:rFonts w:ascii="Calibri" w:hAnsi="Calibri"/>
          <w:noProof/>
          <w:kern w:val="2"/>
          <w:sz w:val="21"/>
          <w:szCs w:val="22"/>
          <w:lang w:eastAsia="zh-CN"/>
        </w:rPr>
      </w:pPr>
      <w:r w:rsidRPr="002338A6">
        <w:rPr>
          <w:rFonts w:ascii="宋体" w:hAnsi="宋体"/>
          <w:noProof/>
          <w:lang w:eastAsia="zh-CN"/>
        </w:rPr>
        <w:t>3.2</w:t>
      </w:r>
      <w:r>
        <w:rPr>
          <w:rFonts w:ascii="Calibri" w:hAnsi="Calibri"/>
          <w:noProof/>
          <w:kern w:val="2"/>
          <w:sz w:val="21"/>
          <w:szCs w:val="22"/>
          <w:lang w:eastAsia="zh-CN"/>
        </w:rPr>
        <w:tab/>
      </w:r>
      <w:r w:rsidRPr="002338A6">
        <w:rPr>
          <w:rFonts w:ascii="宋体" w:hAnsi="宋体" w:hint="eastAsia"/>
          <w:noProof/>
          <w:lang w:eastAsia="zh-CN"/>
        </w:rPr>
        <w:t>需要的支持与培训</w:t>
      </w:r>
      <w:r>
        <w:rPr>
          <w:noProof/>
          <w:lang w:eastAsia="zh-CN"/>
        </w:rPr>
        <w:tab/>
      </w:r>
      <w:r>
        <w:rPr>
          <w:noProof/>
        </w:rPr>
        <w:fldChar w:fldCharType="begin"/>
      </w:r>
      <w:r>
        <w:rPr>
          <w:noProof/>
          <w:lang w:eastAsia="zh-CN"/>
        </w:rPr>
        <w:instrText xml:space="preserve"> PAGEREF _Toc346202779 \h </w:instrText>
      </w:r>
      <w:r>
        <w:rPr>
          <w:noProof/>
        </w:rPr>
      </w:r>
      <w:r>
        <w:rPr>
          <w:noProof/>
        </w:rPr>
        <w:fldChar w:fldCharType="separate"/>
      </w:r>
      <w:r>
        <w:rPr>
          <w:noProof/>
          <w:lang w:eastAsia="zh-CN"/>
        </w:rPr>
        <w:t>10</w:t>
      </w:r>
      <w:r>
        <w:rPr>
          <w:noProof/>
        </w:rPr>
        <w:fldChar w:fldCharType="end"/>
      </w:r>
    </w:p>
    <w:p w14:paraId="5C629864" w14:textId="77777777" w:rsidR="00A4290E" w:rsidRDefault="00A4290E">
      <w:pPr>
        <w:pStyle w:val="21"/>
        <w:tabs>
          <w:tab w:val="left" w:pos="800"/>
        </w:tabs>
        <w:rPr>
          <w:rFonts w:ascii="Calibri" w:hAnsi="Calibri"/>
          <w:noProof/>
          <w:kern w:val="2"/>
          <w:sz w:val="21"/>
          <w:szCs w:val="22"/>
          <w:lang w:eastAsia="zh-CN"/>
        </w:rPr>
      </w:pPr>
      <w:r w:rsidRPr="002338A6">
        <w:rPr>
          <w:rFonts w:ascii="宋体" w:hAnsi="宋体"/>
          <w:noProof/>
          <w:lang w:eastAsia="zh-CN"/>
        </w:rPr>
        <w:t>3.3</w:t>
      </w:r>
      <w:r>
        <w:rPr>
          <w:rFonts w:ascii="Calibri" w:hAnsi="Calibri"/>
          <w:noProof/>
          <w:kern w:val="2"/>
          <w:sz w:val="21"/>
          <w:szCs w:val="22"/>
          <w:lang w:eastAsia="zh-CN"/>
        </w:rPr>
        <w:tab/>
      </w:r>
      <w:r w:rsidRPr="002338A6">
        <w:rPr>
          <w:rFonts w:ascii="宋体" w:hAnsi="宋体" w:hint="eastAsia"/>
          <w:noProof/>
          <w:lang w:eastAsia="zh-CN"/>
        </w:rPr>
        <w:t>参考资料</w:t>
      </w:r>
      <w:r>
        <w:rPr>
          <w:noProof/>
        </w:rPr>
        <w:tab/>
      </w:r>
      <w:r>
        <w:rPr>
          <w:noProof/>
        </w:rPr>
        <w:fldChar w:fldCharType="begin"/>
      </w:r>
      <w:r>
        <w:rPr>
          <w:noProof/>
        </w:rPr>
        <w:instrText xml:space="preserve"> PAGEREF _Toc346202780 \h </w:instrText>
      </w:r>
      <w:r>
        <w:rPr>
          <w:noProof/>
        </w:rPr>
      </w:r>
      <w:r>
        <w:rPr>
          <w:noProof/>
        </w:rPr>
        <w:fldChar w:fldCharType="separate"/>
      </w:r>
      <w:r>
        <w:rPr>
          <w:noProof/>
        </w:rPr>
        <w:t>10</w:t>
      </w:r>
      <w:r>
        <w:rPr>
          <w:noProof/>
        </w:rPr>
        <w:fldChar w:fldCharType="end"/>
      </w:r>
    </w:p>
    <w:p w14:paraId="4D7D0D1E" w14:textId="77777777" w:rsidR="004D67E7" w:rsidRPr="009835B8" w:rsidRDefault="009C7857" w:rsidP="00B3314A">
      <w:pPr>
        <w:pStyle w:val="1"/>
        <w:rPr>
          <w:rFonts w:ascii="宋体" w:hAnsi="宋体" w:cs="Arial"/>
          <w:lang w:val="en-GB" w:eastAsia="zh-CN"/>
        </w:rPr>
      </w:pPr>
      <w:r w:rsidRPr="009835B8">
        <w:rPr>
          <w:rFonts w:ascii="宋体" w:hAnsi="宋体" w:cs="Arial"/>
          <w:kern w:val="0"/>
          <w:sz w:val="24"/>
          <w:lang w:val="en-GB"/>
        </w:rPr>
        <w:lastRenderedPageBreak/>
        <w:fldChar w:fldCharType="end"/>
      </w:r>
      <w:bookmarkStart w:id="3" w:name="_Toc346202763"/>
      <w:bookmarkEnd w:id="2"/>
      <w:r w:rsidR="00285546" w:rsidRPr="009835B8">
        <w:rPr>
          <w:rFonts w:ascii="宋体" w:hAnsi="宋体" w:cs="Arial" w:hint="eastAsia"/>
          <w:lang w:val="en-GB" w:eastAsia="zh-CN"/>
        </w:rPr>
        <w:t>概述</w:t>
      </w:r>
      <w:bookmarkEnd w:id="3"/>
    </w:p>
    <w:p w14:paraId="516D1B1A" w14:textId="77777777" w:rsidR="00826C13" w:rsidRPr="00384CB0" w:rsidRDefault="00826C13" w:rsidP="00826C13">
      <w:pPr>
        <w:rPr>
          <w:rFonts w:ascii="微软雅黑" w:eastAsia="微软雅黑" w:hAnsi="微软雅黑"/>
          <w:lang w:eastAsia="zh-CN"/>
        </w:rPr>
      </w:pPr>
      <w:r w:rsidRPr="00384CB0">
        <w:rPr>
          <w:rFonts w:ascii="微软雅黑" w:eastAsia="微软雅黑" w:hAnsi="微软雅黑" w:hint="eastAsia"/>
          <w:lang w:val="en-GB" w:eastAsia="zh-CN"/>
        </w:rPr>
        <w:t>1个商品由多个供应商参与供货（</w:t>
      </w:r>
      <w:r w:rsidRPr="00384CB0">
        <w:rPr>
          <w:rFonts w:ascii="微软雅黑" w:eastAsia="微软雅黑" w:hAnsi="微软雅黑" w:hint="eastAsia"/>
          <w:lang w:eastAsia="zh-CN"/>
        </w:rPr>
        <w:t>一品多供）是零售企业经常采用的采购策略。一品多供使零售商对于单一商品可以选择多个供应商同时合作，从而保证货源的稳定以及在价格谈判中取得优势地位。</w:t>
      </w:r>
    </w:p>
    <w:p w14:paraId="61B5A12A" w14:textId="77777777" w:rsidR="00826C13" w:rsidRPr="00384CB0" w:rsidRDefault="00826C13" w:rsidP="00826C13">
      <w:pPr>
        <w:rPr>
          <w:rFonts w:ascii="微软雅黑" w:eastAsia="微软雅黑" w:hAnsi="微软雅黑"/>
          <w:lang w:eastAsia="zh-CN"/>
        </w:rPr>
      </w:pPr>
      <w:r w:rsidRPr="00384CB0">
        <w:rPr>
          <w:rFonts w:ascii="微软雅黑" w:eastAsia="微软雅黑" w:hAnsi="微软雅黑" w:hint="eastAsia"/>
          <w:lang w:eastAsia="zh-CN"/>
        </w:rPr>
        <w:t>在带来优点的同时，由于同一商品有多个供应商参与供货，因此在库存管理，财务结算等方面都需要更高的管理精度和管理能力。</w:t>
      </w:r>
    </w:p>
    <w:p w14:paraId="0FF4B79B" w14:textId="77777777" w:rsidR="00826C13" w:rsidRPr="00384CB0" w:rsidRDefault="00826C13" w:rsidP="00826C13">
      <w:pPr>
        <w:rPr>
          <w:rFonts w:ascii="微软雅黑" w:eastAsia="微软雅黑" w:hAnsi="微软雅黑"/>
          <w:lang w:eastAsia="zh-CN"/>
        </w:rPr>
      </w:pPr>
      <w:r w:rsidRPr="00384CB0">
        <w:rPr>
          <w:rFonts w:ascii="微软雅黑" w:eastAsia="微软雅黑" w:hAnsi="微软雅黑" w:hint="eastAsia"/>
          <w:lang w:eastAsia="zh-CN"/>
        </w:rPr>
        <w:t>1号店长期存在1品多供的情况，但是在业务流程和系统处理上未建立相应的管理体系和系统功能。</w:t>
      </w:r>
    </w:p>
    <w:p w14:paraId="3A3465A3" w14:textId="77777777" w:rsidR="00127593" w:rsidRPr="00384CB0" w:rsidRDefault="00826C13" w:rsidP="00127593">
      <w:pPr>
        <w:rPr>
          <w:rFonts w:ascii="微软雅黑" w:eastAsia="微软雅黑" w:hAnsi="微软雅黑"/>
          <w:lang w:eastAsia="zh-CN"/>
        </w:rPr>
      </w:pPr>
      <w:r w:rsidRPr="00384CB0">
        <w:rPr>
          <w:rFonts w:ascii="微软雅黑" w:eastAsia="微软雅黑" w:hAnsi="微软雅黑" w:hint="eastAsia"/>
          <w:lang w:eastAsia="zh-CN"/>
        </w:rPr>
        <w:t>本次项目的目的就是将库存的管理精确到批次级别，从而满足库存管理，财务核算等业务需要。</w:t>
      </w:r>
    </w:p>
    <w:p w14:paraId="072BFE20" w14:textId="77777777" w:rsidR="00826C13" w:rsidRPr="00826C13" w:rsidRDefault="00690488" w:rsidP="00826C13">
      <w:pPr>
        <w:pStyle w:val="2"/>
        <w:rPr>
          <w:rFonts w:ascii="宋体" w:hAnsi="宋体" w:cs="Arial"/>
          <w:lang w:val="en-GB" w:eastAsia="zh-CN"/>
        </w:rPr>
      </w:pPr>
      <w:bookmarkStart w:id="4" w:name="_Toc346202764"/>
      <w:bookmarkStart w:id="5" w:name="_Toc202194506"/>
      <w:bookmarkStart w:id="6" w:name="_Toc151282220"/>
      <w:r w:rsidRPr="009835B8">
        <w:rPr>
          <w:rFonts w:ascii="宋体" w:hAnsi="宋体" w:cs="Arial" w:hint="eastAsia"/>
          <w:lang w:val="en-GB" w:eastAsia="zh-CN"/>
        </w:rPr>
        <w:t>*</w:t>
      </w:r>
      <w:r w:rsidR="00C325FE" w:rsidRPr="009835B8">
        <w:rPr>
          <w:rFonts w:ascii="宋体" w:hAnsi="宋体" w:cs="Arial" w:hint="eastAsia"/>
          <w:lang w:val="en-GB" w:eastAsia="zh-CN"/>
        </w:rPr>
        <w:t>系</w:t>
      </w:r>
      <w:r w:rsidR="00127593" w:rsidRPr="009835B8">
        <w:rPr>
          <w:rFonts w:ascii="宋体" w:hAnsi="宋体" w:cs="Arial"/>
          <w:lang w:val="en-GB" w:eastAsia="zh-CN"/>
        </w:rPr>
        <w:t>统的目标</w:t>
      </w:r>
      <w:r w:rsidR="00F27FF7" w:rsidRPr="009835B8">
        <w:rPr>
          <w:rFonts w:ascii="宋体" w:hAnsi="宋体" w:cs="Arial" w:hint="eastAsia"/>
          <w:lang w:val="en-GB" w:eastAsia="zh-CN"/>
        </w:rPr>
        <w:t>及</w:t>
      </w:r>
      <w:r w:rsidR="00127593" w:rsidRPr="009835B8">
        <w:rPr>
          <w:rFonts w:ascii="宋体" w:hAnsi="宋体" w:cs="Arial"/>
          <w:lang w:val="en-GB" w:eastAsia="zh-CN"/>
        </w:rPr>
        <w:t>概述</w:t>
      </w:r>
      <w:bookmarkEnd w:id="4"/>
    </w:p>
    <w:p w14:paraId="3DC0D848" w14:textId="77777777" w:rsidR="00826C13" w:rsidRPr="00E74CBF" w:rsidRDefault="00826C13" w:rsidP="00826C13">
      <w:pPr>
        <w:pStyle w:val="af3"/>
        <w:widowControl/>
        <w:overflowPunct w:val="0"/>
        <w:autoSpaceDE w:val="0"/>
        <w:autoSpaceDN w:val="0"/>
        <w:adjustRightInd w:val="0"/>
        <w:spacing w:after="120"/>
        <w:ind w:left="360" w:firstLineChars="0" w:firstLine="0"/>
        <w:jc w:val="left"/>
        <w:textAlignment w:val="baseline"/>
        <w:rPr>
          <w:rFonts w:ascii="微软雅黑" w:eastAsia="微软雅黑" w:hAnsi="微软雅黑"/>
          <w:kern w:val="0"/>
          <w:sz w:val="20"/>
          <w:szCs w:val="20"/>
        </w:rPr>
      </w:pPr>
      <w:r w:rsidRPr="00E74CBF">
        <w:rPr>
          <w:rFonts w:ascii="微软雅黑" w:eastAsia="微软雅黑" w:hAnsi="微软雅黑" w:hint="eastAsia"/>
          <w:kern w:val="0"/>
          <w:sz w:val="20"/>
          <w:szCs w:val="20"/>
        </w:rPr>
        <w:t>梳理</w:t>
      </w:r>
      <w:r w:rsidR="00384CB0" w:rsidRPr="00E74CBF">
        <w:rPr>
          <w:rFonts w:ascii="微软雅黑" w:eastAsia="微软雅黑" w:hAnsi="微软雅黑" w:hint="eastAsia"/>
          <w:kern w:val="0"/>
          <w:sz w:val="20"/>
          <w:szCs w:val="20"/>
        </w:rPr>
        <w:t>1号</w:t>
      </w:r>
      <w:r w:rsidR="00384CB0" w:rsidRPr="00E74CBF">
        <w:rPr>
          <w:rFonts w:ascii="微软雅黑" w:eastAsia="微软雅黑" w:hAnsi="微软雅黑"/>
          <w:kern w:val="0"/>
          <w:sz w:val="20"/>
          <w:szCs w:val="20"/>
        </w:rPr>
        <w:t>店自营</w:t>
      </w:r>
      <w:r w:rsidR="00E74CBF">
        <w:rPr>
          <w:rFonts w:ascii="微软雅黑" w:eastAsia="微软雅黑" w:hAnsi="微软雅黑" w:hint="eastAsia"/>
          <w:kern w:val="0"/>
          <w:sz w:val="20"/>
          <w:szCs w:val="20"/>
        </w:rPr>
        <w:t>库存结算</w:t>
      </w:r>
      <w:r w:rsidR="00E74CBF">
        <w:rPr>
          <w:rFonts w:ascii="微软雅黑" w:eastAsia="微软雅黑" w:hAnsi="微软雅黑"/>
          <w:kern w:val="0"/>
          <w:sz w:val="20"/>
          <w:szCs w:val="20"/>
        </w:rPr>
        <w:t>体系</w:t>
      </w:r>
      <w:r w:rsidRPr="00E74CBF">
        <w:rPr>
          <w:rFonts w:ascii="微软雅黑" w:eastAsia="微软雅黑" w:hAnsi="微软雅黑" w:hint="eastAsia"/>
          <w:kern w:val="0"/>
          <w:sz w:val="20"/>
          <w:szCs w:val="20"/>
        </w:rPr>
        <w:t>，将</w:t>
      </w:r>
      <w:r w:rsidR="00E74CBF">
        <w:rPr>
          <w:rFonts w:ascii="微软雅黑" w:eastAsia="微软雅黑" w:hAnsi="微软雅黑" w:hint="eastAsia"/>
          <w:kern w:val="0"/>
          <w:sz w:val="20"/>
          <w:szCs w:val="20"/>
        </w:rPr>
        <w:t>所有</w:t>
      </w:r>
      <w:r w:rsidR="00E74CBF">
        <w:rPr>
          <w:rFonts w:ascii="微软雅黑" w:eastAsia="微软雅黑" w:hAnsi="微软雅黑"/>
          <w:kern w:val="0"/>
          <w:sz w:val="20"/>
          <w:szCs w:val="20"/>
        </w:rPr>
        <w:t>的自营</w:t>
      </w:r>
      <w:r w:rsidR="00E74CBF">
        <w:rPr>
          <w:rFonts w:ascii="微软雅黑" w:eastAsia="微软雅黑" w:hAnsi="微软雅黑" w:hint="eastAsia"/>
          <w:kern w:val="0"/>
          <w:sz w:val="20"/>
          <w:szCs w:val="20"/>
        </w:rPr>
        <w:t>交易</w:t>
      </w:r>
      <w:r w:rsidR="00E74CBF">
        <w:rPr>
          <w:rFonts w:ascii="微软雅黑" w:eastAsia="微软雅黑" w:hAnsi="微软雅黑"/>
          <w:kern w:val="0"/>
          <w:sz w:val="20"/>
          <w:szCs w:val="20"/>
        </w:rPr>
        <w:t>按批次</w:t>
      </w:r>
      <w:r w:rsidR="00E74CBF">
        <w:rPr>
          <w:rFonts w:ascii="微软雅黑" w:eastAsia="微软雅黑" w:hAnsi="微软雅黑" w:hint="eastAsia"/>
          <w:kern w:val="0"/>
          <w:sz w:val="20"/>
          <w:szCs w:val="20"/>
        </w:rPr>
        <w:t>完成</w:t>
      </w:r>
      <w:r w:rsidR="00E74CBF">
        <w:rPr>
          <w:rFonts w:ascii="微软雅黑" w:eastAsia="微软雅黑" w:hAnsi="微软雅黑"/>
          <w:kern w:val="0"/>
          <w:sz w:val="20"/>
          <w:szCs w:val="20"/>
        </w:rPr>
        <w:t>结算</w:t>
      </w:r>
      <w:r w:rsidRPr="00E74CBF">
        <w:rPr>
          <w:rFonts w:ascii="微软雅黑" w:eastAsia="微软雅黑" w:hAnsi="微软雅黑" w:hint="eastAsia"/>
          <w:kern w:val="0"/>
          <w:sz w:val="20"/>
          <w:szCs w:val="20"/>
        </w:rPr>
        <w:t>，保证数据完整性</w:t>
      </w:r>
      <w:r w:rsidR="00E74CBF">
        <w:rPr>
          <w:rFonts w:ascii="微软雅黑" w:eastAsia="微软雅黑" w:hAnsi="微软雅黑" w:hint="eastAsia"/>
          <w:kern w:val="0"/>
          <w:sz w:val="20"/>
          <w:szCs w:val="20"/>
        </w:rPr>
        <w:t>。</w:t>
      </w:r>
    </w:p>
    <w:p w14:paraId="2A362703" w14:textId="77777777" w:rsidR="00EE36A1" w:rsidRPr="00826C13" w:rsidRDefault="00EE36A1" w:rsidP="00EE36A1">
      <w:pPr>
        <w:rPr>
          <w:lang w:val="en-GB" w:eastAsia="zh-CN"/>
        </w:rPr>
      </w:pPr>
    </w:p>
    <w:p w14:paraId="7A83644B" w14:textId="77777777" w:rsidR="00307C3E" w:rsidRDefault="00307C3E" w:rsidP="00D51EF5">
      <w:pPr>
        <w:pStyle w:val="2"/>
        <w:rPr>
          <w:rFonts w:ascii="宋体" w:hAnsi="宋体" w:cs="Arial"/>
          <w:lang w:val="en-GB" w:eastAsia="zh-CN"/>
        </w:rPr>
      </w:pPr>
      <w:bookmarkStart w:id="7" w:name="_Toc346202765"/>
      <w:bookmarkEnd w:id="5"/>
      <w:r w:rsidRPr="009835B8">
        <w:rPr>
          <w:rFonts w:ascii="宋体" w:hAnsi="宋体" w:cs="Arial" w:hint="eastAsia"/>
          <w:lang w:val="en-GB" w:eastAsia="zh-CN"/>
        </w:rPr>
        <w:t>存在问题及风险</w:t>
      </w:r>
      <w:bookmarkEnd w:id="7"/>
    </w:p>
    <w:p w14:paraId="1DAB9905" w14:textId="77777777" w:rsidR="00826C13" w:rsidRPr="00E74CBF" w:rsidRDefault="00826C13" w:rsidP="0047651C">
      <w:pPr>
        <w:pStyle w:val="af3"/>
        <w:widowControl/>
        <w:numPr>
          <w:ilvl w:val="0"/>
          <w:numId w:val="7"/>
        </w:numPr>
        <w:overflowPunct w:val="0"/>
        <w:autoSpaceDE w:val="0"/>
        <w:autoSpaceDN w:val="0"/>
        <w:adjustRightInd w:val="0"/>
        <w:spacing w:after="120"/>
        <w:ind w:firstLineChars="0"/>
        <w:jc w:val="left"/>
        <w:textAlignment w:val="baseline"/>
        <w:rPr>
          <w:rFonts w:ascii="微软雅黑" w:eastAsia="微软雅黑" w:hAnsi="微软雅黑"/>
          <w:kern w:val="0"/>
          <w:sz w:val="20"/>
          <w:szCs w:val="20"/>
        </w:rPr>
      </w:pPr>
      <w:r w:rsidRPr="00E74CBF">
        <w:rPr>
          <w:rFonts w:ascii="微软雅黑" w:eastAsia="微软雅黑" w:hAnsi="微软雅黑" w:hint="eastAsia"/>
          <w:kern w:val="0"/>
          <w:sz w:val="20"/>
          <w:szCs w:val="20"/>
        </w:rPr>
        <w:t>本项目完成后，因为存在实际业务中系统指示和实物操作不一致的问题，因此不能完全保证实物信息和系统信息完全一致；</w:t>
      </w:r>
    </w:p>
    <w:p w14:paraId="5B1A0D63" w14:textId="77777777" w:rsidR="00826C13" w:rsidRPr="00E74CBF" w:rsidRDefault="00826C13" w:rsidP="0047651C">
      <w:pPr>
        <w:pStyle w:val="af3"/>
        <w:widowControl/>
        <w:numPr>
          <w:ilvl w:val="0"/>
          <w:numId w:val="7"/>
        </w:numPr>
        <w:overflowPunct w:val="0"/>
        <w:autoSpaceDE w:val="0"/>
        <w:autoSpaceDN w:val="0"/>
        <w:adjustRightInd w:val="0"/>
        <w:spacing w:after="120"/>
        <w:ind w:firstLineChars="0"/>
        <w:jc w:val="left"/>
        <w:textAlignment w:val="baseline"/>
        <w:rPr>
          <w:rFonts w:ascii="微软雅黑" w:eastAsia="微软雅黑" w:hAnsi="微软雅黑"/>
          <w:kern w:val="0"/>
          <w:sz w:val="20"/>
          <w:szCs w:val="20"/>
        </w:rPr>
      </w:pPr>
      <w:r w:rsidRPr="00E74CBF">
        <w:rPr>
          <w:rFonts w:ascii="微软雅黑" w:eastAsia="微软雅黑" w:hAnsi="微软雅黑" w:hint="eastAsia"/>
          <w:kern w:val="0"/>
          <w:sz w:val="20"/>
          <w:szCs w:val="20"/>
        </w:rPr>
        <w:t>批次库存对业务操作和系统都提出更高的要求。仓储系统在所有的出入库及库存操作环节都要对批次进行管理，并保证批次录入的正确</w:t>
      </w:r>
    </w:p>
    <w:p w14:paraId="11806E20" w14:textId="77777777" w:rsidR="00826C13" w:rsidRPr="00E74CBF" w:rsidRDefault="00826C13" w:rsidP="0047651C">
      <w:pPr>
        <w:pStyle w:val="af3"/>
        <w:widowControl/>
        <w:numPr>
          <w:ilvl w:val="0"/>
          <w:numId w:val="7"/>
        </w:numPr>
        <w:overflowPunct w:val="0"/>
        <w:autoSpaceDE w:val="0"/>
        <w:autoSpaceDN w:val="0"/>
        <w:adjustRightInd w:val="0"/>
        <w:spacing w:after="120"/>
        <w:ind w:firstLineChars="0"/>
        <w:jc w:val="left"/>
        <w:textAlignment w:val="baseline"/>
        <w:rPr>
          <w:rFonts w:ascii="微软雅黑" w:eastAsia="微软雅黑" w:hAnsi="微软雅黑"/>
          <w:kern w:val="0"/>
          <w:sz w:val="20"/>
          <w:szCs w:val="20"/>
        </w:rPr>
      </w:pPr>
      <w:r w:rsidRPr="00E74CBF">
        <w:rPr>
          <w:rFonts w:ascii="微软雅黑" w:eastAsia="微软雅黑" w:hAnsi="微软雅黑" w:hint="eastAsia"/>
          <w:kern w:val="0"/>
          <w:sz w:val="20"/>
          <w:szCs w:val="20"/>
        </w:rPr>
        <w:t>对于系统的数据处理能力和系统架构提出更高的要求，没有良好的架构和处理能力将会导致性能低下</w:t>
      </w:r>
    </w:p>
    <w:p w14:paraId="070D8F54" w14:textId="77777777" w:rsidR="00826C13" w:rsidRPr="00E74CBF" w:rsidRDefault="00826C13" w:rsidP="00826C13">
      <w:pPr>
        <w:rPr>
          <w:rFonts w:ascii="微软雅黑" w:eastAsia="微软雅黑" w:hAnsi="微软雅黑"/>
          <w:lang w:eastAsia="zh-CN"/>
        </w:rPr>
      </w:pPr>
      <w:r w:rsidRPr="00E74CBF">
        <w:rPr>
          <w:rFonts w:ascii="微软雅黑" w:eastAsia="微软雅黑" w:hAnsi="微软雅黑" w:hint="eastAsia"/>
          <w:lang w:eastAsia="zh-CN"/>
        </w:rPr>
        <w:t>历史数据的初始化以及脏数据的存在会影响上线后数据的准确性。数据迁移方案可能需要仓库运营层面和财务层面投入大量人力手工处理一批数据。</w:t>
      </w:r>
    </w:p>
    <w:p w14:paraId="2E404ADB" w14:textId="77777777" w:rsidR="00D51EF5" w:rsidRPr="009835B8" w:rsidRDefault="004D1F2B" w:rsidP="00D51EF5">
      <w:pPr>
        <w:pStyle w:val="2"/>
        <w:rPr>
          <w:rFonts w:ascii="宋体" w:hAnsi="宋体" w:cs="Arial"/>
          <w:lang w:val="en-GB" w:eastAsia="zh-CN"/>
        </w:rPr>
      </w:pPr>
      <w:bookmarkStart w:id="8" w:name="_Toc346202766"/>
      <w:r w:rsidRPr="009835B8">
        <w:rPr>
          <w:rFonts w:ascii="宋体" w:hAnsi="宋体" w:cs="Arial" w:hint="eastAsia"/>
          <w:lang w:val="en-GB" w:eastAsia="zh-CN"/>
        </w:rPr>
        <w:t>约束条件</w:t>
      </w:r>
      <w:bookmarkEnd w:id="8"/>
    </w:p>
    <w:p w14:paraId="73847604" w14:textId="77777777" w:rsidR="004630CA" w:rsidRDefault="00796904" w:rsidP="004630CA">
      <w:pPr>
        <w:pStyle w:val="2"/>
        <w:rPr>
          <w:rFonts w:ascii="宋体" w:hAnsi="宋体" w:cs="Arial"/>
          <w:lang w:val="en-GB" w:eastAsia="zh-CN"/>
        </w:rPr>
      </w:pPr>
      <w:bookmarkStart w:id="9" w:name="_Toc346202767"/>
      <w:bookmarkEnd w:id="6"/>
      <w:r w:rsidRPr="009835B8">
        <w:rPr>
          <w:rFonts w:ascii="宋体" w:hAnsi="宋体" w:cs="Arial" w:hint="eastAsia"/>
          <w:lang w:val="en-GB" w:eastAsia="zh-CN"/>
        </w:rPr>
        <w:t>角色与</w:t>
      </w:r>
      <w:r w:rsidR="00826035" w:rsidRPr="009835B8">
        <w:rPr>
          <w:rFonts w:ascii="宋体" w:hAnsi="宋体" w:cs="Arial" w:hint="eastAsia"/>
          <w:lang w:val="en-GB" w:eastAsia="zh-CN"/>
        </w:rPr>
        <w:t>用户</w:t>
      </w:r>
      <w:bookmarkEnd w:id="9"/>
    </w:p>
    <w:p w14:paraId="3BB07C14" w14:textId="77777777" w:rsidR="0027619E" w:rsidRPr="00EE36A1" w:rsidRDefault="0027619E" w:rsidP="00EE36A1">
      <w:pPr>
        <w:rPr>
          <w:lang w:val="en-GB" w:eastAsia="zh-CN"/>
        </w:rPr>
      </w:pPr>
    </w:p>
    <w:p w14:paraId="7C94D238" w14:textId="77777777" w:rsidR="009526DF" w:rsidRPr="009835B8" w:rsidRDefault="00CB2F9C" w:rsidP="009526DF">
      <w:pPr>
        <w:pStyle w:val="1"/>
        <w:rPr>
          <w:rFonts w:ascii="宋体" w:hAnsi="宋体" w:cs="Arial"/>
          <w:lang w:val="en-GB" w:eastAsia="zh-CN"/>
        </w:rPr>
      </w:pPr>
      <w:bookmarkStart w:id="10" w:name="_Toc346202768"/>
      <w:r w:rsidRPr="009835B8">
        <w:rPr>
          <w:rFonts w:ascii="宋体" w:hAnsi="宋体" w:cs="Arial" w:hint="eastAsia"/>
          <w:lang w:val="en-GB" w:eastAsia="zh-CN"/>
        </w:rPr>
        <w:lastRenderedPageBreak/>
        <w:t>系统</w:t>
      </w:r>
      <w:r w:rsidR="009526DF" w:rsidRPr="009835B8">
        <w:rPr>
          <w:rFonts w:ascii="宋体" w:hAnsi="宋体" w:cs="Arial" w:hint="eastAsia"/>
          <w:lang w:val="en-GB" w:eastAsia="zh-CN"/>
        </w:rPr>
        <w:t>需求</w:t>
      </w:r>
      <w:bookmarkEnd w:id="10"/>
      <w:r w:rsidR="006A13C9" w:rsidRPr="009835B8">
        <w:rPr>
          <w:rFonts w:ascii="宋体" w:hAnsi="宋体" w:cs="Arial"/>
          <w:lang w:val="en-GB" w:eastAsia="zh-CN"/>
        </w:rPr>
        <w:t xml:space="preserve"> </w:t>
      </w:r>
    </w:p>
    <w:p w14:paraId="7451AF11" w14:textId="77777777" w:rsidR="00E74CBF" w:rsidRPr="00E74CBF" w:rsidRDefault="00C877E3" w:rsidP="00E74CBF">
      <w:pPr>
        <w:pStyle w:val="2"/>
        <w:rPr>
          <w:lang w:val="en-GB" w:eastAsia="zh-CN"/>
        </w:rPr>
      </w:pPr>
      <w:bookmarkStart w:id="11" w:name="_Toc346202769"/>
      <w:r w:rsidRPr="009835B8">
        <w:rPr>
          <w:rFonts w:hint="eastAsia"/>
          <w:lang w:val="en-GB" w:eastAsia="zh-CN"/>
        </w:rPr>
        <w:t>系统需求</w:t>
      </w:r>
      <w:r>
        <w:rPr>
          <w:rFonts w:hint="eastAsia"/>
          <w:lang w:val="en-GB" w:eastAsia="zh-CN"/>
        </w:rPr>
        <w:t>SR01:</w:t>
      </w:r>
      <w:r w:rsidR="005F28D0" w:rsidRPr="005F28D0">
        <w:rPr>
          <w:rFonts w:hint="eastAsia"/>
          <w:lang w:val="en-GB" w:eastAsia="zh-CN"/>
        </w:rPr>
        <w:t xml:space="preserve"> </w:t>
      </w:r>
      <w:r w:rsidR="00E74CBF">
        <w:rPr>
          <w:lang w:val="en-GB" w:eastAsia="zh-CN"/>
        </w:rPr>
        <w:t>WMS</w:t>
      </w:r>
      <w:r w:rsidR="005F28D0">
        <w:rPr>
          <w:rFonts w:hint="eastAsia"/>
          <w:lang w:val="en-GB" w:eastAsia="zh-CN"/>
        </w:rPr>
        <w:t>批次库存</w:t>
      </w:r>
      <w:bookmarkEnd w:id="11"/>
    </w:p>
    <w:p w14:paraId="7CB621C6" w14:textId="77777777" w:rsidR="00242D17" w:rsidRPr="00464650" w:rsidRDefault="007F3544" w:rsidP="00242D17">
      <w:pPr>
        <w:pStyle w:val="3"/>
        <w:rPr>
          <w:i w:val="0"/>
          <w:iCs/>
          <w:lang w:val="en-GB" w:eastAsia="zh-CN"/>
        </w:rPr>
      </w:pPr>
      <w:bookmarkStart w:id="12" w:name="_Toc346202770"/>
      <w:r w:rsidRPr="006C049E">
        <w:rPr>
          <w:rFonts w:hint="eastAsia"/>
          <w:i w:val="0"/>
          <w:iCs/>
          <w:lang w:val="en-GB" w:eastAsia="zh-CN"/>
        </w:rPr>
        <w:t>功能需求</w:t>
      </w:r>
      <w:bookmarkEnd w:id="12"/>
    </w:p>
    <w:p w14:paraId="723A99D8" w14:textId="77777777" w:rsidR="00931A0C" w:rsidRDefault="004D3AAC" w:rsidP="006C049E">
      <w:pPr>
        <w:pStyle w:val="4"/>
        <w:rPr>
          <w:lang w:eastAsia="zh-CN"/>
        </w:rPr>
      </w:pPr>
      <w:bookmarkStart w:id="13" w:name="_Toc346202771"/>
      <w:r w:rsidRPr="009835B8">
        <w:rPr>
          <w:rFonts w:hint="eastAsia"/>
          <w:lang w:eastAsia="zh-CN"/>
        </w:rPr>
        <w:t>*</w:t>
      </w:r>
      <w:r w:rsidR="007050AF" w:rsidRPr="009835B8">
        <w:rPr>
          <w:rFonts w:hint="eastAsia"/>
          <w:lang w:eastAsia="zh-CN"/>
        </w:rPr>
        <w:t>系统</w:t>
      </w:r>
      <w:r w:rsidR="00931A0C" w:rsidRPr="009835B8">
        <w:rPr>
          <w:rFonts w:hint="eastAsia"/>
          <w:lang w:eastAsia="zh-CN"/>
        </w:rPr>
        <w:t>功能需求列表</w:t>
      </w:r>
      <w:bookmarkEnd w:id="13"/>
    </w:p>
    <w:tbl>
      <w:tblPr>
        <w:tblpPr w:leftFromText="180" w:rightFromText="180" w:vertAnchor="text" w:horzAnchor="margin" w:tblpX="-176" w:tblpY="44"/>
        <w:tblW w:w="9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02"/>
        <w:gridCol w:w="4252"/>
        <w:gridCol w:w="1027"/>
        <w:gridCol w:w="1701"/>
      </w:tblGrid>
      <w:tr w:rsidR="00163AE0" w:rsidRPr="009835B8" w14:paraId="216B5824" w14:textId="77777777" w:rsidTr="00B26D5C">
        <w:trPr>
          <w:trHeight w:val="703"/>
        </w:trPr>
        <w:tc>
          <w:tcPr>
            <w:tcW w:w="2802" w:type="dxa"/>
            <w:shd w:val="clear" w:color="auto" w:fill="B3B3B3"/>
          </w:tcPr>
          <w:p w14:paraId="4D2CE97B" w14:textId="77777777" w:rsidR="00163AE0" w:rsidRPr="00B125FD" w:rsidRDefault="00163AE0" w:rsidP="00B26D5C">
            <w:pPr>
              <w:jc w:val="center"/>
              <w:rPr>
                <w:rFonts w:ascii="微软雅黑" w:eastAsia="微软雅黑" w:hAnsi="微软雅黑"/>
                <w:lang w:eastAsia="zh-CN"/>
              </w:rPr>
            </w:pPr>
            <w:bookmarkStart w:id="14" w:name="_Toc204140961"/>
            <w:r w:rsidRPr="00B125FD">
              <w:rPr>
                <w:rFonts w:ascii="微软雅黑" w:eastAsia="微软雅黑" w:hAnsi="微软雅黑" w:hint="eastAsia"/>
                <w:lang w:eastAsia="zh-CN"/>
              </w:rPr>
              <w:t>系统功能需求名称</w:t>
            </w:r>
          </w:p>
        </w:tc>
        <w:tc>
          <w:tcPr>
            <w:tcW w:w="4252" w:type="dxa"/>
            <w:shd w:val="clear" w:color="auto" w:fill="B3B3B3"/>
          </w:tcPr>
          <w:p w14:paraId="4F05F0D2" w14:textId="77777777" w:rsidR="00163AE0" w:rsidRPr="00B125FD" w:rsidRDefault="00163AE0" w:rsidP="00B26D5C">
            <w:pPr>
              <w:jc w:val="center"/>
              <w:rPr>
                <w:rFonts w:ascii="微软雅黑" w:eastAsia="微软雅黑" w:hAnsi="微软雅黑"/>
                <w:lang w:eastAsia="zh-CN"/>
              </w:rPr>
            </w:pPr>
            <w:r w:rsidRPr="00B125FD">
              <w:rPr>
                <w:rFonts w:ascii="微软雅黑" w:eastAsia="微软雅黑" w:hAnsi="微软雅黑" w:hint="eastAsia"/>
                <w:lang w:eastAsia="zh-CN"/>
              </w:rPr>
              <w:t>简述</w:t>
            </w:r>
          </w:p>
        </w:tc>
        <w:tc>
          <w:tcPr>
            <w:tcW w:w="1027" w:type="dxa"/>
            <w:shd w:val="clear" w:color="auto" w:fill="B3B3B3"/>
          </w:tcPr>
          <w:p w14:paraId="31F479AA" w14:textId="77777777" w:rsidR="00163AE0" w:rsidRPr="00B125FD" w:rsidRDefault="00163AE0" w:rsidP="00B26D5C">
            <w:pPr>
              <w:jc w:val="center"/>
              <w:rPr>
                <w:rFonts w:ascii="微软雅黑" w:eastAsia="微软雅黑" w:hAnsi="微软雅黑"/>
                <w:lang w:eastAsia="zh-CN"/>
              </w:rPr>
            </w:pPr>
            <w:r w:rsidRPr="00B125FD">
              <w:rPr>
                <w:rFonts w:ascii="微软雅黑" w:eastAsia="微软雅黑" w:hAnsi="微软雅黑" w:hint="eastAsia"/>
                <w:lang w:eastAsia="zh-CN"/>
              </w:rPr>
              <w:t>优先级(高中低)</w:t>
            </w:r>
          </w:p>
        </w:tc>
        <w:tc>
          <w:tcPr>
            <w:tcW w:w="1701" w:type="dxa"/>
            <w:shd w:val="clear" w:color="auto" w:fill="B3B3B3"/>
          </w:tcPr>
          <w:p w14:paraId="0AEC2C47" w14:textId="77777777" w:rsidR="00163AE0" w:rsidRPr="00B125FD" w:rsidRDefault="00163AE0" w:rsidP="00B26D5C">
            <w:pPr>
              <w:jc w:val="center"/>
              <w:rPr>
                <w:rFonts w:ascii="微软雅黑" w:eastAsia="微软雅黑" w:hAnsi="微软雅黑"/>
                <w:lang w:eastAsia="zh-CN"/>
              </w:rPr>
            </w:pPr>
            <w:r w:rsidRPr="00B125FD">
              <w:rPr>
                <w:rFonts w:ascii="微软雅黑" w:eastAsia="微软雅黑" w:hAnsi="微软雅黑" w:hint="eastAsia"/>
                <w:lang w:eastAsia="zh-CN"/>
              </w:rPr>
              <w:t>业务需求</w:t>
            </w:r>
            <w:r w:rsidRPr="00B125FD">
              <w:rPr>
                <w:rFonts w:ascii="微软雅黑" w:eastAsia="微软雅黑" w:hAnsi="微软雅黑"/>
                <w:lang w:eastAsia="zh-CN"/>
              </w:rPr>
              <w:t>编号</w:t>
            </w:r>
          </w:p>
        </w:tc>
      </w:tr>
      <w:tr w:rsidR="00163AE0" w:rsidRPr="009835B8" w14:paraId="1EBBB4CE" w14:textId="77777777" w:rsidTr="00B26D5C">
        <w:trPr>
          <w:trHeight w:val="385"/>
        </w:trPr>
        <w:tc>
          <w:tcPr>
            <w:tcW w:w="2802" w:type="dxa"/>
          </w:tcPr>
          <w:p w14:paraId="2E212755" w14:textId="77777777" w:rsidR="00163AE0" w:rsidRPr="00B125FD" w:rsidRDefault="00937F4D" w:rsidP="00B26D5C">
            <w:pPr>
              <w:rPr>
                <w:rFonts w:ascii="微软雅黑" w:eastAsia="微软雅黑" w:hAnsi="微软雅黑"/>
                <w:lang w:eastAsia="zh-CN"/>
              </w:rPr>
            </w:pPr>
            <w:r w:rsidRPr="00B125FD">
              <w:rPr>
                <w:rFonts w:ascii="微软雅黑" w:eastAsia="微软雅黑" w:hAnsi="微软雅黑" w:hint="eastAsia"/>
                <w:lang w:eastAsia="zh-CN"/>
              </w:rPr>
              <w:t>批次属性添加“PO号”</w:t>
            </w:r>
          </w:p>
        </w:tc>
        <w:tc>
          <w:tcPr>
            <w:tcW w:w="4252" w:type="dxa"/>
          </w:tcPr>
          <w:p w14:paraId="48EEC1F1" w14:textId="77777777" w:rsidR="00163AE0" w:rsidRPr="00B125FD" w:rsidRDefault="00937F4D" w:rsidP="00B26D5C">
            <w:pPr>
              <w:rPr>
                <w:rFonts w:ascii="微软雅黑" w:eastAsia="微软雅黑" w:hAnsi="微软雅黑"/>
                <w:lang w:eastAsia="zh-CN"/>
              </w:rPr>
            </w:pPr>
            <w:r w:rsidRPr="00B125FD">
              <w:rPr>
                <w:rFonts w:ascii="微软雅黑" w:eastAsia="微软雅黑" w:hAnsi="微软雅黑" w:hint="eastAsia"/>
                <w:lang w:eastAsia="zh-CN"/>
              </w:rPr>
              <w:t>PO收货时将PO号记录到批次属性</w:t>
            </w:r>
          </w:p>
        </w:tc>
        <w:tc>
          <w:tcPr>
            <w:tcW w:w="1027" w:type="dxa"/>
          </w:tcPr>
          <w:p w14:paraId="0A932122" w14:textId="77777777" w:rsidR="00163AE0" w:rsidRPr="00B125FD" w:rsidRDefault="00163AE0" w:rsidP="00B26D5C">
            <w:pPr>
              <w:rPr>
                <w:rFonts w:ascii="微软雅黑" w:eastAsia="微软雅黑" w:hAnsi="微软雅黑"/>
                <w:lang w:eastAsia="zh-CN"/>
              </w:rPr>
            </w:pPr>
            <w:r w:rsidRPr="00B125FD">
              <w:rPr>
                <w:rFonts w:ascii="微软雅黑" w:eastAsia="微软雅黑" w:hAnsi="微软雅黑" w:hint="eastAsia"/>
                <w:lang w:eastAsia="zh-CN"/>
              </w:rPr>
              <w:t>高</w:t>
            </w:r>
          </w:p>
        </w:tc>
        <w:tc>
          <w:tcPr>
            <w:tcW w:w="1701" w:type="dxa"/>
          </w:tcPr>
          <w:p w14:paraId="496ABC04" w14:textId="77777777" w:rsidR="00163AE0" w:rsidRPr="00B125FD" w:rsidRDefault="00163AE0" w:rsidP="00B26D5C">
            <w:pPr>
              <w:rPr>
                <w:rFonts w:ascii="微软雅黑" w:eastAsia="微软雅黑" w:hAnsi="微软雅黑"/>
                <w:lang w:eastAsia="zh-CN"/>
              </w:rPr>
            </w:pPr>
            <w:bookmarkStart w:id="15" w:name="OLE_LINK4"/>
            <w:bookmarkStart w:id="16" w:name="OLE_LINK5"/>
            <w:r w:rsidRPr="00B125FD">
              <w:rPr>
                <w:rFonts w:ascii="微软雅黑" w:eastAsia="微软雅黑" w:hAnsi="微软雅黑"/>
                <w:lang w:eastAsia="zh-CN"/>
              </w:rPr>
              <w:t>BR01_F01</w:t>
            </w:r>
            <w:bookmarkEnd w:id="15"/>
            <w:bookmarkEnd w:id="16"/>
          </w:p>
        </w:tc>
      </w:tr>
      <w:tr w:rsidR="00937F4D" w:rsidRPr="009835B8" w14:paraId="29B48A9D" w14:textId="77777777" w:rsidTr="00B26D5C">
        <w:trPr>
          <w:trHeight w:val="385"/>
        </w:trPr>
        <w:tc>
          <w:tcPr>
            <w:tcW w:w="2802" w:type="dxa"/>
          </w:tcPr>
          <w:p w14:paraId="22140407" w14:textId="77777777" w:rsidR="00937F4D" w:rsidRPr="00B125FD" w:rsidRDefault="00937F4D" w:rsidP="00B26D5C">
            <w:pPr>
              <w:rPr>
                <w:rFonts w:ascii="微软雅黑" w:eastAsia="微软雅黑" w:hAnsi="微软雅黑"/>
                <w:lang w:eastAsia="zh-CN"/>
              </w:rPr>
            </w:pPr>
            <w:r w:rsidRPr="00B125FD">
              <w:rPr>
                <w:rFonts w:ascii="微软雅黑" w:eastAsia="微软雅黑" w:hAnsi="微软雅黑" w:hint="eastAsia"/>
                <w:lang w:eastAsia="zh-CN"/>
              </w:rPr>
              <w:t>DO出库记录其批次信息</w:t>
            </w:r>
          </w:p>
        </w:tc>
        <w:tc>
          <w:tcPr>
            <w:tcW w:w="4252" w:type="dxa"/>
          </w:tcPr>
          <w:p w14:paraId="74EB3511" w14:textId="77777777" w:rsidR="00937F4D" w:rsidRPr="00B125FD" w:rsidRDefault="00937F4D" w:rsidP="00B26D5C">
            <w:pPr>
              <w:rPr>
                <w:rFonts w:ascii="微软雅黑" w:eastAsia="微软雅黑" w:hAnsi="微软雅黑"/>
                <w:lang w:eastAsia="zh-CN"/>
              </w:rPr>
            </w:pPr>
            <w:r w:rsidRPr="00B125FD">
              <w:rPr>
                <w:rFonts w:ascii="微软雅黑" w:eastAsia="微软雅黑" w:hAnsi="微软雅黑" w:hint="eastAsia"/>
                <w:lang w:eastAsia="zh-CN"/>
              </w:rPr>
              <w:t>会写后台，DO退货时还需要带在ASN上</w:t>
            </w:r>
          </w:p>
        </w:tc>
        <w:tc>
          <w:tcPr>
            <w:tcW w:w="1027" w:type="dxa"/>
          </w:tcPr>
          <w:p w14:paraId="7E5FB3AD" w14:textId="77777777" w:rsidR="00937F4D" w:rsidRPr="00B125FD" w:rsidRDefault="00937F4D" w:rsidP="00B26D5C">
            <w:pPr>
              <w:rPr>
                <w:rFonts w:ascii="微软雅黑" w:eastAsia="微软雅黑" w:hAnsi="微软雅黑"/>
                <w:lang w:eastAsia="zh-CN"/>
              </w:rPr>
            </w:pPr>
            <w:r w:rsidRPr="00B125FD">
              <w:rPr>
                <w:rFonts w:ascii="微软雅黑" w:eastAsia="微软雅黑" w:hAnsi="微软雅黑" w:hint="eastAsia"/>
                <w:lang w:eastAsia="zh-CN"/>
              </w:rPr>
              <w:t>高</w:t>
            </w:r>
          </w:p>
        </w:tc>
        <w:tc>
          <w:tcPr>
            <w:tcW w:w="1701" w:type="dxa"/>
          </w:tcPr>
          <w:p w14:paraId="387CE045" w14:textId="77777777" w:rsidR="00937F4D" w:rsidRPr="00B125FD" w:rsidRDefault="00937F4D" w:rsidP="00B26D5C">
            <w:pPr>
              <w:rPr>
                <w:rFonts w:ascii="微软雅黑" w:eastAsia="微软雅黑" w:hAnsi="微软雅黑"/>
                <w:lang w:eastAsia="zh-CN"/>
              </w:rPr>
            </w:pPr>
            <w:r w:rsidRPr="00B125FD">
              <w:rPr>
                <w:rFonts w:ascii="微软雅黑" w:eastAsia="微软雅黑" w:hAnsi="微软雅黑"/>
                <w:lang w:eastAsia="zh-CN"/>
              </w:rPr>
              <w:t>BR01_F0</w:t>
            </w:r>
            <w:r w:rsidRPr="00B125FD">
              <w:rPr>
                <w:rFonts w:ascii="微软雅黑" w:eastAsia="微软雅黑" w:hAnsi="微软雅黑" w:hint="eastAsia"/>
                <w:lang w:eastAsia="zh-CN"/>
              </w:rPr>
              <w:t>2</w:t>
            </w:r>
          </w:p>
        </w:tc>
      </w:tr>
      <w:tr w:rsidR="00937F4D" w:rsidRPr="009835B8" w14:paraId="381287B8" w14:textId="77777777" w:rsidTr="00B26D5C">
        <w:trPr>
          <w:trHeight w:val="385"/>
        </w:trPr>
        <w:tc>
          <w:tcPr>
            <w:tcW w:w="2802" w:type="dxa"/>
          </w:tcPr>
          <w:p w14:paraId="0E3670D2" w14:textId="77777777" w:rsidR="00937F4D" w:rsidRPr="00B125FD" w:rsidRDefault="00937F4D" w:rsidP="00B26D5C">
            <w:pPr>
              <w:rPr>
                <w:rFonts w:ascii="微软雅黑" w:eastAsia="微软雅黑" w:hAnsi="微软雅黑"/>
                <w:lang w:eastAsia="zh-CN"/>
              </w:rPr>
            </w:pPr>
            <w:r w:rsidRPr="00B125FD">
              <w:rPr>
                <w:rFonts w:ascii="微软雅黑" w:eastAsia="微软雅黑" w:hAnsi="微软雅黑" w:hint="eastAsia"/>
                <w:lang w:eastAsia="zh-CN"/>
              </w:rPr>
              <w:t>DO退货/调拨收货按批次收货</w:t>
            </w:r>
          </w:p>
        </w:tc>
        <w:tc>
          <w:tcPr>
            <w:tcW w:w="4252" w:type="dxa"/>
          </w:tcPr>
          <w:p w14:paraId="5992DC37" w14:textId="77777777" w:rsidR="00937F4D" w:rsidRPr="00B125FD" w:rsidRDefault="00B26D5C" w:rsidP="00B26D5C">
            <w:pPr>
              <w:rPr>
                <w:rFonts w:ascii="微软雅黑" w:eastAsia="微软雅黑" w:hAnsi="微软雅黑"/>
                <w:lang w:eastAsia="zh-CN"/>
              </w:rPr>
            </w:pPr>
            <w:r w:rsidRPr="00B125FD">
              <w:rPr>
                <w:rFonts w:ascii="微软雅黑" w:eastAsia="微软雅黑" w:hAnsi="微软雅黑" w:hint="eastAsia"/>
                <w:lang w:eastAsia="zh-CN"/>
              </w:rPr>
              <w:t>收货的批次必须与出库批次一致，失效日期不一致则只能更新失效日期，其他属性不能变</w:t>
            </w:r>
          </w:p>
        </w:tc>
        <w:tc>
          <w:tcPr>
            <w:tcW w:w="1027" w:type="dxa"/>
          </w:tcPr>
          <w:p w14:paraId="7216FF19" w14:textId="77777777" w:rsidR="00937F4D" w:rsidRPr="00B125FD" w:rsidRDefault="00B26D5C" w:rsidP="00B26D5C">
            <w:pPr>
              <w:rPr>
                <w:rFonts w:ascii="微软雅黑" w:eastAsia="微软雅黑" w:hAnsi="微软雅黑"/>
                <w:lang w:eastAsia="zh-CN"/>
              </w:rPr>
            </w:pPr>
            <w:r w:rsidRPr="00B125FD">
              <w:rPr>
                <w:rFonts w:ascii="微软雅黑" w:eastAsia="微软雅黑" w:hAnsi="微软雅黑" w:hint="eastAsia"/>
                <w:lang w:eastAsia="zh-CN"/>
              </w:rPr>
              <w:t>高</w:t>
            </w:r>
          </w:p>
        </w:tc>
        <w:tc>
          <w:tcPr>
            <w:tcW w:w="1701" w:type="dxa"/>
          </w:tcPr>
          <w:p w14:paraId="7745491B" w14:textId="77777777" w:rsidR="00937F4D" w:rsidRPr="00B125FD" w:rsidRDefault="00B26D5C" w:rsidP="00B26D5C">
            <w:pPr>
              <w:rPr>
                <w:rFonts w:ascii="微软雅黑" w:eastAsia="微软雅黑" w:hAnsi="微软雅黑"/>
                <w:lang w:eastAsia="zh-CN"/>
              </w:rPr>
            </w:pPr>
            <w:r w:rsidRPr="00B125FD">
              <w:rPr>
                <w:rFonts w:ascii="微软雅黑" w:eastAsia="微软雅黑" w:hAnsi="微软雅黑"/>
                <w:lang w:eastAsia="zh-CN"/>
              </w:rPr>
              <w:t>BR01_F0</w:t>
            </w:r>
            <w:r w:rsidRPr="00B125FD">
              <w:rPr>
                <w:rFonts w:ascii="微软雅黑" w:eastAsia="微软雅黑" w:hAnsi="微软雅黑" w:hint="eastAsia"/>
                <w:lang w:eastAsia="zh-CN"/>
              </w:rPr>
              <w:t>3</w:t>
            </w:r>
          </w:p>
        </w:tc>
      </w:tr>
      <w:tr w:rsidR="00937F4D" w:rsidRPr="00937F4D" w14:paraId="312CD7C1" w14:textId="77777777" w:rsidTr="00B26D5C">
        <w:trPr>
          <w:trHeight w:val="385"/>
        </w:trPr>
        <w:tc>
          <w:tcPr>
            <w:tcW w:w="2802" w:type="dxa"/>
          </w:tcPr>
          <w:p w14:paraId="39ED81E0" w14:textId="77777777" w:rsidR="00937F4D" w:rsidRPr="00B125FD" w:rsidRDefault="00937F4D" w:rsidP="00B26D5C">
            <w:pPr>
              <w:rPr>
                <w:rFonts w:ascii="微软雅黑" w:eastAsia="微软雅黑" w:hAnsi="微软雅黑"/>
                <w:lang w:eastAsia="zh-CN"/>
              </w:rPr>
            </w:pPr>
            <w:r w:rsidRPr="00B125FD">
              <w:rPr>
                <w:rFonts w:ascii="微软雅黑" w:eastAsia="微软雅黑" w:hAnsi="微软雅黑" w:hint="eastAsia"/>
                <w:lang w:eastAsia="zh-CN"/>
              </w:rPr>
              <w:t>库存损溢（溢）需要具体到批次</w:t>
            </w:r>
          </w:p>
        </w:tc>
        <w:tc>
          <w:tcPr>
            <w:tcW w:w="4252" w:type="dxa"/>
          </w:tcPr>
          <w:p w14:paraId="679C34A8" w14:textId="77777777" w:rsidR="00937F4D" w:rsidRPr="00B125FD" w:rsidRDefault="00B26D5C" w:rsidP="00B26D5C">
            <w:pPr>
              <w:rPr>
                <w:rFonts w:ascii="微软雅黑" w:eastAsia="微软雅黑" w:hAnsi="微软雅黑"/>
                <w:lang w:eastAsia="zh-CN"/>
              </w:rPr>
            </w:pPr>
            <w:r w:rsidRPr="00B125FD">
              <w:rPr>
                <w:rFonts w:ascii="微软雅黑" w:eastAsia="微软雅黑" w:hAnsi="微软雅黑" w:hint="eastAsia"/>
                <w:lang w:eastAsia="zh-CN"/>
              </w:rPr>
              <w:t>系统自动匹配</w:t>
            </w:r>
          </w:p>
        </w:tc>
        <w:tc>
          <w:tcPr>
            <w:tcW w:w="1027" w:type="dxa"/>
          </w:tcPr>
          <w:p w14:paraId="6E9CF967" w14:textId="77777777" w:rsidR="00937F4D" w:rsidRPr="00B125FD" w:rsidRDefault="00B26D5C" w:rsidP="00B26D5C">
            <w:pPr>
              <w:rPr>
                <w:rFonts w:ascii="微软雅黑" w:eastAsia="微软雅黑" w:hAnsi="微软雅黑"/>
                <w:lang w:eastAsia="zh-CN"/>
              </w:rPr>
            </w:pPr>
            <w:r w:rsidRPr="00B125FD">
              <w:rPr>
                <w:rFonts w:ascii="微软雅黑" w:eastAsia="微软雅黑" w:hAnsi="微软雅黑" w:hint="eastAsia"/>
                <w:lang w:eastAsia="zh-CN"/>
              </w:rPr>
              <w:t>高</w:t>
            </w:r>
          </w:p>
        </w:tc>
        <w:tc>
          <w:tcPr>
            <w:tcW w:w="1701" w:type="dxa"/>
          </w:tcPr>
          <w:p w14:paraId="1718E599" w14:textId="77777777" w:rsidR="00937F4D" w:rsidRPr="00B125FD" w:rsidRDefault="00B26D5C" w:rsidP="00B26D5C">
            <w:pPr>
              <w:rPr>
                <w:rFonts w:ascii="微软雅黑" w:eastAsia="微软雅黑" w:hAnsi="微软雅黑"/>
                <w:lang w:eastAsia="zh-CN"/>
              </w:rPr>
            </w:pPr>
            <w:r w:rsidRPr="00B125FD">
              <w:rPr>
                <w:rFonts w:ascii="微软雅黑" w:eastAsia="微软雅黑" w:hAnsi="微软雅黑"/>
                <w:lang w:eastAsia="zh-CN"/>
              </w:rPr>
              <w:t>BR01_F0</w:t>
            </w:r>
            <w:r w:rsidRPr="00B125FD">
              <w:rPr>
                <w:rFonts w:ascii="微软雅黑" w:eastAsia="微软雅黑" w:hAnsi="微软雅黑" w:hint="eastAsia"/>
                <w:lang w:eastAsia="zh-CN"/>
              </w:rPr>
              <w:t>4</w:t>
            </w:r>
          </w:p>
        </w:tc>
      </w:tr>
      <w:tr w:rsidR="00937F4D" w:rsidRPr="00937F4D" w14:paraId="61AB4DC7" w14:textId="77777777" w:rsidTr="00B26D5C">
        <w:trPr>
          <w:trHeight w:val="385"/>
        </w:trPr>
        <w:tc>
          <w:tcPr>
            <w:tcW w:w="2802" w:type="dxa"/>
          </w:tcPr>
          <w:p w14:paraId="205DD14B" w14:textId="77777777" w:rsidR="00937F4D" w:rsidRPr="00B125FD" w:rsidRDefault="00937F4D" w:rsidP="00B26D5C">
            <w:pPr>
              <w:rPr>
                <w:rFonts w:ascii="微软雅黑" w:eastAsia="微软雅黑" w:hAnsi="微软雅黑"/>
                <w:lang w:eastAsia="zh-CN"/>
              </w:rPr>
            </w:pPr>
            <w:r w:rsidRPr="00B125FD">
              <w:rPr>
                <w:rFonts w:ascii="微软雅黑" w:eastAsia="微软雅黑" w:hAnsi="微软雅黑" w:hint="eastAsia"/>
                <w:lang w:eastAsia="zh-CN"/>
              </w:rPr>
              <w:t>与后台库存交易接口的整合</w:t>
            </w:r>
          </w:p>
        </w:tc>
        <w:tc>
          <w:tcPr>
            <w:tcW w:w="4252" w:type="dxa"/>
          </w:tcPr>
          <w:p w14:paraId="4A32FD57" w14:textId="77777777" w:rsidR="00937F4D" w:rsidRPr="00B125FD" w:rsidRDefault="00B26D5C" w:rsidP="00B26D5C">
            <w:pPr>
              <w:rPr>
                <w:rFonts w:ascii="微软雅黑" w:eastAsia="微软雅黑" w:hAnsi="微软雅黑"/>
                <w:lang w:eastAsia="zh-CN"/>
              </w:rPr>
            </w:pPr>
            <w:r w:rsidRPr="00B125FD">
              <w:rPr>
                <w:rFonts w:ascii="微软雅黑" w:eastAsia="微软雅黑" w:hAnsi="微软雅黑" w:hint="eastAsia"/>
                <w:lang w:eastAsia="zh-CN"/>
              </w:rPr>
              <w:t>接口添加相应的批次属性</w:t>
            </w:r>
          </w:p>
        </w:tc>
        <w:tc>
          <w:tcPr>
            <w:tcW w:w="1027" w:type="dxa"/>
          </w:tcPr>
          <w:p w14:paraId="212DDD4E" w14:textId="77777777" w:rsidR="00937F4D" w:rsidRPr="00B125FD" w:rsidRDefault="00B26D5C" w:rsidP="00B26D5C">
            <w:pPr>
              <w:rPr>
                <w:rFonts w:ascii="微软雅黑" w:eastAsia="微软雅黑" w:hAnsi="微软雅黑"/>
                <w:lang w:eastAsia="zh-CN"/>
              </w:rPr>
            </w:pPr>
            <w:r w:rsidRPr="00B125FD">
              <w:rPr>
                <w:rFonts w:ascii="微软雅黑" w:eastAsia="微软雅黑" w:hAnsi="微软雅黑" w:hint="eastAsia"/>
                <w:lang w:eastAsia="zh-CN"/>
              </w:rPr>
              <w:t>高</w:t>
            </w:r>
          </w:p>
        </w:tc>
        <w:tc>
          <w:tcPr>
            <w:tcW w:w="1701" w:type="dxa"/>
          </w:tcPr>
          <w:p w14:paraId="778FC5FC" w14:textId="77777777" w:rsidR="00937F4D" w:rsidRPr="00B125FD" w:rsidRDefault="00B26D5C" w:rsidP="00B26D5C">
            <w:pPr>
              <w:rPr>
                <w:rFonts w:ascii="微软雅黑" w:eastAsia="微软雅黑" w:hAnsi="微软雅黑"/>
                <w:lang w:eastAsia="zh-CN"/>
              </w:rPr>
            </w:pPr>
            <w:r w:rsidRPr="00B125FD">
              <w:rPr>
                <w:rFonts w:ascii="微软雅黑" w:eastAsia="微软雅黑" w:hAnsi="微软雅黑"/>
                <w:lang w:eastAsia="zh-CN"/>
              </w:rPr>
              <w:t>BR01_F0</w:t>
            </w:r>
            <w:r w:rsidRPr="00B125FD">
              <w:rPr>
                <w:rFonts w:ascii="微软雅黑" w:eastAsia="微软雅黑" w:hAnsi="微软雅黑" w:hint="eastAsia"/>
                <w:lang w:eastAsia="zh-CN"/>
              </w:rPr>
              <w:t>5</w:t>
            </w:r>
          </w:p>
        </w:tc>
      </w:tr>
    </w:tbl>
    <w:p w14:paraId="03D3C79A" w14:textId="77777777" w:rsidR="004308FE" w:rsidRPr="009835B8" w:rsidRDefault="004308FE" w:rsidP="004308FE">
      <w:pPr>
        <w:pStyle w:val="4"/>
        <w:rPr>
          <w:lang w:eastAsia="zh-CN"/>
        </w:rPr>
      </w:pPr>
      <w:bookmarkStart w:id="17" w:name="_Toc346202772"/>
      <w:bookmarkEnd w:id="14"/>
      <w:r w:rsidRPr="009835B8">
        <w:rPr>
          <w:rFonts w:hint="eastAsia"/>
          <w:lang w:eastAsia="zh-CN"/>
        </w:rPr>
        <w:t>S</w:t>
      </w:r>
      <w:r w:rsidRPr="009835B8">
        <w:rPr>
          <w:lang w:eastAsia="zh-CN"/>
        </w:rPr>
        <w:t>R</w:t>
      </w:r>
      <w:r>
        <w:rPr>
          <w:rFonts w:hint="eastAsia"/>
          <w:lang w:eastAsia="zh-CN"/>
        </w:rPr>
        <w:t>01_F0</w:t>
      </w:r>
      <w:r w:rsidR="009908E9">
        <w:rPr>
          <w:rFonts w:hint="eastAsia"/>
          <w:lang w:eastAsia="zh-CN"/>
        </w:rPr>
        <w:t>1</w:t>
      </w:r>
      <w:r w:rsidRPr="009835B8">
        <w:rPr>
          <w:lang w:eastAsia="zh-CN"/>
        </w:rPr>
        <w:t>:</w:t>
      </w:r>
      <w:r w:rsidRPr="009835B8">
        <w:rPr>
          <w:rFonts w:hint="eastAsia"/>
          <w:lang w:eastAsia="zh-CN"/>
        </w:rPr>
        <w:t>〈</w:t>
      </w:r>
      <w:r w:rsidR="00AB210F">
        <w:rPr>
          <w:rFonts w:ascii="宋体" w:hAnsi="宋体" w:hint="eastAsia"/>
          <w:lang w:eastAsia="zh-CN"/>
        </w:rPr>
        <w:t>批次属性添加“PO号”</w:t>
      </w:r>
      <w:r w:rsidRPr="009835B8">
        <w:rPr>
          <w:rFonts w:hint="eastAsia"/>
          <w:lang w:eastAsia="zh-CN"/>
        </w:rPr>
        <w:t>〉</w:t>
      </w:r>
      <w:bookmarkEnd w:id="17"/>
    </w:p>
    <w:p w14:paraId="6E9D1F88" w14:textId="77777777" w:rsidR="004308FE" w:rsidRPr="00E74CBF" w:rsidRDefault="004308FE" w:rsidP="004308FE">
      <w:pPr>
        <w:pStyle w:val="5"/>
        <w:rPr>
          <w:rFonts w:ascii="微软雅黑" w:eastAsia="微软雅黑" w:hAnsi="微软雅黑"/>
          <w:lang w:eastAsia="zh-CN"/>
        </w:rPr>
      </w:pPr>
      <w:bookmarkStart w:id="18" w:name="_Toc346202773"/>
      <w:r w:rsidRPr="00E74CBF">
        <w:rPr>
          <w:rFonts w:ascii="微软雅黑" w:eastAsia="微软雅黑" w:hAnsi="微软雅黑"/>
          <w:lang w:eastAsia="zh-CN"/>
        </w:rPr>
        <w:t>*</w:t>
      </w:r>
      <w:r w:rsidRPr="00E74CBF">
        <w:rPr>
          <w:rFonts w:ascii="微软雅黑" w:eastAsia="微软雅黑" w:hAnsi="微软雅黑" w:hint="eastAsia"/>
          <w:lang w:eastAsia="zh-CN"/>
        </w:rPr>
        <w:t>功能访问路径</w:t>
      </w:r>
      <w:bookmarkEnd w:id="18"/>
    </w:p>
    <w:p w14:paraId="1CCF9447" w14:textId="77777777" w:rsidR="004308FE" w:rsidRPr="00E74CBF" w:rsidRDefault="00AB210F" w:rsidP="004308FE">
      <w:pPr>
        <w:tabs>
          <w:tab w:val="num" w:pos="720"/>
        </w:tabs>
        <w:rPr>
          <w:rFonts w:ascii="微软雅黑" w:eastAsia="微软雅黑" w:hAnsi="微软雅黑"/>
          <w:lang w:eastAsia="zh-CN"/>
        </w:rPr>
      </w:pPr>
      <w:r w:rsidRPr="00E74CBF">
        <w:rPr>
          <w:rFonts w:ascii="微软雅黑" w:eastAsia="微软雅黑" w:hAnsi="微软雅黑" w:hint="eastAsia"/>
          <w:lang w:eastAsia="zh-CN"/>
        </w:rPr>
        <w:t>基础数据</w:t>
      </w:r>
      <w:r w:rsidR="00322A30" w:rsidRPr="00E74CBF">
        <w:rPr>
          <w:rFonts w:ascii="微软雅黑" w:eastAsia="微软雅黑" w:hAnsi="微软雅黑"/>
          <w:lang w:eastAsia="zh-CN"/>
        </w:rPr>
        <w:sym w:font="Wingdings" w:char="F0E0"/>
      </w:r>
      <w:r w:rsidRPr="00E74CBF">
        <w:rPr>
          <w:rFonts w:ascii="微软雅黑" w:eastAsia="微软雅黑" w:hAnsi="微软雅黑" w:hint="eastAsia"/>
          <w:lang w:eastAsia="zh-CN"/>
        </w:rPr>
        <w:t>批次属性配置</w:t>
      </w:r>
    </w:p>
    <w:p w14:paraId="6278229C" w14:textId="77777777" w:rsidR="004308FE" w:rsidRPr="00E74CBF" w:rsidRDefault="004308FE" w:rsidP="004308FE">
      <w:pPr>
        <w:pStyle w:val="5"/>
        <w:rPr>
          <w:rFonts w:ascii="微软雅黑" w:eastAsia="微软雅黑" w:hAnsi="微软雅黑"/>
          <w:lang w:eastAsia="zh-CN"/>
        </w:rPr>
      </w:pPr>
      <w:bookmarkStart w:id="19" w:name="_Toc346202774"/>
      <w:r w:rsidRPr="00E74CBF">
        <w:rPr>
          <w:rFonts w:ascii="微软雅黑" w:eastAsia="微软雅黑" w:hAnsi="微软雅黑"/>
          <w:lang w:eastAsia="zh-CN"/>
        </w:rPr>
        <w:t>*</w:t>
      </w:r>
      <w:r w:rsidRPr="00E74CBF">
        <w:rPr>
          <w:rFonts w:ascii="微软雅黑" w:eastAsia="微软雅黑" w:hAnsi="微软雅黑" w:hint="eastAsia"/>
          <w:lang w:eastAsia="zh-CN"/>
        </w:rPr>
        <w:t>功能描述</w:t>
      </w:r>
      <w:bookmarkEnd w:id="19"/>
    </w:p>
    <w:p w14:paraId="35D4AB11" w14:textId="77777777" w:rsidR="009908E9" w:rsidRPr="00E74CBF" w:rsidRDefault="00AB210F" w:rsidP="0047651C">
      <w:pPr>
        <w:numPr>
          <w:ilvl w:val="0"/>
          <w:numId w:val="6"/>
        </w:numPr>
        <w:rPr>
          <w:rFonts w:ascii="微软雅黑" w:eastAsia="微软雅黑" w:hAnsi="微软雅黑"/>
          <w:lang w:eastAsia="zh-CN"/>
        </w:rPr>
      </w:pPr>
      <w:r w:rsidRPr="00E74CBF">
        <w:rPr>
          <w:rFonts w:ascii="微软雅黑" w:eastAsia="微软雅黑" w:hAnsi="微软雅黑" w:hint="eastAsia"/>
          <w:lang w:eastAsia="zh-CN"/>
        </w:rPr>
        <w:t>用户收货时将PO号记入批次属性（</w:t>
      </w:r>
      <w:r w:rsidR="00734D55" w:rsidRPr="00E74CBF">
        <w:rPr>
          <w:rFonts w:ascii="微软雅黑" w:eastAsia="微软雅黑" w:hAnsi="微软雅黑" w:hint="eastAsia"/>
          <w:lang w:eastAsia="zh-CN"/>
        </w:rPr>
        <w:t>如：</w:t>
      </w:r>
      <w:r w:rsidRPr="00E74CBF">
        <w:rPr>
          <w:rFonts w:ascii="微软雅黑" w:eastAsia="微软雅黑" w:hAnsi="微软雅黑" w:hint="eastAsia"/>
          <w:lang w:eastAsia="zh-CN"/>
        </w:rPr>
        <w:t>lotatte</w:t>
      </w:r>
      <w:r w:rsidR="009F296A" w:rsidRPr="00E74CBF">
        <w:rPr>
          <w:rFonts w:ascii="微软雅黑" w:eastAsia="微软雅黑" w:hAnsi="微软雅黑" w:hint="eastAsia"/>
          <w:lang w:eastAsia="zh-CN"/>
        </w:rPr>
        <w:t>09</w:t>
      </w:r>
      <w:r w:rsidRPr="00E74CBF">
        <w:rPr>
          <w:rFonts w:ascii="微软雅黑" w:eastAsia="微软雅黑" w:hAnsi="微软雅黑" w:hint="eastAsia"/>
          <w:lang w:eastAsia="zh-CN"/>
        </w:rPr>
        <w:t>）</w:t>
      </w:r>
    </w:p>
    <w:p w14:paraId="3AB37056" w14:textId="77777777" w:rsidR="00DD68A6" w:rsidRPr="00E74CBF" w:rsidRDefault="009F296A" w:rsidP="0047651C">
      <w:pPr>
        <w:numPr>
          <w:ilvl w:val="0"/>
          <w:numId w:val="6"/>
        </w:numPr>
        <w:rPr>
          <w:rFonts w:ascii="微软雅黑" w:eastAsia="微软雅黑" w:hAnsi="微软雅黑"/>
          <w:lang w:eastAsia="zh-CN"/>
        </w:rPr>
      </w:pPr>
      <w:r w:rsidRPr="00E74CBF">
        <w:rPr>
          <w:rFonts w:ascii="微软雅黑" w:eastAsia="微软雅黑" w:hAnsi="微软雅黑" w:hint="eastAsia"/>
          <w:lang w:eastAsia="zh-CN"/>
        </w:rPr>
        <w:t>所有批次生成的时候都要加上PO号属性</w:t>
      </w:r>
    </w:p>
    <w:p w14:paraId="10E95FD2" w14:textId="77777777" w:rsidR="00FD7623" w:rsidRPr="00E74CBF" w:rsidRDefault="00FD7623" w:rsidP="0047651C">
      <w:pPr>
        <w:numPr>
          <w:ilvl w:val="0"/>
          <w:numId w:val="6"/>
        </w:numPr>
        <w:rPr>
          <w:rFonts w:ascii="微软雅黑" w:eastAsia="微软雅黑" w:hAnsi="微软雅黑"/>
          <w:lang w:eastAsia="zh-CN"/>
        </w:rPr>
      </w:pPr>
      <w:r w:rsidRPr="00E74CBF">
        <w:rPr>
          <w:rFonts w:ascii="微软雅黑" w:eastAsia="微软雅黑" w:hAnsi="微软雅黑" w:hint="eastAsia"/>
          <w:lang w:eastAsia="zh-CN"/>
        </w:rPr>
        <w:t>出库单出库时</w:t>
      </w:r>
      <w:r w:rsidR="0032535D" w:rsidRPr="00E74CBF">
        <w:rPr>
          <w:rFonts w:ascii="微软雅黑" w:eastAsia="微软雅黑" w:hAnsi="微软雅黑" w:hint="eastAsia"/>
          <w:lang w:eastAsia="zh-CN"/>
        </w:rPr>
        <w:t>出库单明细按批次记录，</w:t>
      </w:r>
      <w:r w:rsidRPr="00E74CBF">
        <w:rPr>
          <w:rFonts w:ascii="微软雅黑" w:eastAsia="微软雅黑" w:hAnsi="微软雅黑" w:hint="eastAsia"/>
          <w:lang w:eastAsia="zh-CN"/>
        </w:rPr>
        <w:t>需要记录其批次信息，并传递后台</w:t>
      </w:r>
      <w:r w:rsidR="00B85125" w:rsidRPr="00E74CBF">
        <w:rPr>
          <w:rFonts w:ascii="微软雅黑" w:eastAsia="微软雅黑" w:hAnsi="微软雅黑" w:hint="eastAsia"/>
          <w:lang w:eastAsia="zh-CN"/>
        </w:rPr>
        <w:t>（</w:t>
      </w:r>
      <w:r w:rsidR="00BE7255" w:rsidRPr="00E74CBF">
        <w:rPr>
          <w:rFonts w:ascii="微软雅黑" w:eastAsia="微软雅黑" w:hAnsi="微软雅黑" w:hint="eastAsia"/>
          <w:lang w:eastAsia="zh-CN"/>
        </w:rPr>
        <w:t>添加</w:t>
      </w:r>
      <w:r w:rsidR="00D151E1" w:rsidRPr="00E74CBF">
        <w:rPr>
          <w:rFonts w:ascii="微软雅黑" w:eastAsia="微软雅黑" w:hAnsi="微软雅黑" w:hint="eastAsia"/>
          <w:lang w:eastAsia="zh-CN"/>
        </w:rPr>
        <w:t>出库明细信息：</w:t>
      </w:r>
      <w:r w:rsidR="00B85125" w:rsidRPr="00E74CBF">
        <w:rPr>
          <w:rFonts w:ascii="微软雅黑" w:eastAsia="微软雅黑" w:hAnsi="微软雅黑" w:hint="eastAsia"/>
          <w:color w:val="FF0000"/>
          <w:lang w:eastAsia="zh-CN"/>
        </w:rPr>
        <w:t>批次号、供应商、PO号、</w:t>
      </w:r>
      <w:r w:rsidR="00D151E1" w:rsidRPr="00E74CBF">
        <w:rPr>
          <w:rFonts w:ascii="微软雅黑" w:eastAsia="微软雅黑" w:hAnsi="微软雅黑" w:hint="eastAsia"/>
          <w:color w:val="FF0000"/>
          <w:lang w:eastAsia="zh-CN"/>
        </w:rPr>
        <w:t>生产日期、</w:t>
      </w:r>
      <w:r w:rsidR="00B85125" w:rsidRPr="00E74CBF">
        <w:rPr>
          <w:rFonts w:ascii="微软雅黑" w:eastAsia="微软雅黑" w:hAnsi="微软雅黑" w:hint="eastAsia"/>
          <w:color w:val="FF0000"/>
          <w:lang w:eastAsia="zh-CN"/>
        </w:rPr>
        <w:t>失效日期</w:t>
      </w:r>
      <w:r w:rsidR="00B85125" w:rsidRPr="00E74CBF">
        <w:rPr>
          <w:rFonts w:ascii="微软雅黑" w:eastAsia="微软雅黑" w:hAnsi="微软雅黑" w:hint="eastAsia"/>
          <w:lang w:eastAsia="zh-CN"/>
        </w:rPr>
        <w:t>）</w:t>
      </w:r>
    </w:p>
    <w:p w14:paraId="640DC731" w14:textId="77777777" w:rsidR="00FD7623" w:rsidRPr="00E74CBF" w:rsidRDefault="00FD7623" w:rsidP="0047651C">
      <w:pPr>
        <w:numPr>
          <w:ilvl w:val="0"/>
          <w:numId w:val="6"/>
        </w:numPr>
        <w:rPr>
          <w:rFonts w:ascii="微软雅黑" w:eastAsia="微软雅黑" w:hAnsi="微软雅黑"/>
          <w:lang w:eastAsia="zh-CN"/>
        </w:rPr>
      </w:pPr>
      <w:r w:rsidRPr="00E74CBF">
        <w:rPr>
          <w:rFonts w:ascii="微软雅黑" w:eastAsia="微软雅黑" w:hAnsi="微软雅黑" w:hint="eastAsia"/>
          <w:lang w:eastAsia="zh-CN"/>
        </w:rPr>
        <w:t>DO退货/调拨ASN单据</w:t>
      </w:r>
      <w:r w:rsidR="00B85125" w:rsidRPr="00E74CBF">
        <w:rPr>
          <w:rFonts w:ascii="微软雅黑" w:eastAsia="微软雅黑" w:hAnsi="微软雅黑" w:hint="eastAsia"/>
          <w:lang w:eastAsia="zh-CN"/>
        </w:rPr>
        <w:t>明细</w:t>
      </w:r>
      <w:r w:rsidRPr="00E74CBF">
        <w:rPr>
          <w:rFonts w:ascii="微软雅黑" w:eastAsia="微软雅黑" w:hAnsi="微软雅黑" w:hint="eastAsia"/>
          <w:lang w:eastAsia="zh-CN"/>
        </w:rPr>
        <w:t>记录其批次信息</w:t>
      </w:r>
      <w:r w:rsidR="00B85125" w:rsidRPr="00E74CBF">
        <w:rPr>
          <w:rFonts w:ascii="微软雅黑" w:eastAsia="微软雅黑" w:hAnsi="微软雅黑" w:hint="eastAsia"/>
          <w:lang w:eastAsia="zh-CN"/>
        </w:rPr>
        <w:t>（</w:t>
      </w:r>
      <w:r w:rsidR="00D151E1" w:rsidRPr="00E74CBF">
        <w:rPr>
          <w:rFonts w:ascii="微软雅黑" w:eastAsia="微软雅黑" w:hAnsi="微软雅黑" w:hint="eastAsia"/>
          <w:lang w:eastAsia="zh-CN"/>
        </w:rPr>
        <w:t>添加明细信息：</w:t>
      </w:r>
      <w:r w:rsidR="00B85125" w:rsidRPr="00E74CBF">
        <w:rPr>
          <w:rFonts w:ascii="微软雅黑" w:eastAsia="微软雅黑" w:hAnsi="微软雅黑" w:hint="eastAsia"/>
          <w:color w:val="FF0000"/>
          <w:lang w:eastAsia="zh-CN"/>
        </w:rPr>
        <w:t>批次号、供应商、PO号、</w:t>
      </w:r>
      <w:r w:rsidR="00D75AC2" w:rsidRPr="00E74CBF">
        <w:rPr>
          <w:rFonts w:ascii="微软雅黑" w:eastAsia="微软雅黑" w:hAnsi="微软雅黑" w:hint="eastAsia"/>
          <w:color w:val="FF0000"/>
          <w:lang w:eastAsia="zh-CN"/>
        </w:rPr>
        <w:t>生产日期、</w:t>
      </w:r>
      <w:r w:rsidR="00B85125" w:rsidRPr="00E74CBF">
        <w:rPr>
          <w:rFonts w:ascii="微软雅黑" w:eastAsia="微软雅黑" w:hAnsi="微软雅黑" w:hint="eastAsia"/>
          <w:color w:val="FF0000"/>
          <w:lang w:eastAsia="zh-CN"/>
        </w:rPr>
        <w:t>失效日期</w:t>
      </w:r>
      <w:r w:rsidR="00B85125" w:rsidRPr="00E74CBF">
        <w:rPr>
          <w:rFonts w:ascii="微软雅黑" w:eastAsia="微软雅黑" w:hAnsi="微软雅黑" w:hint="eastAsia"/>
          <w:lang w:eastAsia="zh-CN"/>
        </w:rPr>
        <w:t>）</w:t>
      </w:r>
    </w:p>
    <w:p w14:paraId="7F9F7CB6" w14:textId="77777777" w:rsidR="00806944" w:rsidRPr="000D5D1D" w:rsidRDefault="002D0B4F" w:rsidP="0047651C">
      <w:pPr>
        <w:numPr>
          <w:ilvl w:val="0"/>
          <w:numId w:val="6"/>
        </w:numPr>
        <w:rPr>
          <w:rFonts w:ascii="宋体" w:hAnsi="宋体"/>
          <w:lang w:eastAsia="zh-CN"/>
        </w:rPr>
      </w:pPr>
      <w:r w:rsidRPr="00E74CBF">
        <w:rPr>
          <w:rFonts w:ascii="微软雅黑" w:eastAsia="微软雅黑" w:hAnsi="微软雅黑" w:hint="eastAsia"/>
          <w:lang w:eastAsia="zh-CN"/>
        </w:rPr>
        <w:lastRenderedPageBreak/>
        <w:t>DO退货/调拨收货需要跟原先出库的批次匹配，效</w:t>
      </w:r>
      <w:r w:rsidR="00A52AF0" w:rsidRPr="00E74CBF">
        <w:rPr>
          <w:rFonts w:ascii="微软雅黑" w:eastAsia="微软雅黑" w:hAnsi="微软雅黑" w:hint="eastAsia"/>
          <w:lang w:eastAsia="zh-CN"/>
        </w:rPr>
        <w:t>期不一致的调效期，其他批次属性必须一致</w:t>
      </w:r>
      <w:r w:rsidR="00D75AC2" w:rsidRPr="00E74CBF">
        <w:rPr>
          <w:rFonts w:ascii="微软雅黑" w:eastAsia="微软雅黑" w:hAnsi="微软雅黑"/>
          <w:lang w:eastAsia="zh-CN"/>
        </w:rPr>
        <w:br/>
      </w:r>
      <w:r w:rsidR="00B85125" w:rsidRPr="00E74CBF">
        <w:rPr>
          <w:rFonts w:ascii="微软雅黑" w:eastAsia="微软雅黑" w:hAnsi="微软雅黑" w:hint="eastAsia"/>
          <w:lang w:eastAsia="zh-CN"/>
        </w:rPr>
        <w:t>匹配逻辑</w:t>
      </w:r>
      <w:r w:rsidR="00D75AC2" w:rsidRPr="00E74CBF">
        <w:rPr>
          <w:rFonts w:ascii="微软雅黑" w:eastAsia="微软雅黑" w:hAnsi="微软雅黑" w:hint="eastAsia"/>
          <w:lang w:eastAsia="zh-CN"/>
        </w:rPr>
        <w:t>：（</w:t>
      </w:r>
      <w:r w:rsidR="007A5C12" w:rsidRPr="00E74CBF">
        <w:rPr>
          <w:rFonts w:ascii="微软雅黑" w:eastAsia="微软雅黑" w:hAnsi="微软雅黑" w:hint="eastAsia"/>
          <w:lang w:eastAsia="zh-CN"/>
        </w:rPr>
        <w:t>需review</w:t>
      </w:r>
      <w:r w:rsidR="00B85125" w:rsidRPr="00E74CBF">
        <w:rPr>
          <w:rFonts w:ascii="微软雅黑" w:eastAsia="微软雅黑" w:hAnsi="微软雅黑" w:hint="eastAsia"/>
          <w:lang w:eastAsia="zh-CN"/>
        </w:rPr>
        <w:t>）</w:t>
      </w:r>
      <w:r w:rsidR="00D75AC2">
        <w:rPr>
          <w:rFonts w:ascii="宋体" w:hAnsi="宋体"/>
          <w:lang w:eastAsia="zh-CN"/>
        </w:rPr>
        <w:br/>
      </w:r>
      <w:r w:rsidR="000D5D1D">
        <w:object w:dxaOrig="11197" w:dyaOrig="10317" w14:anchorId="665D3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35pt;height:433.4pt" o:ole="">
            <v:imagedata r:id="rId8" o:title=""/>
          </v:shape>
          <o:OLEObject Type="Embed" ProgID="Visio.Drawing.11" ShapeID="_x0000_i1025" DrawAspect="Content" ObjectID="_1551012146" r:id="rId9"/>
        </w:object>
      </w:r>
    </w:p>
    <w:p w14:paraId="2480511F" w14:textId="77777777" w:rsidR="002D0B4F" w:rsidRPr="00B125FD" w:rsidRDefault="002D0B4F" w:rsidP="0047651C">
      <w:pPr>
        <w:numPr>
          <w:ilvl w:val="0"/>
          <w:numId w:val="6"/>
        </w:numPr>
        <w:rPr>
          <w:rFonts w:ascii="微软雅黑" w:eastAsia="微软雅黑" w:hAnsi="微软雅黑"/>
          <w:lang w:eastAsia="zh-CN"/>
        </w:rPr>
      </w:pPr>
      <w:r w:rsidRPr="00B125FD">
        <w:rPr>
          <w:rFonts w:ascii="微软雅黑" w:eastAsia="微软雅黑" w:hAnsi="微软雅黑" w:hint="eastAsia"/>
          <w:lang w:eastAsia="zh-CN"/>
        </w:rPr>
        <w:t>库存溢的部分必须匹配到已有的批次</w:t>
      </w:r>
      <w:r w:rsidR="00B85125" w:rsidRPr="00B125FD">
        <w:rPr>
          <w:rFonts w:ascii="微软雅黑" w:eastAsia="微软雅黑" w:hAnsi="微软雅黑" w:hint="eastAsia"/>
          <w:lang w:eastAsia="zh-CN"/>
        </w:rPr>
        <w:t>（匹配逻辑待讨论）</w:t>
      </w:r>
    </w:p>
    <w:p w14:paraId="69B4E79A" w14:textId="77777777" w:rsidR="00BE7255" w:rsidRPr="00B125FD" w:rsidRDefault="00A52AF0" w:rsidP="00BE7255">
      <w:pPr>
        <w:ind w:left="360"/>
        <w:rPr>
          <w:rFonts w:ascii="微软雅黑" w:eastAsia="微软雅黑" w:hAnsi="微软雅黑"/>
          <w:lang w:eastAsia="zh-CN"/>
        </w:rPr>
      </w:pPr>
      <w:r w:rsidRPr="00B125FD">
        <w:rPr>
          <w:rFonts w:ascii="微软雅黑" w:eastAsia="微软雅黑" w:hAnsi="微软雅黑" w:hint="eastAsia"/>
          <w:lang w:eastAsia="zh-CN"/>
        </w:rPr>
        <w:t>根据生产日期、失效日期来匹配到批次，若所有批次匹配不到，新增批次，记在最近的PO、供应商上。</w:t>
      </w:r>
    </w:p>
    <w:p w14:paraId="5C25FAE0" w14:textId="77777777" w:rsidR="00BE7255" w:rsidRPr="00B125FD" w:rsidRDefault="002D0B4F" w:rsidP="0047651C">
      <w:pPr>
        <w:numPr>
          <w:ilvl w:val="0"/>
          <w:numId w:val="6"/>
        </w:numPr>
        <w:rPr>
          <w:rFonts w:ascii="微软雅黑" w:eastAsia="微软雅黑" w:hAnsi="微软雅黑"/>
          <w:lang w:eastAsia="zh-CN"/>
        </w:rPr>
      </w:pPr>
      <w:r w:rsidRPr="00B125FD">
        <w:rPr>
          <w:rFonts w:ascii="微软雅黑" w:eastAsia="微软雅黑" w:hAnsi="微软雅黑" w:hint="eastAsia"/>
          <w:lang w:eastAsia="zh-CN"/>
        </w:rPr>
        <w:t>批次库存接口的整合</w:t>
      </w:r>
      <w:r w:rsidR="00B85125" w:rsidRPr="00B125FD">
        <w:rPr>
          <w:rFonts w:ascii="微软雅黑" w:eastAsia="微软雅黑" w:hAnsi="微软雅黑" w:hint="eastAsia"/>
          <w:lang w:eastAsia="zh-CN"/>
        </w:rPr>
        <w:t>，基于交易传递，库存交易接口添加批次信息</w:t>
      </w:r>
      <w:r w:rsidR="00B85125" w:rsidRPr="00B125FD">
        <w:rPr>
          <w:rFonts w:ascii="微软雅黑" w:eastAsia="微软雅黑" w:hAnsi="微软雅黑"/>
          <w:lang w:eastAsia="zh-CN"/>
        </w:rPr>
        <w:br/>
      </w:r>
      <w:r w:rsidR="00B85125" w:rsidRPr="00B125FD">
        <w:rPr>
          <w:rFonts w:ascii="微软雅黑" w:eastAsia="微软雅黑" w:hAnsi="微软雅黑" w:hint="eastAsia"/>
          <w:lang w:eastAsia="zh-CN"/>
        </w:rPr>
        <w:t>原库存交易回写：交易类型、</w:t>
      </w:r>
      <w:r w:rsidR="00155B1D" w:rsidRPr="00B125FD">
        <w:rPr>
          <w:rFonts w:ascii="微软雅黑" w:eastAsia="微软雅黑" w:hAnsi="微软雅黑" w:hint="eastAsia"/>
          <w:lang w:eastAsia="zh-CN"/>
        </w:rPr>
        <w:t>单据号、</w:t>
      </w:r>
      <w:r w:rsidR="00B85125" w:rsidRPr="00B125FD">
        <w:rPr>
          <w:rFonts w:ascii="微软雅黑" w:eastAsia="微软雅黑" w:hAnsi="微软雅黑" w:hint="eastAsia"/>
          <w:lang w:eastAsia="zh-CN"/>
        </w:rPr>
        <w:t>交易数量、SKU、仓库、</w:t>
      </w:r>
      <w:r w:rsidR="000F1229" w:rsidRPr="00B125FD">
        <w:rPr>
          <w:rFonts w:ascii="微软雅黑" w:eastAsia="微软雅黑" w:hAnsi="微软雅黑" w:hint="eastAsia"/>
          <w:lang w:eastAsia="zh-CN"/>
        </w:rPr>
        <w:t>交易</w:t>
      </w:r>
      <w:r w:rsidR="00B85125" w:rsidRPr="00B125FD">
        <w:rPr>
          <w:rFonts w:ascii="微软雅黑" w:eastAsia="微软雅黑" w:hAnsi="微软雅黑" w:hint="eastAsia"/>
          <w:lang w:eastAsia="zh-CN"/>
        </w:rPr>
        <w:t>日志、商家</w:t>
      </w:r>
      <w:r w:rsidR="00155B1D" w:rsidRPr="00B125FD">
        <w:rPr>
          <w:rFonts w:ascii="微软雅黑" w:eastAsia="微软雅黑" w:hAnsi="微软雅黑" w:hint="eastAsia"/>
          <w:lang w:eastAsia="zh-CN"/>
        </w:rPr>
        <w:t>、批次号、供应商、PO号、失效日期（红色部分为添加的信息）</w:t>
      </w:r>
    </w:p>
    <w:p w14:paraId="38164DD9" w14:textId="77777777" w:rsidR="00B125FD" w:rsidRDefault="00BE7255" w:rsidP="0047651C">
      <w:pPr>
        <w:numPr>
          <w:ilvl w:val="0"/>
          <w:numId w:val="6"/>
        </w:numPr>
        <w:rPr>
          <w:rFonts w:ascii="微软雅黑" w:eastAsia="微软雅黑" w:hAnsi="微软雅黑"/>
          <w:lang w:eastAsia="zh-CN"/>
        </w:rPr>
      </w:pPr>
      <w:r w:rsidRPr="00B125FD">
        <w:rPr>
          <w:rFonts w:ascii="微软雅黑" w:eastAsia="微软雅黑" w:hAnsi="微软雅黑" w:hint="eastAsia"/>
          <w:lang w:eastAsia="zh-CN"/>
        </w:rPr>
        <w:lastRenderedPageBreak/>
        <w:t>以下交易需要回写库存：</w:t>
      </w:r>
    </w:p>
    <w:p w14:paraId="4AB55BF1" w14:textId="77777777" w:rsidR="00155B1D" w:rsidRPr="00B125FD" w:rsidRDefault="00B85125" w:rsidP="00B125FD">
      <w:pPr>
        <w:ind w:left="360"/>
        <w:rPr>
          <w:rFonts w:ascii="微软雅黑" w:eastAsia="微软雅黑" w:hAnsi="微软雅黑"/>
          <w:lang w:eastAsia="zh-CN"/>
        </w:rPr>
      </w:pPr>
      <w:r w:rsidRPr="00B125FD">
        <w:rPr>
          <w:rFonts w:ascii="宋体" w:hAnsi="宋体"/>
          <w:lang w:eastAsia="zh-CN"/>
        </w:rPr>
        <w:br/>
      </w:r>
      <w:r w:rsidR="00155B1D" w:rsidRPr="00B125FD">
        <w:rPr>
          <w:rFonts w:hint="eastAsia"/>
          <w:lang w:val="da-DK" w:eastAsia="zh-CN"/>
        </w:rPr>
        <w:t>交易类型种类</w:t>
      </w:r>
    </w:p>
    <w:tbl>
      <w:tblPr>
        <w:tblW w:w="3414" w:type="dxa"/>
        <w:tblInd w:w="96" w:type="dxa"/>
        <w:tblLook w:val="04A0" w:firstRow="1" w:lastRow="0" w:firstColumn="1" w:lastColumn="0" w:noHBand="0" w:noVBand="1"/>
      </w:tblPr>
      <w:tblGrid>
        <w:gridCol w:w="3414"/>
      </w:tblGrid>
      <w:tr w:rsidR="00155B1D" w:rsidRPr="00CB3B27" w14:paraId="32F1F2B1"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2A950BC9"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收货</w:t>
            </w:r>
          </w:p>
        </w:tc>
      </w:tr>
      <w:tr w:rsidR="00155B1D" w:rsidRPr="00CB3B27" w14:paraId="79F70A26"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06F82D85"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取消收货</w:t>
            </w:r>
          </w:p>
        </w:tc>
      </w:tr>
      <w:tr w:rsidR="00155B1D" w:rsidRPr="00CB3B27" w14:paraId="52BF20EC"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154D54E9"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上架</w:t>
            </w:r>
          </w:p>
        </w:tc>
      </w:tr>
      <w:tr w:rsidR="00155B1D" w:rsidRPr="00CB3B27" w14:paraId="15D19BF7"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095ED302"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上架（坏品）</w:t>
            </w:r>
          </w:p>
        </w:tc>
      </w:tr>
      <w:tr w:rsidR="00155B1D" w:rsidRPr="00CB3B27" w14:paraId="666C2D1A"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25591AF7"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发运(正品)</w:t>
            </w:r>
          </w:p>
        </w:tc>
      </w:tr>
      <w:tr w:rsidR="00155B1D" w:rsidRPr="00CB3B27" w14:paraId="49058ACD" w14:textId="77777777" w:rsidTr="00684130">
        <w:trPr>
          <w:trHeight w:val="423"/>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5F0B2133"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发运(坏品)</w:t>
            </w:r>
          </w:p>
        </w:tc>
      </w:tr>
      <w:tr w:rsidR="00155B1D" w:rsidRPr="00CB3B27" w14:paraId="55020527"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74AABC2D" w14:textId="77777777" w:rsidR="00155B1D" w:rsidRPr="00CB3B27" w:rsidRDefault="00155B1D" w:rsidP="00130CF5">
            <w:pPr>
              <w:rPr>
                <w:rFonts w:ascii="微软雅黑" w:eastAsia="微软雅黑" w:hAnsi="微软雅黑" w:cs="宋体"/>
                <w:lang w:eastAsia="zh-CN"/>
              </w:rPr>
            </w:pPr>
            <w:r>
              <w:rPr>
                <w:rFonts w:ascii="微软雅黑" w:eastAsia="微软雅黑" w:hAnsi="微软雅黑" w:cs="宋体" w:hint="eastAsia"/>
                <w:lang w:eastAsia="zh-CN"/>
              </w:rPr>
              <w:t>锁定</w:t>
            </w:r>
          </w:p>
        </w:tc>
      </w:tr>
      <w:tr w:rsidR="00155B1D" w:rsidRPr="00CB3B27" w14:paraId="32A10653"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498C9E48"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释放</w:t>
            </w:r>
          </w:p>
        </w:tc>
      </w:tr>
      <w:tr w:rsidR="00155B1D" w:rsidRPr="00CB3B27" w14:paraId="4F6D6472"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667C73A5"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移库（移入坏品）</w:t>
            </w:r>
          </w:p>
        </w:tc>
      </w:tr>
      <w:tr w:rsidR="00155B1D" w:rsidRPr="00CB3B27" w14:paraId="2369D7CD"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32B34BA5"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移库（移出坏品）</w:t>
            </w:r>
          </w:p>
        </w:tc>
      </w:tr>
      <w:tr w:rsidR="00155B1D" w:rsidRPr="00CB3B27" w14:paraId="4C2E6A94"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2E88ABAA" w14:textId="77777777" w:rsidR="00155B1D" w:rsidRPr="00CB3B27" w:rsidRDefault="00155B1D" w:rsidP="00130CF5">
            <w:pPr>
              <w:rPr>
                <w:rFonts w:ascii="微软雅黑" w:eastAsia="微软雅黑" w:hAnsi="微软雅黑" w:cs="宋体"/>
              </w:rPr>
            </w:pPr>
            <w:r>
              <w:rPr>
                <w:rFonts w:ascii="微软雅黑" w:eastAsia="微软雅黑" w:hAnsi="微软雅黑" w:cs="宋体" w:hint="eastAsia"/>
              </w:rPr>
              <w:t>移库（移入</w:t>
            </w:r>
            <w:r>
              <w:rPr>
                <w:rFonts w:ascii="微软雅黑" w:eastAsia="微软雅黑" w:hAnsi="微软雅黑" w:cs="宋体" w:hint="eastAsia"/>
                <w:lang w:eastAsia="zh-CN"/>
              </w:rPr>
              <w:t>锁定</w:t>
            </w:r>
            <w:r w:rsidRPr="00CB3B27">
              <w:rPr>
                <w:rFonts w:ascii="微软雅黑" w:eastAsia="微软雅黑" w:hAnsi="微软雅黑" w:cs="宋体" w:hint="eastAsia"/>
              </w:rPr>
              <w:t>）</w:t>
            </w:r>
          </w:p>
        </w:tc>
      </w:tr>
      <w:tr w:rsidR="00155B1D" w:rsidRPr="00CB3B27" w14:paraId="56A039B3"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2BBB9718" w14:textId="77777777" w:rsidR="00155B1D" w:rsidRPr="00CB3B27" w:rsidRDefault="00155B1D" w:rsidP="00130CF5">
            <w:pPr>
              <w:rPr>
                <w:rFonts w:ascii="微软雅黑" w:eastAsia="微软雅黑" w:hAnsi="微软雅黑" w:cs="宋体"/>
              </w:rPr>
            </w:pPr>
            <w:r>
              <w:rPr>
                <w:rFonts w:ascii="微软雅黑" w:eastAsia="微软雅黑" w:hAnsi="微软雅黑" w:cs="宋体" w:hint="eastAsia"/>
              </w:rPr>
              <w:t>移库（移</w:t>
            </w:r>
            <w:r>
              <w:rPr>
                <w:rFonts w:ascii="微软雅黑" w:eastAsia="微软雅黑" w:hAnsi="微软雅黑" w:cs="宋体" w:hint="eastAsia"/>
                <w:lang w:eastAsia="zh-CN"/>
              </w:rPr>
              <w:t>出锁定</w:t>
            </w:r>
            <w:r w:rsidRPr="00CB3B27">
              <w:rPr>
                <w:rFonts w:ascii="微软雅黑" w:eastAsia="微软雅黑" w:hAnsi="微软雅黑" w:cs="宋体" w:hint="eastAsia"/>
              </w:rPr>
              <w:t>）</w:t>
            </w:r>
          </w:p>
        </w:tc>
      </w:tr>
      <w:tr w:rsidR="00155B1D" w:rsidRPr="00CB3B27" w14:paraId="34C16820"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5BD27AE4"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盘盈</w:t>
            </w:r>
          </w:p>
        </w:tc>
      </w:tr>
      <w:tr w:rsidR="00155B1D" w:rsidRPr="00CB3B27" w14:paraId="5D4938A9"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7AC471A8"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盘盈（坏品）</w:t>
            </w:r>
          </w:p>
        </w:tc>
      </w:tr>
      <w:tr w:rsidR="00155B1D" w:rsidRPr="00CB3B27" w14:paraId="3754A205"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5D0F8455" w14:textId="77777777" w:rsidR="00155B1D" w:rsidRPr="00CB3B27" w:rsidRDefault="00155B1D" w:rsidP="00130CF5">
            <w:pPr>
              <w:rPr>
                <w:rFonts w:ascii="微软雅黑" w:eastAsia="微软雅黑" w:hAnsi="微软雅黑" w:cs="宋体"/>
              </w:rPr>
            </w:pPr>
            <w:r>
              <w:rPr>
                <w:rFonts w:ascii="微软雅黑" w:eastAsia="微软雅黑" w:hAnsi="微软雅黑" w:cs="宋体" w:hint="eastAsia"/>
              </w:rPr>
              <w:t>盘盈（</w:t>
            </w:r>
            <w:r>
              <w:rPr>
                <w:rFonts w:ascii="微软雅黑" w:eastAsia="微软雅黑" w:hAnsi="微软雅黑" w:cs="宋体" w:hint="eastAsia"/>
                <w:lang w:eastAsia="zh-CN"/>
              </w:rPr>
              <w:t>锁定</w:t>
            </w:r>
            <w:r w:rsidRPr="00CB3B27">
              <w:rPr>
                <w:rFonts w:ascii="微软雅黑" w:eastAsia="微软雅黑" w:hAnsi="微软雅黑" w:cs="宋体" w:hint="eastAsia"/>
              </w:rPr>
              <w:t>）</w:t>
            </w:r>
          </w:p>
        </w:tc>
      </w:tr>
      <w:tr w:rsidR="00155B1D" w:rsidRPr="00CB3B27" w14:paraId="4071F357"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44D87E4C"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盘亏</w:t>
            </w:r>
          </w:p>
        </w:tc>
      </w:tr>
      <w:tr w:rsidR="00155B1D" w:rsidRPr="00CB3B27" w14:paraId="508F3AAC" w14:textId="77777777" w:rsidTr="00684130">
        <w:trPr>
          <w:trHeight w:val="285"/>
        </w:trPr>
        <w:tc>
          <w:tcPr>
            <w:tcW w:w="3414" w:type="dxa"/>
            <w:tcBorders>
              <w:top w:val="nil"/>
              <w:left w:val="single" w:sz="8" w:space="0" w:color="auto"/>
              <w:bottom w:val="nil"/>
              <w:right w:val="single" w:sz="8" w:space="0" w:color="auto"/>
            </w:tcBorders>
            <w:shd w:val="clear" w:color="auto" w:fill="auto"/>
            <w:noWrap/>
            <w:vAlign w:val="bottom"/>
            <w:hideMark/>
          </w:tcPr>
          <w:p w14:paraId="6E912040"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cs="宋体" w:hint="eastAsia"/>
              </w:rPr>
              <w:t>盘亏（坏品）</w:t>
            </w:r>
          </w:p>
        </w:tc>
      </w:tr>
      <w:tr w:rsidR="00155B1D" w:rsidRPr="00CB3B27" w14:paraId="7B9D43FD"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hideMark/>
          </w:tcPr>
          <w:p w14:paraId="21CAC967" w14:textId="77777777" w:rsidR="00155B1D" w:rsidRPr="00CB3B27" w:rsidRDefault="00155B1D" w:rsidP="00130CF5">
            <w:pPr>
              <w:rPr>
                <w:rFonts w:ascii="微软雅黑" w:eastAsia="微软雅黑" w:hAnsi="微软雅黑" w:cs="宋体"/>
                <w:lang w:eastAsia="zh-CN"/>
              </w:rPr>
            </w:pPr>
          </w:p>
        </w:tc>
      </w:tr>
      <w:tr w:rsidR="00155B1D" w:rsidRPr="00CB3B27" w14:paraId="30AD0DC0" w14:textId="77777777" w:rsidTr="00684130">
        <w:trPr>
          <w:trHeight w:val="285"/>
        </w:trPr>
        <w:tc>
          <w:tcPr>
            <w:tcW w:w="3414" w:type="dxa"/>
            <w:tcBorders>
              <w:top w:val="nil"/>
              <w:left w:val="single" w:sz="8" w:space="0" w:color="auto"/>
              <w:bottom w:val="nil"/>
              <w:right w:val="single" w:sz="8" w:space="0" w:color="auto"/>
            </w:tcBorders>
            <w:shd w:val="clear" w:color="auto" w:fill="auto"/>
            <w:noWrap/>
            <w:vAlign w:val="bottom"/>
            <w:hideMark/>
          </w:tcPr>
          <w:p w14:paraId="5B463D5D" w14:textId="77777777" w:rsidR="00155B1D" w:rsidRPr="00CB3B27" w:rsidRDefault="00155B1D" w:rsidP="00130CF5">
            <w:pPr>
              <w:rPr>
                <w:rFonts w:ascii="微软雅黑" w:eastAsia="微软雅黑" w:hAnsi="微软雅黑" w:cs="宋体"/>
                <w:lang w:eastAsia="zh-CN"/>
              </w:rPr>
            </w:pPr>
            <w:r w:rsidRPr="00CB3B27">
              <w:rPr>
                <w:rFonts w:ascii="微软雅黑" w:eastAsia="微软雅黑" w:hAnsi="微软雅黑" w:hint="eastAsia"/>
              </w:rPr>
              <w:t>盘亏（锁定）</w:t>
            </w:r>
          </w:p>
        </w:tc>
      </w:tr>
      <w:tr w:rsidR="00155B1D" w:rsidRPr="00CB3B27" w14:paraId="51B0E8EB" w14:textId="77777777" w:rsidTr="00684130">
        <w:trPr>
          <w:trHeight w:val="285"/>
        </w:trPr>
        <w:tc>
          <w:tcPr>
            <w:tcW w:w="3414" w:type="dxa"/>
            <w:tcBorders>
              <w:top w:val="nil"/>
              <w:left w:val="single" w:sz="8" w:space="0" w:color="auto"/>
              <w:bottom w:val="single" w:sz="8" w:space="0" w:color="auto"/>
              <w:right w:val="single" w:sz="8" w:space="0" w:color="auto"/>
            </w:tcBorders>
            <w:shd w:val="clear" w:color="auto" w:fill="auto"/>
            <w:noWrap/>
            <w:vAlign w:val="bottom"/>
          </w:tcPr>
          <w:p w14:paraId="79F546FA" w14:textId="77777777" w:rsidR="00155B1D" w:rsidRPr="00CB3B27" w:rsidRDefault="00155B1D" w:rsidP="00130CF5">
            <w:pPr>
              <w:rPr>
                <w:rFonts w:ascii="微软雅黑" w:eastAsia="微软雅黑" w:hAnsi="微软雅黑"/>
                <w:lang w:eastAsia="zh-CN"/>
              </w:rPr>
            </w:pPr>
          </w:p>
        </w:tc>
      </w:tr>
    </w:tbl>
    <w:p w14:paraId="0AE46234" w14:textId="77777777" w:rsidR="00EC3312" w:rsidRDefault="00EC3312" w:rsidP="00EC3312">
      <w:pPr>
        <w:pStyle w:val="4"/>
        <w:rPr>
          <w:lang w:eastAsia="zh-CN"/>
        </w:rPr>
      </w:pPr>
      <w:bookmarkStart w:id="20" w:name="_Toc346202775"/>
      <w:r>
        <w:rPr>
          <w:rFonts w:hint="eastAsia"/>
          <w:lang w:eastAsia="zh-CN"/>
        </w:rPr>
        <w:t>举例演练</w:t>
      </w:r>
      <w:bookmarkEnd w:id="20"/>
    </w:p>
    <w:p w14:paraId="76982EC4" w14:textId="77777777" w:rsidR="00027C20" w:rsidRPr="00B125FD" w:rsidRDefault="00EC3312" w:rsidP="0047651C">
      <w:pPr>
        <w:numPr>
          <w:ilvl w:val="0"/>
          <w:numId w:val="9"/>
        </w:numPr>
        <w:rPr>
          <w:rFonts w:ascii="微软雅黑" w:eastAsia="微软雅黑" w:hAnsi="微软雅黑"/>
          <w:lang w:eastAsia="zh-CN"/>
        </w:rPr>
      </w:pPr>
      <w:r w:rsidRPr="00B125FD">
        <w:rPr>
          <w:rFonts w:ascii="微软雅黑" w:eastAsia="微软雅黑" w:hAnsi="微软雅黑" w:hint="eastAsia"/>
          <w:lang w:eastAsia="zh-CN"/>
        </w:rPr>
        <w:t>仓库PO收</w:t>
      </w:r>
      <w:r w:rsidR="00027C20" w:rsidRPr="00B125FD">
        <w:rPr>
          <w:rFonts w:ascii="微软雅黑" w:eastAsia="微软雅黑" w:hAnsi="微软雅黑" w:hint="eastAsia"/>
          <w:lang w:eastAsia="zh-CN"/>
        </w:rPr>
        <w:t>货</w:t>
      </w:r>
    </w:p>
    <w:p w14:paraId="47471927" w14:textId="77777777" w:rsidR="00760539" w:rsidRPr="00B125FD" w:rsidRDefault="00760539" w:rsidP="00760539">
      <w:pPr>
        <w:ind w:left="360"/>
        <w:rPr>
          <w:rFonts w:ascii="微软雅黑" w:eastAsia="微软雅黑" w:hAnsi="微软雅黑"/>
          <w:lang w:eastAsia="zh-CN"/>
        </w:rPr>
      </w:pPr>
      <w:r w:rsidRPr="00B125FD">
        <w:rPr>
          <w:rFonts w:ascii="微软雅黑" w:eastAsia="微软雅黑" w:hAnsi="微软雅黑" w:hint="eastAsia"/>
          <w:lang w:eastAsia="zh-CN"/>
        </w:rPr>
        <w:t>库存交易回写后台</w:t>
      </w:r>
    </w:p>
    <w:tbl>
      <w:tblPr>
        <w:tblW w:w="10490" w:type="dxa"/>
        <w:tblInd w:w="250" w:type="dxa"/>
        <w:tblLook w:val="04A0" w:firstRow="1" w:lastRow="0" w:firstColumn="1" w:lastColumn="0" w:noHBand="0" w:noVBand="1"/>
      </w:tblPr>
      <w:tblGrid>
        <w:gridCol w:w="1023"/>
        <w:gridCol w:w="870"/>
        <w:gridCol w:w="960"/>
        <w:gridCol w:w="1134"/>
        <w:gridCol w:w="1134"/>
        <w:gridCol w:w="1276"/>
        <w:gridCol w:w="1082"/>
        <w:gridCol w:w="993"/>
        <w:gridCol w:w="1047"/>
        <w:gridCol w:w="1221"/>
      </w:tblGrid>
      <w:tr w:rsidR="00760539" w:rsidRPr="00B125FD" w14:paraId="3ECADE40" w14:textId="77777777" w:rsidTr="00760539">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9CC211"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lastRenderedPageBreak/>
              <w:t>交易类型</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51CDB1EF"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单据号</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B2FFAA9"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5AB00141"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交易数量</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D2D0EFA"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仓库</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34A46A08"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商家</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2848D40"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批次号</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22B89A5"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供应商</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6B4C5E06"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PO号</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6BBFF946"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失效日期</w:t>
            </w:r>
          </w:p>
        </w:tc>
      </w:tr>
      <w:tr w:rsidR="00760539" w:rsidRPr="00B125FD" w14:paraId="7B246A65" w14:textId="77777777" w:rsidTr="00760539">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BD25C7"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收货</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7E5F05AD"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ASN01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E69BB81"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594B0EDE"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F862DAC"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SH6</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992DCDA"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上海1号店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22F67F8"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WMS001</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FB46798"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16F6E52C"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PO001</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18C2903E"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12月30日</w:t>
            </w:r>
          </w:p>
        </w:tc>
      </w:tr>
      <w:tr w:rsidR="00760539" w:rsidRPr="00B125FD" w14:paraId="14860913" w14:textId="77777777" w:rsidTr="00760539">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1296A8"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收货</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472A8F83"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ASN02</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6D05E52"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2BF3F70"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150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3DF188C0"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SH6</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617F827"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上海1号店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097D82C"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WMS002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C4CC7F5"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189FCFC8"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45F2F3F6" w14:textId="77777777" w:rsidR="00760539" w:rsidRPr="00B125FD" w:rsidRDefault="00760539" w:rsidP="00760539">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12月15日</w:t>
            </w:r>
          </w:p>
        </w:tc>
      </w:tr>
    </w:tbl>
    <w:p w14:paraId="7516D62C" w14:textId="77777777" w:rsidR="00760539" w:rsidRPr="00B125FD" w:rsidRDefault="00760539" w:rsidP="00760539">
      <w:pPr>
        <w:ind w:left="360"/>
        <w:rPr>
          <w:rFonts w:ascii="微软雅黑" w:eastAsia="微软雅黑" w:hAnsi="微软雅黑"/>
          <w:lang w:eastAsia="zh-CN"/>
        </w:rPr>
      </w:pPr>
    </w:p>
    <w:p w14:paraId="08233FA3" w14:textId="77777777" w:rsidR="00027C20" w:rsidRPr="00B125FD" w:rsidRDefault="00027C20" w:rsidP="0047651C">
      <w:pPr>
        <w:numPr>
          <w:ilvl w:val="0"/>
          <w:numId w:val="9"/>
        </w:numPr>
        <w:rPr>
          <w:rFonts w:ascii="微软雅黑" w:eastAsia="微软雅黑" w:hAnsi="微软雅黑"/>
          <w:lang w:eastAsia="zh-CN"/>
        </w:rPr>
      </w:pPr>
      <w:r w:rsidRPr="00B125FD">
        <w:rPr>
          <w:rFonts w:ascii="微软雅黑" w:eastAsia="微软雅黑" w:hAnsi="微软雅黑" w:hint="eastAsia"/>
          <w:lang w:eastAsia="zh-CN"/>
        </w:rPr>
        <w:t>出库（DO/调拨/RTV）</w:t>
      </w:r>
    </w:p>
    <w:p w14:paraId="4B4D0830" w14:textId="77777777" w:rsidR="00C544D1" w:rsidRPr="00B125FD" w:rsidRDefault="00C544D1" w:rsidP="00C544D1">
      <w:pPr>
        <w:ind w:left="360"/>
        <w:rPr>
          <w:rFonts w:ascii="微软雅黑" w:eastAsia="微软雅黑" w:hAnsi="微软雅黑"/>
          <w:lang w:eastAsia="zh-CN"/>
        </w:rPr>
      </w:pPr>
      <w:r w:rsidRPr="00B125FD">
        <w:rPr>
          <w:rFonts w:ascii="微软雅黑" w:eastAsia="微软雅黑" w:hAnsi="微软雅黑" w:hint="eastAsia"/>
          <w:lang w:eastAsia="zh-CN"/>
        </w:rPr>
        <w:t>库存交易回写后台</w:t>
      </w:r>
    </w:p>
    <w:tbl>
      <w:tblPr>
        <w:tblW w:w="10490" w:type="dxa"/>
        <w:tblInd w:w="250" w:type="dxa"/>
        <w:tblLook w:val="04A0" w:firstRow="1" w:lastRow="0" w:firstColumn="1" w:lastColumn="0" w:noHBand="0" w:noVBand="1"/>
      </w:tblPr>
      <w:tblGrid>
        <w:gridCol w:w="1023"/>
        <w:gridCol w:w="820"/>
        <w:gridCol w:w="960"/>
        <w:gridCol w:w="1134"/>
        <w:gridCol w:w="1134"/>
        <w:gridCol w:w="1276"/>
        <w:gridCol w:w="1208"/>
        <w:gridCol w:w="993"/>
        <w:gridCol w:w="1047"/>
        <w:gridCol w:w="1221"/>
      </w:tblGrid>
      <w:tr w:rsidR="0077760C" w:rsidRPr="00B125FD" w14:paraId="23A77E0C"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3FE736"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交易类型</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5F95F149"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单据号</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656623A"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B030358"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交易数量</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DA40A42"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仓库</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692A3DCC"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商家</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491A151"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批次号</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1E64A9D"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供应商</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6AC926A0"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PO号</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41DBADCE"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失效日期</w:t>
            </w:r>
          </w:p>
        </w:tc>
      </w:tr>
      <w:tr w:rsidR="0077760C" w:rsidRPr="00B125FD" w14:paraId="634C1507"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9B4D67"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发运</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3FF5475A"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DO01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FBF26EE"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3454D22"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34ACCE92"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SH6</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647D79E0"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上海1号店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CB9611D"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001</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ECF6E1A"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66BFA9BE"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PO001</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61DFD71B"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12月30日</w:t>
            </w:r>
          </w:p>
        </w:tc>
      </w:tr>
      <w:tr w:rsidR="0077760C" w:rsidRPr="00B125FD" w14:paraId="18AC37D4"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F8ECC"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发运</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4DA61F78"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DO01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79122611"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84B5475"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CF3F721"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SH6</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065C72AD"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上海1号店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3A8077A"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033A8BE"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58DD3732"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399B5F85"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12月15日</w:t>
            </w:r>
          </w:p>
        </w:tc>
      </w:tr>
      <w:tr w:rsidR="0077760C" w:rsidRPr="00B125FD" w14:paraId="1F5FA2C2"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E67092"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发运</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20795F7E"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TO01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B511F11"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221B528"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50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22F7B41"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SH6</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298172B"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上海1号店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FBDD36B"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001</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06497F2"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6E260437"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PO001</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437CA200"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12月30日</w:t>
            </w:r>
          </w:p>
        </w:tc>
      </w:tr>
      <w:tr w:rsidR="0077760C" w:rsidRPr="00B125FD" w14:paraId="15DA53FB"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F3AE44"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发运</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49712C9C"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TO01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5C94892"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5F1D218"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50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915C062"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SH6</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2822507"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上海1号店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5D34492"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4FA9CBC"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5D5BB056"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2188BD7E" w14:textId="77777777" w:rsidR="0077760C" w:rsidRPr="00B125FD" w:rsidRDefault="0077760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12月15日</w:t>
            </w:r>
          </w:p>
        </w:tc>
      </w:tr>
    </w:tbl>
    <w:p w14:paraId="73D4896A" w14:textId="77777777" w:rsidR="0077760C" w:rsidRPr="00B125FD" w:rsidRDefault="0077760C" w:rsidP="0077760C">
      <w:pPr>
        <w:ind w:left="360"/>
        <w:rPr>
          <w:rFonts w:ascii="微软雅黑" w:eastAsia="微软雅黑" w:hAnsi="微软雅黑"/>
          <w:lang w:eastAsia="zh-CN"/>
        </w:rPr>
      </w:pPr>
    </w:p>
    <w:p w14:paraId="3BA8A16B" w14:textId="77777777" w:rsidR="00027C20" w:rsidRPr="00B125FD" w:rsidRDefault="00027C20" w:rsidP="0047651C">
      <w:pPr>
        <w:numPr>
          <w:ilvl w:val="0"/>
          <w:numId w:val="9"/>
        </w:numPr>
        <w:rPr>
          <w:rFonts w:ascii="微软雅黑" w:eastAsia="微软雅黑" w:hAnsi="微软雅黑"/>
          <w:lang w:eastAsia="zh-CN"/>
        </w:rPr>
      </w:pPr>
      <w:r w:rsidRPr="00B125FD">
        <w:rPr>
          <w:rFonts w:ascii="微软雅黑" w:eastAsia="微软雅黑" w:hAnsi="微软雅黑" w:hint="eastAsia"/>
          <w:lang w:eastAsia="zh-CN"/>
        </w:rPr>
        <w:t>ASN生成</w:t>
      </w:r>
      <w:r w:rsidR="007C30FF" w:rsidRPr="00B125FD">
        <w:rPr>
          <w:rFonts w:ascii="微软雅黑" w:eastAsia="微软雅黑" w:hAnsi="微软雅黑" w:hint="eastAsia"/>
          <w:lang w:eastAsia="zh-CN"/>
        </w:rPr>
        <w:t>（DO退货/调拨后台在ASN上传递批次信息）</w:t>
      </w:r>
    </w:p>
    <w:p w14:paraId="4F454DBA" w14:textId="77777777" w:rsidR="00186E6E" w:rsidRPr="00B125FD" w:rsidRDefault="007C30FF" w:rsidP="00186E6E">
      <w:pPr>
        <w:ind w:left="360"/>
        <w:rPr>
          <w:rFonts w:ascii="微软雅黑" w:eastAsia="微软雅黑" w:hAnsi="微软雅黑"/>
          <w:lang w:eastAsia="zh-CN"/>
        </w:rPr>
      </w:pPr>
      <w:r w:rsidRPr="00B125FD">
        <w:rPr>
          <w:rFonts w:ascii="微软雅黑" w:eastAsia="微软雅黑" w:hAnsi="微软雅黑" w:hint="eastAsia"/>
          <w:lang w:eastAsia="zh-CN"/>
        </w:rPr>
        <w:t>后台跟ASN单据传递批次信息</w:t>
      </w:r>
    </w:p>
    <w:p w14:paraId="30C3B9D4" w14:textId="77777777" w:rsidR="007C30FF" w:rsidRPr="00B125FD" w:rsidRDefault="007C30FF" w:rsidP="00186E6E">
      <w:pPr>
        <w:ind w:left="360"/>
        <w:rPr>
          <w:rFonts w:ascii="微软雅黑" w:eastAsia="微软雅黑" w:hAnsi="微软雅黑"/>
          <w:lang w:eastAsia="zh-CN"/>
        </w:rPr>
      </w:pPr>
      <w:r w:rsidRPr="00B125FD">
        <w:rPr>
          <w:rFonts w:ascii="微软雅黑" w:eastAsia="微软雅黑" w:hAnsi="微软雅黑" w:hint="eastAsia"/>
          <w:lang w:eastAsia="zh-CN"/>
        </w:rPr>
        <w:t>ASN03（DO退货）</w:t>
      </w:r>
    </w:p>
    <w:tbl>
      <w:tblPr>
        <w:tblW w:w="7671" w:type="dxa"/>
        <w:tblInd w:w="250" w:type="dxa"/>
        <w:tblLook w:val="04A0" w:firstRow="1" w:lastRow="0" w:firstColumn="1" w:lastColumn="0" w:noHBand="0" w:noVBand="1"/>
      </w:tblPr>
      <w:tblGrid>
        <w:gridCol w:w="1031"/>
        <w:gridCol w:w="1203"/>
        <w:gridCol w:w="1205"/>
        <w:gridCol w:w="1270"/>
        <w:gridCol w:w="1481"/>
        <w:gridCol w:w="1481"/>
      </w:tblGrid>
      <w:tr w:rsidR="007C30FF" w:rsidRPr="00B125FD" w14:paraId="2728EA31" w14:textId="77777777" w:rsidTr="007C30FF">
        <w:trPr>
          <w:trHeight w:val="270"/>
        </w:trPr>
        <w:tc>
          <w:tcPr>
            <w:tcW w:w="10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BCCB03"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w:t>
            </w:r>
          </w:p>
        </w:tc>
        <w:tc>
          <w:tcPr>
            <w:tcW w:w="1203" w:type="dxa"/>
            <w:tcBorders>
              <w:top w:val="single" w:sz="4" w:space="0" w:color="auto"/>
              <w:left w:val="nil"/>
              <w:bottom w:val="single" w:sz="4" w:space="0" w:color="auto"/>
              <w:right w:val="single" w:sz="4" w:space="0" w:color="auto"/>
            </w:tcBorders>
            <w:shd w:val="clear" w:color="auto" w:fill="auto"/>
            <w:noWrap/>
            <w:vAlign w:val="center"/>
            <w:hideMark/>
          </w:tcPr>
          <w:p w14:paraId="68C5197D"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批次号</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6C6FC3B9"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供应商</w:t>
            </w:r>
          </w:p>
        </w:tc>
        <w:tc>
          <w:tcPr>
            <w:tcW w:w="1270" w:type="dxa"/>
            <w:tcBorders>
              <w:top w:val="single" w:sz="4" w:space="0" w:color="auto"/>
              <w:left w:val="nil"/>
              <w:bottom w:val="single" w:sz="4" w:space="0" w:color="auto"/>
              <w:right w:val="single" w:sz="4" w:space="0" w:color="auto"/>
            </w:tcBorders>
            <w:shd w:val="clear" w:color="auto" w:fill="auto"/>
            <w:noWrap/>
            <w:vAlign w:val="center"/>
            <w:hideMark/>
          </w:tcPr>
          <w:p w14:paraId="16B47EF4"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PO号</w:t>
            </w:r>
          </w:p>
        </w:tc>
        <w:tc>
          <w:tcPr>
            <w:tcW w:w="1481" w:type="dxa"/>
            <w:tcBorders>
              <w:top w:val="single" w:sz="4" w:space="0" w:color="auto"/>
              <w:left w:val="nil"/>
              <w:bottom w:val="single" w:sz="4" w:space="0" w:color="auto"/>
              <w:right w:val="single" w:sz="4" w:space="0" w:color="auto"/>
            </w:tcBorders>
            <w:shd w:val="clear" w:color="auto" w:fill="auto"/>
            <w:noWrap/>
            <w:vAlign w:val="center"/>
            <w:hideMark/>
          </w:tcPr>
          <w:p w14:paraId="25771C1A"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失效日期</w:t>
            </w:r>
          </w:p>
        </w:tc>
        <w:tc>
          <w:tcPr>
            <w:tcW w:w="1481" w:type="dxa"/>
            <w:tcBorders>
              <w:top w:val="single" w:sz="4" w:space="0" w:color="auto"/>
              <w:left w:val="nil"/>
              <w:bottom w:val="single" w:sz="4" w:space="0" w:color="auto"/>
              <w:right w:val="single" w:sz="4" w:space="0" w:color="auto"/>
            </w:tcBorders>
            <w:vAlign w:val="center"/>
          </w:tcPr>
          <w:p w14:paraId="657DD388"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数量</w:t>
            </w:r>
          </w:p>
        </w:tc>
      </w:tr>
      <w:tr w:rsidR="007C30FF" w:rsidRPr="00B125FD" w14:paraId="7FB267D3" w14:textId="77777777" w:rsidTr="007C30FF">
        <w:trPr>
          <w:trHeight w:val="270"/>
        </w:trPr>
        <w:tc>
          <w:tcPr>
            <w:tcW w:w="10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AD0ED9"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203" w:type="dxa"/>
            <w:tcBorders>
              <w:top w:val="single" w:sz="4" w:space="0" w:color="auto"/>
              <w:left w:val="nil"/>
              <w:bottom w:val="single" w:sz="4" w:space="0" w:color="auto"/>
              <w:right w:val="single" w:sz="4" w:space="0" w:color="auto"/>
            </w:tcBorders>
            <w:shd w:val="clear" w:color="auto" w:fill="auto"/>
            <w:noWrap/>
            <w:vAlign w:val="center"/>
            <w:hideMark/>
          </w:tcPr>
          <w:p w14:paraId="751F8BBF"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WMS001</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56411453"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w:t>
            </w:r>
          </w:p>
        </w:tc>
        <w:tc>
          <w:tcPr>
            <w:tcW w:w="1270" w:type="dxa"/>
            <w:tcBorders>
              <w:top w:val="single" w:sz="4" w:space="0" w:color="auto"/>
              <w:left w:val="nil"/>
              <w:bottom w:val="single" w:sz="4" w:space="0" w:color="auto"/>
              <w:right w:val="single" w:sz="4" w:space="0" w:color="auto"/>
            </w:tcBorders>
            <w:shd w:val="clear" w:color="auto" w:fill="auto"/>
            <w:noWrap/>
            <w:vAlign w:val="center"/>
            <w:hideMark/>
          </w:tcPr>
          <w:p w14:paraId="19B58A66"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PO001</w:t>
            </w:r>
          </w:p>
        </w:tc>
        <w:tc>
          <w:tcPr>
            <w:tcW w:w="1481" w:type="dxa"/>
            <w:tcBorders>
              <w:top w:val="single" w:sz="4" w:space="0" w:color="auto"/>
              <w:left w:val="nil"/>
              <w:bottom w:val="single" w:sz="4" w:space="0" w:color="auto"/>
              <w:right w:val="single" w:sz="4" w:space="0" w:color="auto"/>
            </w:tcBorders>
            <w:shd w:val="clear" w:color="auto" w:fill="auto"/>
            <w:noWrap/>
            <w:vAlign w:val="center"/>
            <w:hideMark/>
          </w:tcPr>
          <w:p w14:paraId="648B2127"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12月30日</w:t>
            </w:r>
          </w:p>
        </w:tc>
        <w:tc>
          <w:tcPr>
            <w:tcW w:w="1481" w:type="dxa"/>
            <w:tcBorders>
              <w:top w:val="single" w:sz="4" w:space="0" w:color="auto"/>
              <w:left w:val="nil"/>
              <w:bottom w:val="single" w:sz="4" w:space="0" w:color="auto"/>
              <w:right w:val="single" w:sz="4" w:space="0" w:color="auto"/>
            </w:tcBorders>
            <w:vAlign w:val="center"/>
          </w:tcPr>
          <w:p w14:paraId="4883B48D"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3</w:t>
            </w:r>
          </w:p>
        </w:tc>
      </w:tr>
      <w:tr w:rsidR="007C30FF" w:rsidRPr="00B125FD" w14:paraId="17655C34" w14:textId="77777777" w:rsidTr="007C30FF">
        <w:trPr>
          <w:trHeight w:val="270"/>
        </w:trPr>
        <w:tc>
          <w:tcPr>
            <w:tcW w:w="10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460B5A"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203" w:type="dxa"/>
            <w:tcBorders>
              <w:top w:val="single" w:sz="4" w:space="0" w:color="auto"/>
              <w:left w:val="nil"/>
              <w:bottom w:val="single" w:sz="4" w:space="0" w:color="auto"/>
              <w:right w:val="single" w:sz="4" w:space="0" w:color="auto"/>
            </w:tcBorders>
            <w:shd w:val="clear" w:color="auto" w:fill="auto"/>
            <w:noWrap/>
            <w:vAlign w:val="center"/>
            <w:hideMark/>
          </w:tcPr>
          <w:p w14:paraId="6C2E65B7"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WMS002</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4B011E95"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270" w:type="dxa"/>
            <w:tcBorders>
              <w:top w:val="single" w:sz="4" w:space="0" w:color="auto"/>
              <w:left w:val="nil"/>
              <w:bottom w:val="single" w:sz="4" w:space="0" w:color="auto"/>
              <w:right w:val="single" w:sz="4" w:space="0" w:color="auto"/>
            </w:tcBorders>
            <w:shd w:val="clear" w:color="auto" w:fill="auto"/>
            <w:noWrap/>
            <w:vAlign w:val="center"/>
            <w:hideMark/>
          </w:tcPr>
          <w:p w14:paraId="04FF12C6"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481" w:type="dxa"/>
            <w:tcBorders>
              <w:top w:val="single" w:sz="4" w:space="0" w:color="auto"/>
              <w:left w:val="nil"/>
              <w:bottom w:val="single" w:sz="4" w:space="0" w:color="auto"/>
              <w:right w:val="single" w:sz="4" w:space="0" w:color="auto"/>
            </w:tcBorders>
            <w:shd w:val="clear" w:color="auto" w:fill="auto"/>
            <w:noWrap/>
            <w:vAlign w:val="center"/>
            <w:hideMark/>
          </w:tcPr>
          <w:p w14:paraId="487FE4D6"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12月15日</w:t>
            </w:r>
          </w:p>
        </w:tc>
        <w:tc>
          <w:tcPr>
            <w:tcW w:w="1481" w:type="dxa"/>
            <w:tcBorders>
              <w:top w:val="single" w:sz="4" w:space="0" w:color="auto"/>
              <w:left w:val="nil"/>
              <w:bottom w:val="single" w:sz="4" w:space="0" w:color="auto"/>
              <w:right w:val="single" w:sz="4" w:space="0" w:color="auto"/>
            </w:tcBorders>
            <w:vAlign w:val="center"/>
          </w:tcPr>
          <w:p w14:paraId="6D7AB457"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5</w:t>
            </w:r>
          </w:p>
        </w:tc>
      </w:tr>
    </w:tbl>
    <w:p w14:paraId="268EEE44" w14:textId="77777777" w:rsidR="004202FC" w:rsidRPr="00B125FD" w:rsidRDefault="004202FC" w:rsidP="00186E6E">
      <w:pPr>
        <w:ind w:left="360"/>
        <w:rPr>
          <w:rFonts w:ascii="微软雅黑" w:eastAsia="微软雅黑" w:hAnsi="微软雅黑"/>
          <w:lang w:eastAsia="zh-CN"/>
        </w:rPr>
      </w:pPr>
    </w:p>
    <w:p w14:paraId="54576318" w14:textId="77777777" w:rsidR="007C30FF" w:rsidRPr="00B125FD" w:rsidRDefault="007C30FF" w:rsidP="00186E6E">
      <w:pPr>
        <w:ind w:left="360"/>
        <w:rPr>
          <w:rFonts w:ascii="微软雅黑" w:eastAsia="微软雅黑" w:hAnsi="微软雅黑"/>
          <w:lang w:eastAsia="zh-CN"/>
        </w:rPr>
      </w:pPr>
      <w:r w:rsidRPr="00B125FD">
        <w:rPr>
          <w:rFonts w:ascii="微软雅黑" w:eastAsia="微软雅黑" w:hAnsi="微软雅黑" w:hint="eastAsia"/>
          <w:lang w:eastAsia="zh-CN"/>
        </w:rPr>
        <w:t>ASN04（调拨入库）</w:t>
      </w:r>
    </w:p>
    <w:tbl>
      <w:tblPr>
        <w:tblW w:w="7671" w:type="dxa"/>
        <w:tblInd w:w="250" w:type="dxa"/>
        <w:tblLook w:val="04A0" w:firstRow="1" w:lastRow="0" w:firstColumn="1" w:lastColumn="0" w:noHBand="0" w:noVBand="1"/>
      </w:tblPr>
      <w:tblGrid>
        <w:gridCol w:w="1031"/>
        <w:gridCol w:w="1203"/>
        <w:gridCol w:w="1205"/>
        <w:gridCol w:w="1270"/>
        <w:gridCol w:w="1481"/>
        <w:gridCol w:w="1481"/>
      </w:tblGrid>
      <w:tr w:rsidR="007C30FF" w:rsidRPr="00B125FD" w14:paraId="1684773C" w14:textId="77777777" w:rsidTr="00130CF5">
        <w:trPr>
          <w:trHeight w:val="270"/>
        </w:trPr>
        <w:tc>
          <w:tcPr>
            <w:tcW w:w="10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8178FE"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w:t>
            </w:r>
          </w:p>
        </w:tc>
        <w:tc>
          <w:tcPr>
            <w:tcW w:w="1203" w:type="dxa"/>
            <w:tcBorders>
              <w:top w:val="single" w:sz="4" w:space="0" w:color="auto"/>
              <w:left w:val="nil"/>
              <w:bottom w:val="single" w:sz="4" w:space="0" w:color="auto"/>
              <w:right w:val="single" w:sz="4" w:space="0" w:color="auto"/>
            </w:tcBorders>
            <w:shd w:val="clear" w:color="auto" w:fill="auto"/>
            <w:noWrap/>
            <w:vAlign w:val="center"/>
            <w:hideMark/>
          </w:tcPr>
          <w:p w14:paraId="7D0B89FA"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批次号</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EB936A1"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供应商</w:t>
            </w:r>
          </w:p>
        </w:tc>
        <w:tc>
          <w:tcPr>
            <w:tcW w:w="1270" w:type="dxa"/>
            <w:tcBorders>
              <w:top w:val="single" w:sz="4" w:space="0" w:color="auto"/>
              <w:left w:val="nil"/>
              <w:bottom w:val="single" w:sz="4" w:space="0" w:color="auto"/>
              <w:right w:val="single" w:sz="4" w:space="0" w:color="auto"/>
            </w:tcBorders>
            <w:shd w:val="clear" w:color="auto" w:fill="auto"/>
            <w:noWrap/>
            <w:vAlign w:val="center"/>
            <w:hideMark/>
          </w:tcPr>
          <w:p w14:paraId="62718D3C"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PO号</w:t>
            </w:r>
          </w:p>
        </w:tc>
        <w:tc>
          <w:tcPr>
            <w:tcW w:w="1481" w:type="dxa"/>
            <w:tcBorders>
              <w:top w:val="single" w:sz="4" w:space="0" w:color="auto"/>
              <w:left w:val="nil"/>
              <w:bottom w:val="single" w:sz="4" w:space="0" w:color="auto"/>
              <w:right w:val="single" w:sz="4" w:space="0" w:color="auto"/>
            </w:tcBorders>
            <w:shd w:val="clear" w:color="auto" w:fill="auto"/>
            <w:noWrap/>
            <w:vAlign w:val="center"/>
            <w:hideMark/>
          </w:tcPr>
          <w:p w14:paraId="39443354"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失效日期</w:t>
            </w:r>
          </w:p>
        </w:tc>
        <w:tc>
          <w:tcPr>
            <w:tcW w:w="1481" w:type="dxa"/>
            <w:tcBorders>
              <w:top w:val="single" w:sz="4" w:space="0" w:color="auto"/>
              <w:left w:val="nil"/>
              <w:bottom w:val="single" w:sz="4" w:space="0" w:color="auto"/>
              <w:right w:val="single" w:sz="4" w:space="0" w:color="auto"/>
            </w:tcBorders>
            <w:vAlign w:val="center"/>
          </w:tcPr>
          <w:p w14:paraId="0871F303"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数量</w:t>
            </w:r>
          </w:p>
        </w:tc>
      </w:tr>
      <w:tr w:rsidR="007C30FF" w:rsidRPr="00B125FD" w14:paraId="77B8F27D" w14:textId="77777777" w:rsidTr="00130CF5">
        <w:trPr>
          <w:trHeight w:val="270"/>
        </w:trPr>
        <w:tc>
          <w:tcPr>
            <w:tcW w:w="10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DEF4A9"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203" w:type="dxa"/>
            <w:tcBorders>
              <w:top w:val="single" w:sz="4" w:space="0" w:color="auto"/>
              <w:left w:val="nil"/>
              <w:bottom w:val="single" w:sz="4" w:space="0" w:color="auto"/>
              <w:right w:val="single" w:sz="4" w:space="0" w:color="auto"/>
            </w:tcBorders>
            <w:shd w:val="clear" w:color="auto" w:fill="auto"/>
            <w:noWrap/>
            <w:vAlign w:val="center"/>
            <w:hideMark/>
          </w:tcPr>
          <w:p w14:paraId="6E5CFC9D"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WMS001</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005411BE"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w:t>
            </w:r>
          </w:p>
        </w:tc>
        <w:tc>
          <w:tcPr>
            <w:tcW w:w="1270" w:type="dxa"/>
            <w:tcBorders>
              <w:top w:val="single" w:sz="4" w:space="0" w:color="auto"/>
              <w:left w:val="nil"/>
              <w:bottom w:val="single" w:sz="4" w:space="0" w:color="auto"/>
              <w:right w:val="single" w:sz="4" w:space="0" w:color="auto"/>
            </w:tcBorders>
            <w:shd w:val="clear" w:color="auto" w:fill="auto"/>
            <w:noWrap/>
            <w:vAlign w:val="center"/>
            <w:hideMark/>
          </w:tcPr>
          <w:p w14:paraId="34395F7F"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PO001</w:t>
            </w:r>
          </w:p>
        </w:tc>
        <w:tc>
          <w:tcPr>
            <w:tcW w:w="1481" w:type="dxa"/>
            <w:tcBorders>
              <w:top w:val="single" w:sz="4" w:space="0" w:color="auto"/>
              <w:left w:val="nil"/>
              <w:bottom w:val="single" w:sz="4" w:space="0" w:color="auto"/>
              <w:right w:val="single" w:sz="4" w:space="0" w:color="auto"/>
            </w:tcBorders>
            <w:shd w:val="clear" w:color="auto" w:fill="auto"/>
            <w:noWrap/>
            <w:vAlign w:val="center"/>
            <w:hideMark/>
          </w:tcPr>
          <w:p w14:paraId="18114AD4"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12月30日</w:t>
            </w:r>
          </w:p>
        </w:tc>
        <w:tc>
          <w:tcPr>
            <w:tcW w:w="1481" w:type="dxa"/>
            <w:tcBorders>
              <w:top w:val="single" w:sz="4" w:space="0" w:color="auto"/>
              <w:left w:val="nil"/>
              <w:bottom w:val="single" w:sz="4" w:space="0" w:color="auto"/>
              <w:right w:val="single" w:sz="4" w:space="0" w:color="auto"/>
            </w:tcBorders>
            <w:vAlign w:val="center"/>
          </w:tcPr>
          <w:p w14:paraId="6A707803"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50</w:t>
            </w:r>
          </w:p>
        </w:tc>
      </w:tr>
      <w:tr w:rsidR="007C30FF" w:rsidRPr="00B125FD" w14:paraId="2A3BECEB" w14:textId="77777777" w:rsidTr="00130CF5">
        <w:trPr>
          <w:trHeight w:val="270"/>
        </w:trPr>
        <w:tc>
          <w:tcPr>
            <w:tcW w:w="10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3B98BA"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203" w:type="dxa"/>
            <w:tcBorders>
              <w:top w:val="single" w:sz="4" w:space="0" w:color="auto"/>
              <w:left w:val="nil"/>
              <w:bottom w:val="single" w:sz="4" w:space="0" w:color="auto"/>
              <w:right w:val="single" w:sz="4" w:space="0" w:color="auto"/>
            </w:tcBorders>
            <w:shd w:val="clear" w:color="auto" w:fill="auto"/>
            <w:noWrap/>
            <w:vAlign w:val="center"/>
            <w:hideMark/>
          </w:tcPr>
          <w:p w14:paraId="425EE007"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WMS002</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4CC538D2"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270" w:type="dxa"/>
            <w:tcBorders>
              <w:top w:val="single" w:sz="4" w:space="0" w:color="auto"/>
              <w:left w:val="nil"/>
              <w:bottom w:val="single" w:sz="4" w:space="0" w:color="auto"/>
              <w:right w:val="single" w:sz="4" w:space="0" w:color="auto"/>
            </w:tcBorders>
            <w:shd w:val="clear" w:color="auto" w:fill="auto"/>
            <w:noWrap/>
            <w:vAlign w:val="center"/>
            <w:hideMark/>
          </w:tcPr>
          <w:p w14:paraId="4521A6AE"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481" w:type="dxa"/>
            <w:tcBorders>
              <w:top w:val="single" w:sz="4" w:space="0" w:color="auto"/>
              <w:left w:val="nil"/>
              <w:bottom w:val="single" w:sz="4" w:space="0" w:color="auto"/>
              <w:right w:val="single" w:sz="4" w:space="0" w:color="auto"/>
            </w:tcBorders>
            <w:shd w:val="clear" w:color="auto" w:fill="auto"/>
            <w:noWrap/>
            <w:vAlign w:val="center"/>
            <w:hideMark/>
          </w:tcPr>
          <w:p w14:paraId="37044B9C"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12月15日</w:t>
            </w:r>
          </w:p>
        </w:tc>
        <w:tc>
          <w:tcPr>
            <w:tcW w:w="1481" w:type="dxa"/>
            <w:tcBorders>
              <w:top w:val="single" w:sz="4" w:space="0" w:color="auto"/>
              <w:left w:val="nil"/>
              <w:bottom w:val="single" w:sz="4" w:space="0" w:color="auto"/>
              <w:right w:val="single" w:sz="4" w:space="0" w:color="auto"/>
            </w:tcBorders>
            <w:vAlign w:val="center"/>
          </w:tcPr>
          <w:p w14:paraId="3AD576D0" w14:textId="77777777" w:rsidR="007C30FF" w:rsidRPr="00B125FD" w:rsidRDefault="007C30FF"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50</w:t>
            </w:r>
          </w:p>
        </w:tc>
      </w:tr>
    </w:tbl>
    <w:p w14:paraId="57FCC7AA" w14:textId="77777777" w:rsidR="007C30FF" w:rsidRPr="00B125FD" w:rsidRDefault="007C30FF" w:rsidP="00186E6E">
      <w:pPr>
        <w:ind w:left="360"/>
        <w:rPr>
          <w:rFonts w:ascii="微软雅黑" w:eastAsia="微软雅黑" w:hAnsi="微软雅黑"/>
          <w:lang w:eastAsia="zh-CN"/>
        </w:rPr>
      </w:pPr>
    </w:p>
    <w:p w14:paraId="1784ABDD" w14:textId="77777777" w:rsidR="00027C20" w:rsidRPr="00B125FD" w:rsidRDefault="00027C20" w:rsidP="0047651C">
      <w:pPr>
        <w:numPr>
          <w:ilvl w:val="0"/>
          <w:numId w:val="9"/>
        </w:numPr>
        <w:rPr>
          <w:rFonts w:ascii="微软雅黑" w:eastAsia="微软雅黑" w:hAnsi="微软雅黑"/>
          <w:lang w:eastAsia="zh-CN"/>
        </w:rPr>
      </w:pPr>
      <w:r w:rsidRPr="00B125FD">
        <w:rPr>
          <w:rFonts w:ascii="微软雅黑" w:eastAsia="微软雅黑" w:hAnsi="微软雅黑" w:hint="eastAsia"/>
          <w:lang w:eastAsia="zh-CN"/>
        </w:rPr>
        <w:t>DO退货/调拨收货</w:t>
      </w:r>
    </w:p>
    <w:p w14:paraId="57C1EE5D" w14:textId="77777777" w:rsidR="00EA36E7" w:rsidRPr="00B125FD" w:rsidRDefault="00EA36E7" w:rsidP="00EA36E7">
      <w:pPr>
        <w:ind w:left="360"/>
        <w:rPr>
          <w:rFonts w:ascii="微软雅黑" w:eastAsia="微软雅黑" w:hAnsi="微软雅黑"/>
          <w:lang w:eastAsia="zh-CN"/>
        </w:rPr>
      </w:pPr>
      <w:r w:rsidRPr="00B125FD">
        <w:rPr>
          <w:rFonts w:ascii="微软雅黑" w:eastAsia="微软雅黑" w:hAnsi="微软雅黑" w:hint="eastAsia"/>
          <w:lang w:eastAsia="zh-CN"/>
        </w:rPr>
        <w:lastRenderedPageBreak/>
        <w:t>ASN03基于DO01退货，仓库实收5个都是12月30号的商品</w:t>
      </w:r>
    </w:p>
    <w:p w14:paraId="45E23EA6" w14:textId="77777777" w:rsidR="004202FC" w:rsidRPr="00B125FD" w:rsidRDefault="004202FC" w:rsidP="00EA36E7">
      <w:pPr>
        <w:ind w:left="360"/>
        <w:rPr>
          <w:rFonts w:ascii="微软雅黑" w:eastAsia="微软雅黑" w:hAnsi="微软雅黑"/>
          <w:lang w:eastAsia="zh-CN"/>
        </w:rPr>
      </w:pPr>
      <w:r w:rsidRPr="00B125FD">
        <w:rPr>
          <w:rFonts w:ascii="微软雅黑" w:eastAsia="微软雅黑" w:hAnsi="微软雅黑" w:hint="eastAsia"/>
          <w:lang w:eastAsia="zh-CN"/>
        </w:rPr>
        <w:t>库存交易回写后台</w:t>
      </w:r>
    </w:p>
    <w:tbl>
      <w:tblPr>
        <w:tblW w:w="10490" w:type="dxa"/>
        <w:tblInd w:w="250" w:type="dxa"/>
        <w:tblLook w:val="04A0" w:firstRow="1" w:lastRow="0" w:firstColumn="1" w:lastColumn="0" w:noHBand="0" w:noVBand="1"/>
      </w:tblPr>
      <w:tblGrid>
        <w:gridCol w:w="1023"/>
        <w:gridCol w:w="870"/>
        <w:gridCol w:w="960"/>
        <w:gridCol w:w="1134"/>
        <w:gridCol w:w="1134"/>
        <w:gridCol w:w="1276"/>
        <w:gridCol w:w="1208"/>
        <w:gridCol w:w="993"/>
        <w:gridCol w:w="1047"/>
        <w:gridCol w:w="1221"/>
      </w:tblGrid>
      <w:tr w:rsidR="00EA36E7" w:rsidRPr="00B125FD" w14:paraId="05EC845B"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A507B"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交易类型</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3C3E40EC"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单据号</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B4D6717"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378B087"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交易数量</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818F658"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仓库</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0AF7CDD"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商家</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755FD89"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批次号</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8EC1CAE"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供应商</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6515039E"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PO号</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7238BE61"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失效日期</w:t>
            </w:r>
          </w:p>
        </w:tc>
      </w:tr>
      <w:tr w:rsidR="00EA36E7" w:rsidRPr="00B125FD" w14:paraId="6748E678"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9E46F0"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收货</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1C1441A7"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ASN03</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0275CB0"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11BAE8C"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E03E5D5"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SH6</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6950654"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上海1号店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E20985C" w14:textId="77777777" w:rsidR="00EA36E7" w:rsidRPr="00B125FD" w:rsidRDefault="00EA36E7" w:rsidP="00EA36E7">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001</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381E515"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293DFA12"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PO001</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49AF5B28"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12月30日</w:t>
            </w:r>
          </w:p>
        </w:tc>
      </w:tr>
      <w:tr w:rsidR="00EA36E7" w:rsidRPr="00B125FD" w14:paraId="0EC9915A"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BE7ABC"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收货</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107762C7"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ASN03</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F153619"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7BC933B2"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2</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70D132F7"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SH6</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49D1EF3"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上海1号店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AB91570" w14:textId="77777777" w:rsidR="00EA36E7" w:rsidRPr="00B125FD" w:rsidRDefault="00EA36E7" w:rsidP="00EA36E7">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9783643"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43C69A9B"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35260639"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12月15日</w:t>
            </w:r>
          </w:p>
        </w:tc>
      </w:tr>
      <w:tr w:rsidR="00EA36E7" w:rsidRPr="00B125FD" w14:paraId="5ED39082"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D9D899"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损溢</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71575A8B"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SY001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F397517"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A4DD118"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-2</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365B421D"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SH6</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66041572"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上海1号店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5B7981F" w14:textId="77777777" w:rsidR="00EA36E7" w:rsidRPr="00B125FD" w:rsidRDefault="00EA36E7" w:rsidP="00EA36E7">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F53B1B5"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38D53B6E"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6755BA28"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12月15日</w:t>
            </w:r>
          </w:p>
        </w:tc>
      </w:tr>
      <w:tr w:rsidR="00EA36E7" w:rsidRPr="00B125FD" w14:paraId="56EC1A1C"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5BAE5B"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损溢</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593CBECF"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SY00</w:t>
            </w:r>
            <w:r w:rsidR="004202FC" w:rsidRPr="00B125FD">
              <w:rPr>
                <w:rFonts w:ascii="微软雅黑" w:eastAsia="微软雅黑" w:hAnsi="微软雅黑" w:hint="eastAsia"/>
                <w:lang w:eastAsia="zh-CN"/>
              </w:rPr>
              <w:t>2</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A70FED1"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BEC55D1"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2</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4A50E1E"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SH6</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6B1B4A8B"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上海1号店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107B8CD" w14:textId="77777777" w:rsidR="00EA36E7" w:rsidRPr="00B125FD" w:rsidRDefault="00EA36E7" w:rsidP="00EA36E7">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003</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0493F26"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45089B3A"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7637D4D0"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12月30日</w:t>
            </w:r>
          </w:p>
        </w:tc>
      </w:tr>
    </w:tbl>
    <w:p w14:paraId="3AB28967" w14:textId="77777777" w:rsidR="00EA36E7" w:rsidRPr="00B125FD" w:rsidRDefault="00EA36E7" w:rsidP="00EA36E7">
      <w:pPr>
        <w:ind w:left="360"/>
        <w:rPr>
          <w:rFonts w:ascii="微软雅黑" w:eastAsia="微软雅黑" w:hAnsi="微软雅黑"/>
          <w:lang w:eastAsia="zh-CN"/>
        </w:rPr>
      </w:pPr>
    </w:p>
    <w:p w14:paraId="6E4DF71A" w14:textId="77777777" w:rsidR="00EA36E7" w:rsidRPr="00B125FD" w:rsidRDefault="00EA36E7" w:rsidP="00EA36E7">
      <w:pPr>
        <w:ind w:left="360"/>
        <w:rPr>
          <w:rFonts w:ascii="微软雅黑" w:eastAsia="微软雅黑" w:hAnsi="微软雅黑"/>
          <w:lang w:eastAsia="zh-CN"/>
        </w:rPr>
      </w:pPr>
      <w:r w:rsidRPr="00B125FD">
        <w:rPr>
          <w:rFonts w:ascii="微软雅黑" w:eastAsia="微软雅黑" w:hAnsi="微软雅黑" w:hint="eastAsia"/>
          <w:lang w:eastAsia="zh-CN"/>
        </w:rPr>
        <w:t>ASN04调拨入库收货，实收80个12月30日，20个12月20日的商品</w:t>
      </w:r>
    </w:p>
    <w:tbl>
      <w:tblPr>
        <w:tblW w:w="10490" w:type="dxa"/>
        <w:tblInd w:w="250" w:type="dxa"/>
        <w:tblLook w:val="04A0" w:firstRow="1" w:lastRow="0" w:firstColumn="1" w:lastColumn="0" w:noHBand="0" w:noVBand="1"/>
      </w:tblPr>
      <w:tblGrid>
        <w:gridCol w:w="1023"/>
        <w:gridCol w:w="870"/>
        <w:gridCol w:w="960"/>
        <w:gridCol w:w="1134"/>
        <w:gridCol w:w="1134"/>
        <w:gridCol w:w="1276"/>
        <w:gridCol w:w="1208"/>
        <w:gridCol w:w="993"/>
        <w:gridCol w:w="1047"/>
        <w:gridCol w:w="1221"/>
      </w:tblGrid>
      <w:tr w:rsidR="00EA36E7" w:rsidRPr="00B125FD" w14:paraId="1D3D0E55"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0D939C"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交易类型</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63E4A88D"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单据号</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623241B"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D2CF574"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交易数量</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0D12E38"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仓库</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53E6F455"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商家</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E38407C"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批次号</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F0ECC8F"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供应商</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65CA58EC"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PO号</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1EC240CF"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失效日期</w:t>
            </w:r>
          </w:p>
        </w:tc>
      </w:tr>
      <w:tr w:rsidR="00EA36E7" w:rsidRPr="00B125FD" w14:paraId="1C9FD80C"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5B9125"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收货</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35DC101C"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ASN0</w:t>
            </w:r>
            <w:r w:rsidR="004202FC" w:rsidRPr="00B125FD">
              <w:rPr>
                <w:rFonts w:ascii="微软雅黑" w:eastAsia="微软雅黑" w:hAnsi="微软雅黑" w:hint="eastAsia"/>
                <w:lang w:eastAsia="zh-CN"/>
              </w:rPr>
              <w:t>4</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662C994"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6DC1094" w14:textId="77777777" w:rsidR="00EA36E7"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50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374C120" w14:textId="77777777" w:rsidR="00EA36E7"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BJ</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1121CDC8" w14:textId="77777777" w:rsidR="00EA36E7"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北京</w:t>
            </w:r>
            <w:r w:rsidR="00EA36E7" w:rsidRPr="00B125FD">
              <w:rPr>
                <w:rFonts w:ascii="微软雅黑" w:eastAsia="微软雅黑" w:hAnsi="微软雅黑" w:hint="eastAsia"/>
                <w:lang w:eastAsia="zh-CN"/>
              </w:rPr>
              <w:t>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8E02D5F"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w:t>
            </w:r>
            <w:r w:rsidR="004202FC" w:rsidRPr="00B125FD">
              <w:rPr>
                <w:rFonts w:ascii="微软雅黑" w:eastAsia="微软雅黑" w:hAnsi="微软雅黑" w:hint="eastAsia"/>
                <w:lang w:eastAsia="zh-CN"/>
              </w:rPr>
              <w:t>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B398CCD"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59DB4E8A"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PO001</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4D60FB91"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12月30日</w:t>
            </w:r>
          </w:p>
        </w:tc>
      </w:tr>
      <w:tr w:rsidR="00EA36E7" w:rsidRPr="00B125FD" w14:paraId="70CA2A5C"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300D31"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收货</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3D76D98E"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ASN0</w:t>
            </w:r>
            <w:r w:rsidR="004202FC" w:rsidRPr="00B125FD">
              <w:rPr>
                <w:rFonts w:ascii="微软雅黑" w:eastAsia="微软雅黑" w:hAnsi="微软雅黑" w:hint="eastAsia"/>
                <w:lang w:eastAsia="zh-CN"/>
              </w:rPr>
              <w:t>4</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38504BD"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71138C91" w14:textId="77777777" w:rsidR="00EA36E7"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30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6048293" w14:textId="77777777" w:rsidR="00EA36E7"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BJ</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6120A75" w14:textId="77777777" w:rsidR="00EA36E7"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北京</w:t>
            </w:r>
            <w:r w:rsidR="00EA36E7" w:rsidRPr="00B125FD">
              <w:rPr>
                <w:rFonts w:ascii="微软雅黑" w:eastAsia="微软雅黑" w:hAnsi="微软雅黑" w:hint="eastAsia"/>
                <w:lang w:eastAsia="zh-CN"/>
              </w:rPr>
              <w:t>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D28082A"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w:t>
            </w:r>
            <w:r w:rsidR="004202FC" w:rsidRPr="00B125FD">
              <w:rPr>
                <w:rFonts w:ascii="微软雅黑" w:eastAsia="微软雅黑" w:hAnsi="微软雅黑" w:hint="eastAsia"/>
                <w:lang w:eastAsia="zh-CN"/>
              </w:rPr>
              <w:t>5</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3CE0F0C"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53240664"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28160BA9"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12月15日</w:t>
            </w:r>
          </w:p>
        </w:tc>
      </w:tr>
      <w:tr w:rsidR="00EA36E7" w:rsidRPr="00B125FD" w14:paraId="6F7EF675"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7EEB4"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损溢</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0F1D3CCB"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SY00</w:t>
            </w:r>
            <w:r w:rsidR="004202FC" w:rsidRPr="00B125FD">
              <w:rPr>
                <w:rFonts w:ascii="微软雅黑" w:eastAsia="微软雅黑" w:hAnsi="微软雅黑" w:hint="eastAsia"/>
                <w:lang w:eastAsia="zh-CN"/>
              </w:rPr>
              <w:t>3</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FB20392"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B3FF15A" w14:textId="77777777" w:rsidR="00EA36E7"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-30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7F1AC02A" w14:textId="77777777" w:rsidR="00EA36E7"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BJ</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04B0D7C" w14:textId="77777777" w:rsidR="00EA36E7"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北京</w:t>
            </w:r>
            <w:r w:rsidR="00EA36E7" w:rsidRPr="00B125FD">
              <w:rPr>
                <w:rFonts w:ascii="微软雅黑" w:eastAsia="微软雅黑" w:hAnsi="微软雅黑" w:hint="eastAsia"/>
                <w:lang w:eastAsia="zh-CN"/>
              </w:rPr>
              <w:t>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A511C33"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w:t>
            </w:r>
            <w:r w:rsidR="004202FC" w:rsidRPr="00B125FD">
              <w:rPr>
                <w:rFonts w:ascii="微软雅黑" w:eastAsia="微软雅黑" w:hAnsi="微软雅黑" w:hint="eastAsia"/>
                <w:lang w:eastAsia="zh-CN"/>
              </w:rPr>
              <w:t>5</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4B39550"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6873EE29"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42847B67"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12月15日</w:t>
            </w:r>
          </w:p>
        </w:tc>
      </w:tr>
      <w:tr w:rsidR="00EA36E7" w:rsidRPr="00B125FD" w14:paraId="0B800DAE"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C1D0C0"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损溢</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4A724578"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SY00</w:t>
            </w:r>
            <w:r w:rsidR="004202FC" w:rsidRPr="00B125FD">
              <w:rPr>
                <w:rFonts w:ascii="微软雅黑" w:eastAsia="微软雅黑" w:hAnsi="微软雅黑" w:hint="eastAsia"/>
                <w:lang w:eastAsia="zh-CN"/>
              </w:rPr>
              <w:t>4</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CDFDFD7"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539B0D60" w14:textId="77777777" w:rsidR="00EA36E7"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30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7E5D06A5" w14:textId="77777777" w:rsidR="00EA36E7"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BJ</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51D4E1ED" w14:textId="77777777" w:rsidR="00EA36E7"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北京</w:t>
            </w:r>
            <w:r w:rsidR="00EA36E7" w:rsidRPr="00B125FD">
              <w:rPr>
                <w:rFonts w:ascii="微软雅黑" w:eastAsia="微软雅黑" w:hAnsi="微软雅黑" w:hint="eastAsia"/>
                <w:lang w:eastAsia="zh-CN"/>
              </w:rPr>
              <w:t>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EEC0FD8"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w:t>
            </w:r>
            <w:r w:rsidR="004202FC" w:rsidRPr="00B125FD">
              <w:rPr>
                <w:rFonts w:ascii="微软雅黑" w:eastAsia="微软雅黑" w:hAnsi="微软雅黑" w:hint="eastAsia"/>
                <w:lang w:eastAsia="zh-CN"/>
              </w:rPr>
              <w:t>6</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128CDFF"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4573ABA5"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018CA419" w14:textId="77777777" w:rsidR="00EA36E7" w:rsidRPr="00B125FD" w:rsidRDefault="00EA36E7"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12月30日</w:t>
            </w:r>
          </w:p>
        </w:tc>
      </w:tr>
      <w:tr w:rsidR="004202FC" w:rsidRPr="00B125FD" w14:paraId="71537270"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998156"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收货</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7E039D43"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ASN04</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BB513C4"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CC42CEF"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20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CFC8180"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BJ</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6E00D993"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北京1号店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1A7C095"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005</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B93E86D"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44485E56"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2757E0AF"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12月15日</w:t>
            </w:r>
          </w:p>
        </w:tc>
      </w:tr>
      <w:tr w:rsidR="004202FC" w:rsidRPr="00B125FD" w14:paraId="6BF24147"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5A1CDD"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损溢</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01120C9A"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SY005</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C7A19E8"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340A854"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-20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2869C0F"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BJ</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11DBF12"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北京1号店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D37E44A"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005</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43DC10D"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6023E537"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5C1D527C"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12月15日</w:t>
            </w:r>
          </w:p>
        </w:tc>
      </w:tr>
      <w:tr w:rsidR="004202FC" w:rsidRPr="00B125FD" w14:paraId="58A4E1A5" w14:textId="77777777" w:rsidTr="00130CF5">
        <w:trPr>
          <w:trHeight w:val="270"/>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BF1FA7"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损溢</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0A2E2203"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SY006</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6DB867D"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SKU001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EC32221"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20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F013916"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BJ</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5CF7C673"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北京1号店</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885123B"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WMS</w:t>
            </w:r>
            <w:r w:rsidR="002055C7" w:rsidRPr="00B125FD">
              <w:rPr>
                <w:rFonts w:ascii="微软雅黑" w:eastAsia="微软雅黑" w:hAnsi="微软雅黑" w:hint="eastAsia"/>
                <w:lang w:eastAsia="zh-CN"/>
              </w:rPr>
              <w:t>B</w:t>
            </w:r>
            <w:r w:rsidRPr="00B125FD">
              <w:rPr>
                <w:rFonts w:ascii="微软雅黑" w:eastAsia="微软雅黑" w:hAnsi="微软雅黑" w:hint="eastAsia"/>
                <w:lang w:eastAsia="zh-CN"/>
              </w:rPr>
              <w:t>007</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14191CDB"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B</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2274B29C"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PO002</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71F4D539" w14:textId="77777777" w:rsidR="004202FC" w:rsidRPr="00B125FD" w:rsidRDefault="004202FC" w:rsidP="00130CF5">
            <w:pPr>
              <w:overflowPunct/>
              <w:autoSpaceDE/>
              <w:autoSpaceDN/>
              <w:adjustRightInd/>
              <w:spacing w:after="0"/>
              <w:jc w:val="center"/>
              <w:textAlignment w:val="auto"/>
              <w:rPr>
                <w:rFonts w:ascii="微软雅黑" w:eastAsia="微软雅黑" w:hAnsi="微软雅黑"/>
                <w:lang w:eastAsia="zh-CN"/>
              </w:rPr>
            </w:pPr>
            <w:r w:rsidRPr="00B125FD">
              <w:rPr>
                <w:rFonts w:ascii="微软雅黑" w:eastAsia="微软雅黑" w:hAnsi="微软雅黑" w:hint="eastAsia"/>
                <w:lang w:eastAsia="zh-CN"/>
              </w:rPr>
              <w:t>12月20日</w:t>
            </w:r>
          </w:p>
        </w:tc>
      </w:tr>
    </w:tbl>
    <w:p w14:paraId="48714D2F" w14:textId="77777777" w:rsidR="00027C20" w:rsidRPr="00EC3312" w:rsidRDefault="00027C20" w:rsidP="00027C20">
      <w:pPr>
        <w:rPr>
          <w:lang w:eastAsia="zh-CN"/>
        </w:rPr>
      </w:pPr>
    </w:p>
    <w:p w14:paraId="3DAAE089" w14:textId="77777777" w:rsidR="00734D55" w:rsidRPr="005B0246" w:rsidRDefault="00734D55" w:rsidP="00BE7255">
      <w:pPr>
        <w:rPr>
          <w:rFonts w:ascii="宋体" w:hAnsi="宋体"/>
          <w:lang w:val="da-DK" w:eastAsia="zh-CN"/>
        </w:rPr>
      </w:pPr>
    </w:p>
    <w:p w14:paraId="5F74C727" w14:textId="77777777" w:rsidR="007F3B77" w:rsidRDefault="007F3B77" w:rsidP="007F3B77">
      <w:pPr>
        <w:pStyle w:val="3"/>
        <w:rPr>
          <w:i w:val="0"/>
          <w:iCs/>
          <w:lang w:eastAsia="zh-CN"/>
        </w:rPr>
      </w:pPr>
      <w:bookmarkStart w:id="21" w:name="_Toc346202776"/>
      <w:r w:rsidRPr="00622D3B">
        <w:rPr>
          <w:rFonts w:hint="eastAsia"/>
          <w:i w:val="0"/>
          <w:iCs/>
          <w:lang w:eastAsia="zh-CN"/>
        </w:rPr>
        <w:t>相关接口</w:t>
      </w:r>
      <w:bookmarkEnd w:id="21"/>
    </w:p>
    <w:p w14:paraId="1E0905C7" w14:textId="77777777" w:rsidR="00D151E1" w:rsidRPr="00E74CBF" w:rsidRDefault="00D151E1" w:rsidP="0047651C">
      <w:pPr>
        <w:numPr>
          <w:ilvl w:val="0"/>
          <w:numId w:val="8"/>
        </w:numPr>
        <w:rPr>
          <w:rFonts w:ascii="微软雅黑" w:eastAsia="微软雅黑" w:hAnsi="微软雅黑"/>
          <w:color w:val="FF0000"/>
          <w:lang w:eastAsia="zh-CN"/>
        </w:rPr>
      </w:pPr>
      <w:r w:rsidRPr="00E74CBF">
        <w:rPr>
          <w:rFonts w:ascii="微软雅黑" w:eastAsia="微软雅黑" w:hAnsi="微软雅黑" w:hint="eastAsia"/>
          <w:lang w:eastAsia="zh-CN"/>
        </w:rPr>
        <w:t>出库会写后台接口添加出库明细信息：</w:t>
      </w:r>
      <w:r w:rsidRPr="00E74CBF">
        <w:rPr>
          <w:rFonts w:ascii="微软雅黑" w:eastAsia="微软雅黑" w:hAnsi="微软雅黑" w:hint="eastAsia"/>
          <w:color w:val="FF0000"/>
          <w:lang w:eastAsia="zh-CN"/>
        </w:rPr>
        <w:t>批次号、供应商、PO号、生产日期、失效日期</w:t>
      </w:r>
    </w:p>
    <w:p w14:paraId="5B2F5844" w14:textId="77777777" w:rsidR="00D151E1" w:rsidRPr="00E74CBF" w:rsidRDefault="00D151E1" w:rsidP="0047651C">
      <w:pPr>
        <w:numPr>
          <w:ilvl w:val="0"/>
          <w:numId w:val="8"/>
        </w:numPr>
        <w:rPr>
          <w:rFonts w:ascii="微软雅黑" w:eastAsia="微软雅黑" w:hAnsi="微软雅黑"/>
          <w:lang w:eastAsia="zh-CN"/>
        </w:rPr>
      </w:pPr>
      <w:r w:rsidRPr="00E74CBF">
        <w:rPr>
          <w:rFonts w:ascii="微软雅黑" w:eastAsia="微软雅黑" w:hAnsi="微软雅黑" w:hint="eastAsia"/>
          <w:lang w:eastAsia="zh-CN"/>
        </w:rPr>
        <w:lastRenderedPageBreak/>
        <w:t>接受后台DO退货/PMS调拨ASN单据</w:t>
      </w:r>
      <w:r w:rsidR="00294FFA" w:rsidRPr="00E74CBF">
        <w:rPr>
          <w:rFonts w:ascii="微软雅黑" w:eastAsia="微软雅黑" w:hAnsi="微软雅黑" w:hint="eastAsia"/>
          <w:lang w:eastAsia="zh-CN"/>
        </w:rPr>
        <w:t>SKU明细</w:t>
      </w:r>
      <w:r w:rsidRPr="00E74CBF">
        <w:rPr>
          <w:rFonts w:ascii="微软雅黑" w:eastAsia="微软雅黑" w:hAnsi="微软雅黑" w:hint="eastAsia"/>
          <w:lang w:eastAsia="zh-CN"/>
        </w:rPr>
        <w:t>需要添加批次信息：</w:t>
      </w:r>
      <w:r w:rsidRPr="00E74CBF">
        <w:rPr>
          <w:rFonts w:ascii="微软雅黑" w:eastAsia="微软雅黑" w:hAnsi="微软雅黑" w:hint="eastAsia"/>
          <w:color w:val="FF0000"/>
          <w:lang w:eastAsia="zh-CN"/>
        </w:rPr>
        <w:t>批次号、供应商、PO号、生产日期、失效日期</w:t>
      </w:r>
    </w:p>
    <w:p w14:paraId="425A12A7" w14:textId="77777777" w:rsidR="00D151E1" w:rsidRPr="00E74CBF" w:rsidRDefault="00D151E1" w:rsidP="0047651C">
      <w:pPr>
        <w:numPr>
          <w:ilvl w:val="0"/>
          <w:numId w:val="8"/>
        </w:numPr>
        <w:rPr>
          <w:rFonts w:ascii="微软雅黑" w:eastAsia="微软雅黑" w:hAnsi="微软雅黑"/>
          <w:lang w:eastAsia="zh-CN"/>
        </w:rPr>
      </w:pPr>
      <w:r w:rsidRPr="00E74CBF">
        <w:rPr>
          <w:rFonts w:ascii="微软雅黑" w:eastAsia="微软雅黑" w:hAnsi="微软雅黑" w:hint="eastAsia"/>
          <w:lang w:eastAsia="zh-CN"/>
        </w:rPr>
        <w:t>批次库存接口回写：交易类型、</w:t>
      </w:r>
      <w:r w:rsidRPr="00E74CBF">
        <w:rPr>
          <w:rFonts w:ascii="微软雅黑" w:eastAsia="微软雅黑" w:hAnsi="微软雅黑" w:hint="eastAsia"/>
          <w:color w:val="FF0000"/>
          <w:lang w:eastAsia="zh-CN"/>
        </w:rPr>
        <w:t>单据号</w:t>
      </w:r>
      <w:r w:rsidRPr="00E74CBF">
        <w:rPr>
          <w:rFonts w:ascii="微软雅黑" w:eastAsia="微软雅黑" w:hAnsi="微软雅黑" w:hint="eastAsia"/>
          <w:lang w:eastAsia="zh-CN"/>
        </w:rPr>
        <w:t>、交易数量、SKU、仓库、交易日志、商家、</w:t>
      </w:r>
      <w:r w:rsidRPr="00E74CBF">
        <w:rPr>
          <w:rFonts w:ascii="微软雅黑" w:eastAsia="微软雅黑" w:hAnsi="微软雅黑" w:hint="eastAsia"/>
          <w:color w:val="FF0000"/>
          <w:lang w:eastAsia="zh-CN"/>
        </w:rPr>
        <w:t>批次号、供应商、PO号、失效日期</w:t>
      </w:r>
      <w:r w:rsidRPr="00E74CBF">
        <w:rPr>
          <w:rFonts w:ascii="微软雅黑" w:eastAsia="微软雅黑" w:hAnsi="微软雅黑" w:hint="eastAsia"/>
          <w:lang w:eastAsia="zh-CN"/>
        </w:rPr>
        <w:t>（红色部分为添加的信息）</w:t>
      </w:r>
    </w:p>
    <w:p w14:paraId="148A645E" w14:textId="77777777" w:rsidR="00E74CBF" w:rsidRDefault="00E74CBF" w:rsidP="00E74CBF">
      <w:pPr>
        <w:rPr>
          <w:rFonts w:ascii="宋体" w:hAnsi="宋体"/>
          <w:lang w:eastAsia="zh-CN"/>
        </w:rPr>
      </w:pPr>
    </w:p>
    <w:p w14:paraId="1C391981" w14:textId="77777777" w:rsidR="00E74CBF" w:rsidRDefault="00E74CBF" w:rsidP="00E74CBF">
      <w:pPr>
        <w:rPr>
          <w:rFonts w:ascii="宋体" w:hAnsi="宋体"/>
          <w:lang w:eastAsia="zh-CN"/>
        </w:rPr>
      </w:pPr>
    </w:p>
    <w:p w14:paraId="55943BE9" w14:textId="77777777" w:rsidR="00E74CBF" w:rsidRDefault="00E74CBF" w:rsidP="00E74CBF">
      <w:pPr>
        <w:pStyle w:val="2"/>
        <w:rPr>
          <w:lang w:val="en-GB" w:eastAsia="zh-CN"/>
        </w:rPr>
      </w:pPr>
      <w:r>
        <w:rPr>
          <w:rFonts w:hint="eastAsia"/>
          <w:lang w:val="en-GB" w:eastAsia="zh-CN"/>
        </w:rPr>
        <w:t>系统</w:t>
      </w:r>
      <w:r>
        <w:rPr>
          <w:lang w:val="en-GB" w:eastAsia="zh-CN"/>
        </w:rPr>
        <w:t>需求</w:t>
      </w:r>
      <w:r>
        <w:rPr>
          <w:rFonts w:hint="eastAsia"/>
          <w:lang w:val="en-GB" w:eastAsia="zh-CN"/>
        </w:rPr>
        <w:t>SR02</w:t>
      </w:r>
      <w:r>
        <w:rPr>
          <w:rFonts w:hint="eastAsia"/>
          <w:lang w:val="en-GB" w:eastAsia="zh-CN"/>
        </w:rPr>
        <w:t>：</w:t>
      </w:r>
      <w:r>
        <w:rPr>
          <w:rFonts w:hint="eastAsia"/>
          <w:lang w:val="en-GB" w:eastAsia="zh-CN"/>
        </w:rPr>
        <w:t>RMA</w:t>
      </w:r>
      <w:r>
        <w:rPr>
          <w:rFonts w:hint="eastAsia"/>
          <w:lang w:val="en-GB" w:eastAsia="zh-CN"/>
        </w:rPr>
        <w:t>批次</w:t>
      </w:r>
      <w:r>
        <w:rPr>
          <w:lang w:val="en-GB" w:eastAsia="zh-CN"/>
        </w:rPr>
        <w:t>库存</w:t>
      </w:r>
    </w:p>
    <w:p w14:paraId="32CB2F83" w14:textId="77777777" w:rsidR="00E74CBF" w:rsidRDefault="00E74CBF" w:rsidP="00E74CBF">
      <w:pPr>
        <w:pStyle w:val="3"/>
        <w:rPr>
          <w:lang w:val="en-GB" w:eastAsia="zh-CN"/>
        </w:rPr>
      </w:pPr>
      <w:r>
        <w:rPr>
          <w:rFonts w:hint="eastAsia"/>
          <w:lang w:val="en-GB" w:eastAsia="zh-CN"/>
        </w:rPr>
        <w:t>功能</w:t>
      </w:r>
      <w:r>
        <w:rPr>
          <w:lang w:val="en-GB" w:eastAsia="zh-CN"/>
        </w:rPr>
        <w:t>需求</w:t>
      </w:r>
    </w:p>
    <w:p w14:paraId="37EA9493" w14:textId="77777777" w:rsidR="00E74CBF" w:rsidRPr="00E74CBF" w:rsidRDefault="00E74CBF" w:rsidP="00E74CBF">
      <w:pPr>
        <w:pStyle w:val="3"/>
        <w:numPr>
          <w:ilvl w:val="0"/>
          <w:numId w:val="0"/>
        </w:numPr>
        <w:rPr>
          <w:i w:val="0"/>
          <w:lang w:val="en-GB" w:eastAsia="zh-CN"/>
        </w:rPr>
      </w:pPr>
      <w:r w:rsidRPr="00E74CBF">
        <w:rPr>
          <w:rFonts w:ascii="微软雅黑" w:hAnsi="微软雅黑" w:hint="eastAsia"/>
          <w:i w:val="0"/>
          <w:lang w:eastAsia="zh-CN"/>
        </w:rPr>
        <w:t>系统功能需求列表</w:t>
      </w:r>
    </w:p>
    <w:tbl>
      <w:tblPr>
        <w:tblpPr w:leftFromText="180" w:rightFromText="180" w:vertAnchor="text" w:horzAnchor="margin" w:tblpY="8"/>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7"/>
        <w:gridCol w:w="4171"/>
        <w:gridCol w:w="2410"/>
        <w:gridCol w:w="1418"/>
      </w:tblGrid>
      <w:tr w:rsidR="00E74CBF" w:rsidRPr="004D351E" w14:paraId="4FA0072B" w14:textId="77777777" w:rsidTr="00D7526B">
        <w:trPr>
          <w:trHeight w:val="703"/>
        </w:trPr>
        <w:tc>
          <w:tcPr>
            <w:tcW w:w="1607" w:type="dxa"/>
            <w:shd w:val="clear" w:color="auto" w:fill="B3B3B3"/>
          </w:tcPr>
          <w:p w14:paraId="3D529907" w14:textId="77777777" w:rsidR="00E74CBF" w:rsidRPr="004D351E" w:rsidRDefault="00E74CBF" w:rsidP="00D7526B">
            <w:pPr>
              <w:rPr>
                <w:rFonts w:ascii="微软雅黑" w:hAnsi="微软雅黑"/>
                <w:b/>
                <w:lang w:eastAsia="zh-CN"/>
              </w:rPr>
            </w:pPr>
            <w:r w:rsidRPr="004D351E">
              <w:rPr>
                <w:rFonts w:ascii="微软雅黑" w:hAnsi="微软雅黑" w:hint="eastAsia"/>
                <w:b/>
                <w:lang w:eastAsia="zh-CN"/>
              </w:rPr>
              <w:t>编号</w:t>
            </w:r>
          </w:p>
        </w:tc>
        <w:tc>
          <w:tcPr>
            <w:tcW w:w="4171" w:type="dxa"/>
            <w:shd w:val="clear" w:color="auto" w:fill="B3B3B3"/>
          </w:tcPr>
          <w:p w14:paraId="24C58247" w14:textId="77777777" w:rsidR="00E74CBF" w:rsidRPr="004D351E" w:rsidRDefault="00E74CBF" w:rsidP="00D7526B">
            <w:pPr>
              <w:rPr>
                <w:rFonts w:ascii="微软雅黑" w:hAnsi="微软雅黑"/>
                <w:b/>
                <w:lang w:eastAsia="zh-CN"/>
              </w:rPr>
            </w:pPr>
            <w:r w:rsidRPr="004D351E">
              <w:rPr>
                <w:rFonts w:ascii="微软雅黑" w:hAnsi="微软雅黑" w:hint="eastAsia"/>
                <w:b/>
                <w:lang w:eastAsia="zh-CN"/>
              </w:rPr>
              <w:t>系统功能需求名称</w:t>
            </w:r>
          </w:p>
        </w:tc>
        <w:tc>
          <w:tcPr>
            <w:tcW w:w="2410" w:type="dxa"/>
            <w:shd w:val="clear" w:color="auto" w:fill="B3B3B3"/>
          </w:tcPr>
          <w:p w14:paraId="4823A460" w14:textId="77777777" w:rsidR="00E74CBF" w:rsidRPr="004D351E" w:rsidRDefault="00E74CBF" w:rsidP="00D7526B">
            <w:pPr>
              <w:rPr>
                <w:rFonts w:ascii="微软雅黑" w:hAnsi="微软雅黑"/>
                <w:b/>
                <w:lang w:eastAsia="zh-CN"/>
              </w:rPr>
            </w:pPr>
            <w:r w:rsidRPr="004D351E">
              <w:rPr>
                <w:rFonts w:ascii="微软雅黑" w:hAnsi="微软雅黑" w:hint="eastAsia"/>
                <w:b/>
                <w:lang w:eastAsia="zh-CN"/>
              </w:rPr>
              <w:t>简述</w:t>
            </w:r>
            <w:r w:rsidRPr="004D351E">
              <w:rPr>
                <w:rFonts w:ascii="微软雅黑" w:hAnsi="微软雅黑" w:hint="eastAsia"/>
                <w:b/>
                <w:lang w:eastAsia="zh-CN"/>
              </w:rPr>
              <w:t xml:space="preserve"> </w:t>
            </w:r>
          </w:p>
        </w:tc>
        <w:tc>
          <w:tcPr>
            <w:tcW w:w="1418" w:type="dxa"/>
            <w:shd w:val="clear" w:color="auto" w:fill="B3B3B3"/>
          </w:tcPr>
          <w:p w14:paraId="1A65D4C3" w14:textId="77777777" w:rsidR="00E74CBF" w:rsidRPr="004D351E" w:rsidRDefault="00E74CBF" w:rsidP="00D7526B">
            <w:pPr>
              <w:rPr>
                <w:rFonts w:ascii="微软雅黑" w:hAnsi="微软雅黑"/>
                <w:b/>
                <w:lang w:eastAsia="zh-CN"/>
              </w:rPr>
            </w:pPr>
            <w:r w:rsidRPr="004D351E">
              <w:rPr>
                <w:rFonts w:ascii="微软雅黑" w:hAnsi="微软雅黑" w:hint="eastAsia"/>
                <w:b/>
                <w:lang w:eastAsia="zh-CN"/>
              </w:rPr>
              <w:t>优先级</w:t>
            </w:r>
            <w:r w:rsidRPr="004D351E">
              <w:rPr>
                <w:rFonts w:ascii="微软雅黑" w:hAnsi="微软雅黑" w:hint="eastAsia"/>
                <w:b/>
                <w:lang w:eastAsia="zh-CN"/>
              </w:rPr>
              <w:t>(</w:t>
            </w:r>
            <w:r w:rsidRPr="004D351E">
              <w:rPr>
                <w:rFonts w:ascii="微软雅黑" w:hAnsi="微软雅黑" w:hint="eastAsia"/>
                <w:b/>
                <w:lang w:eastAsia="zh-CN"/>
              </w:rPr>
              <w:t>高中低</w:t>
            </w:r>
            <w:r w:rsidRPr="004D351E">
              <w:rPr>
                <w:rFonts w:ascii="微软雅黑" w:hAnsi="微软雅黑" w:hint="eastAsia"/>
                <w:b/>
                <w:lang w:eastAsia="zh-CN"/>
              </w:rPr>
              <w:t>)</w:t>
            </w:r>
          </w:p>
        </w:tc>
      </w:tr>
      <w:tr w:rsidR="00E74CBF" w:rsidRPr="004D351E" w14:paraId="32CCA275" w14:textId="77777777" w:rsidTr="00D7526B">
        <w:trPr>
          <w:trHeight w:val="385"/>
        </w:trPr>
        <w:tc>
          <w:tcPr>
            <w:tcW w:w="1607" w:type="dxa"/>
          </w:tcPr>
          <w:p w14:paraId="493FDDA7" w14:textId="77777777" w:rsidR="00E74CBF" w:rsidRPr="004D351E" w:rsidRDefault="00E74CBF" w:rsidP="00E74CBF">
            <w:pPr>
              <w:rPr>
                <w:rFonts w:ascii="微软雅黑" w:hAnsi="微软雅黑"/>
                <w:lang w:eastAsia="zh-CN"/>
              </w:rPr>
            </w:pPr>
            <w:r w:rsidRPr="004D351E">
              <w:rPr>
                <w:rFonts w:ascii="微软雅黑" w:hAnsi="微软雅黑" w:hint="eastAsia"/>
                <w:lang w:eastAsia="zh-CN"/>
              </w:rPr>
              <w:t>S</w:t>
            </w:r>
            <w:r w:rsidRPr="004D351E">
              <w:rPr>
                <w:rFonts w:ascii="微软雅黑" w:hAnsi="微软雅黑"/>
              </w:rPr>
              <w:t>R</w:t>
            </w:r>
            <w:r w:rsidRPr="004D351E">
              <w:rPr>
                <w:rFonts w:ascii="微软雅黑" w:hAnsi="微软雅黑" w:hint="eastAsia"/>
                <w:lang w:eastAsia="zh-CN"/>
              </w:rPr>
              <w:t>0</w:t>
            </w:r>
            <w:r>
              <w:rPr>
                <w:rFonts w:ascii="微软雅黑" w:hAnsi="微软雅黑"/>
                <w:lang w:eastAsia="zh-CN"/>
              </w:rPr>
              <w:t>2</w:t>
            </w:r>
            <w:r w:rsidRPr="004D351E">
              <w:rPr>
                <w:rFonts w:ascii="微软雅黑" w:hAnsi="微软雅黑" w:hint="eastAsia"/>
                <w:lang w:eastAsia="zh-CN"/>
              </w:rPr>
              <w:t>_F01</w:t>
            </w:r>
          </w:p>
        </w:tc>
        <w:tc>
          <w:tcPr>
            <w:tcW w:w="4171" w:type="dxa"/>
          </w:tcPr>
          <w:p w14:paraId="32273220" w14:textId="77777777" w:rsidR="00E74CBF" w:rsidRPr="00E74CBF" w:rsidRDefault="00E74CBF" w:rsidP="00D7526B">
            <w:pPr>
              <w:rPr>
                <w:rFonts w:ascii="微软雅黑" w:eastAsia="微软雅黑" w:hAnsi="微软雅黑"/>
                <w:lang w:eastAsia="zh-CN"/>
              </w:rPr>
            </w:pPr>
            <w:r w:rsidRPr="00E74CBF">
              <w:rPr>
                <w:rFonts w:ascii="微软雅黑" w:eastAsia="微软雅黑" w:hAnsi="微软雅黑" w:cs="Arial" w:hint="eastAsia"/>
                <w:lang w:val="en-GB" w:eastAsia="zh-CN"/>
              </w:rPr>
              <w:t>RMA 虚拟仓库</w:t>
            </w:r>
          </w:p>
        </w:tc>
        <w:tc>
          <w:tcPr>
            <w:tcW w:w="2410" w:type="dxa"/>
          </w:tcPr>
          <w:p w14:paraId="24BAC307" w14:textId="77777777" w:rsidR="00E74CBF" w:rsidRPr="004D351E" w:rsidRDefault="00E74CBF" w:rsidP="00D7526B">
            <w:pPr>
              <w:rPr>
                <w:rFonts w:ascii="微软雅黑" w:hAnsi="微软雅黑"/>
                <w:lang w:eastAsia="zh-CN"/>
              </w:rPr>
            </w:pPr>
          </w:p>
        </w:tc>
        <w:tc>
          <w:tcPr>
            <w:tcW w:w="1418" w:type="dxa"/>
          </w:tcPr>
          <w:p w14:paraId="2BD8AF5F" w14:textId="77777777" w:rsidR="00E74CBF" w:rsidRPr="004D351E" w:rsidRDefault="00E74CBF" w:rsidP="00D7526B">
            <w:pPr>
              <w:rPr>
                <w:rFonts w:ascii="微软雅黑" w:hAnsi="微软雅黑"/>
                <w:lang w:eastAsia="zh-CN"/>
              </w:rPr>
            </w:pPr>
            <w:r w:rsidRPr="004D351E">
              <w:rPr>
                <w:rFonts w:ascii="微软雅黑" w:hAnsi="微软雅黑" w:hint="eastAsia"/>
                <w:lang w:eastAsia="zh-CN"/>
              </w:rPr>
              <w:t>0</w:t>
            </w:r>
          </w:p>
        </w:tc>
      </w:tr>
      <w:tr w:rsidR="00E74CBF" w:rsidRPr="004D351E" w14:paraId="0FE533D4" w14:textId="77777777" w:rsidTr="00D7526B">
        <w:trPr>
          <w:trHeight w:val="385"/>
        </w:trPr>
        <w:tc>
          <w:tcPr>
            <w:tcW w:w="1607" w:type="dxa"/>
          </w:tcPr>
          <w:p w14:paraId="6F813F43" w14:textId="77777777" w:rsidR="00E74CBF" w:rsidRPr="004D351E" w:rsidRDefault="00E74CBF" w:rsidP="00E74CBF">
            <w:pPr>
              <w:rPr>
                <w:rFonts w:ascii="微软雅黑" w:hAnsi="微软雅黑"/>
                <w:lang w:eastAsia="zh-CN"/>
              </w:rPr>
            </w:pPr>
            <w:r w:rsidRPr="004D351E">
              <w:rPr>
                <w:rFonts w:ascii="微软雅黑" w:hAnsi="微软雅黑" w:hint="eastAsia"/>
                <w:lang w:eastAsia="zh-CN"/>
              </w:rPr>
              <w:t>S</w:t>
            </w:r>
            <w:r w:rsidRPr="004D351E">
              <w:rPr>
                <w:rFonts w:ascii="微软雅黑" w:hAnsi="微软雅黑"/>
              </w:rPr>
              <w:t>R</w:t>
            </w:r>
            <w:r w:rsidRPr="004D351E">
              <w:rPr>
                <w:rFonts w:ascii="微软雅黑" w:hAnsi="微软雅黑" w:hint="eastAsia"/>
                <w:lang w:eastAsia="zh-CN"/>
              </w:rPr>
              <w:t>0</w:t>
            </w:r>
            <w:r>
              <w:rPr>
                <w:rFonts w:ascii="微软雅黑" w:hAnsi="微软雅黑"/>
                <w:lang w:eastAsia="zh-CN"/>
              </w:rPr>
              <w:t>2</w:t>
            </w:r>
            <w:r w:rsidRPr="004D351E">
              <w:rPr>
                <w:rFonts w:ascii="微软雅黑" w:hAnsi="微软雅黑" w:hint="eastAsia"/>
                <w:lang w:eastAsia="zh-CN"/>
              </w:rPr>
              <w:t>_F02</w:t>
            </w:r>
          </w:p>
        </w:tc>
        <w:tc>
          <w:tcPr>
            <w:tcW w:w="4171" w:type="dxa"/>
          </w:tcPr>
          <w:p w14:paraId="4C64E899" w14:textId="77777777" w:rsidR="00E74CBF" w:rsidRPr="00E74CBF" w:rsidRDefault="00E74CBF" w:rsidP="00D7526B">
            <w:pPr>
              <w:rPr>
                <w:rFonts w:ascii="微软雅黑" w:eastAsia="微软雅黑" w:hAnsi="微软雅黑" w:cs="Arial"/>
                <w:lang w:val="en-GB" w:eastAsia="zh-CN"/>
              </w:rPr>
            </w:pPr>
            <w:r w:rsidRPr="00E74CBF">
              <w:rPr>
                <w:rFonts w:ascii="微软雅黑" w:eastAsia="微软雅黑" w:hAnsi="微软雅黑" w:cs="Arial" w:hint="eastAsia"/>
                <w:lang w:val="en-GB" w:eastAsia="zh-CN"/>
              </w:rPr>
              <w:t>RMA GRF收货逻辑</w:t>
            </w:r>
          </w:p>
        </w:tc>
        <w:tc>
          <w:tcPr>
            <w:tcW w:w="2410" w:type="dxa"/>
          </w:tcPr>
          <w:p w14:paraId="563C07C7" w14:textId="77777777" w:rsidR="00E74CBF" w:rsidRPr="004D351E" w:rsidRDefault="00E74CBF" w:rsidP="00D7526B">
            <w:pPr>
              <w:rPr>
                <w:rFonts w:ascii="微软雅黑" w:hAnsi="微软雅黑"/>
                <w:lang w:eastAsia="zh-CN"/>
              </w:rPr>
            </w:pPr>
          </w:p>
        </w:tc>
        <w:tc>
          <w:tcPr>
            <w:tcW w:w="1418" w:type="dxa"/>
          </w:tcPr>
          <w:p w14:paraId="58034119" w14:textId="77777777" w:rsidR="00E74CBF" w:rsidRPr="004D351E" w:rsidRDefault="00E74CBF" w:rsidP="00D7526B">
            <w:pPr>
              <w:rPr>
                <w:rFonts w:ascii="微软雅黑" w:hAnsi="微软雅黑"/>
                <w:lang w:eastAsia="zh-CN"/>
              </w:rPr>
            </w:pPr>
            <w:r w:rsidRPr="004D351E">
              <w:rPr>
                <w:rFonts w:ascii="微软雅黑" w:hAnsi="微软雅黑" w:hint="eastAsia"/>
                <w:lang w:eastAsia="zh-CN"/>
              </w:rPr>
              <w:t>1</w:t>
            </w:r>
          </w:p>
        </w:tc>
      </w:tr>
      <w:tr w:rsidR="00E74CBF" w:rsidRPr="004D351E" w14:paraId="0F60DF1D" w14:textId="77777777" w:rsidTr="00D7526B">
        <w:trPr>
          <w:trHeight w:val="385"/>
        </w:trPr>
        <w:tc>
          <w:tcPr>
            <w:tcW w:w="1607" w:type="dxa"/>
          </w:tcPr>
          <w:p w14:paraId="6701F406" w14:textId="77777777" w:rsidR="00E74CBF" w:rsidRPr="004D351E" w:rsidRDefault="00E74CBF" w:rsidP="00E74CBF">
            <w:pPr>
              <w:rPr>
                <w:rFonts w:ascii="微软雅黑" w:hAnsi="微软雅黑"/>
                <w:lang w:eastAsia="zh-CN"/>
              </w:rPr>
            </w:pPr>
            <w:r w:rsidRPr="004D351E">
              <w:rPr>
                <w:rFonts w:ascii="微软雅黑" w:hAnsi="微软雅黑" w:hint="eastAsia"/>
                <w:lang w:eastAsia="zh-CN"/>
              </w:rPr>
              <w:t>S</w:t>
            </w:r>
            <w:r w:rsidRPr="004D351E">
              <w:rPr>
                <w:rFonts w:ascii="微软雅黑" w:hAnsi="微软雅黑"/>
              </w:rPr>
              <w:t>R</w:t>
            </w:r>
            <w:r w:rsidRPr="004D351E">
              <w:rPr>
                <w:rFonts w:ascii="微软雅黑" w:hAnsi="微软雅黑" w:hint="eastAsia"/>
                <w:lang w:eastAsia="zh-CN"/>
              </w:rPr>
              <w:t>0</w:t>
            </w:r>
            <w:r>
              <w:rPr>
                <w:rFonts w:ascii="微软雅黑" w:hAnsi="微软雅黑"/>
                <w:lang w:eastAsia="zh-CN"/>
              </w:rPr>
              <w:t>2</w:t>
            </w:r>
            <w:r w:rsidRPr="004D351E">
              <w:rPr>
                <w:rFonts w:ascii="微软雅黑" w:hAnsi="微软雅黑" w:hint="eastAsia"/>
                <w:lang w:eastAsia="zh-CN"/>
              </w:rPr>
              <w:t>_F03</w:t>
            </w:r>
          </w:p>
        </w:tc>
        <w:tc>
          <w:tcPr>
            <w:tcW w:w="4171" w:type="dxa"/>
          </w:tcPr>
          <w:p w14:paraId="50FB8A3B" w14:textId="77777777" w:rsidR="00E74CBF" w:rsidRPr="00E74CBF" w:rsidRDefault="00E74CBF" w:rsidP="00D7526B">
            <w:pPr>
              <w:rPr>
                <w:rFonts w:ascii="微软雅黑" w:eastAsia="微软雅黑" w:hAnsi="微软雅黑" w:cs="Arial"/>
                <w:lang w:val="en-GB" w:eastAsia="zh-CN"/>
              </w:rPr>
            </w:pPr>
            <w:r w:rsidRPr="00E74CBF">
              <w:rPr>
                <w:rFonts w:ascii="微软雅黑" w:eastAsia="微软雅黑" w:hAnsi="微软雅黑" w:cs="Arial" w:hint="eastAsia"/>
                <w:lang w:val="en-GB" w:eastAsia="zh-CN"/>
              </w:rPr>
              <w:t>RMA 调新收货逻辑</w:t>
            </w:r>
          </w:p>
        </w:tc>
        <w:tc>
          <w:tcPr>
            <w:tcW w:w="2410" w:type="dxa"/>
          </w:tcPr>
          <w:p w14:paraId="5CF2E388" w14:textId="77777777" w:rsidR="00E74CBF" w:rsidRPr="004D351E" w:rsidRDefault="00E74CBF" w:rsidP="00D7526B">
            <w:pPr>
              <w:rPr>
                <w:rFonts w:ascii="微软雅黑" w:hAnsi="微软雅黑"/>
                <w:lang w:eastAsia="zh-CN"/>
              </w:rPr>
            </w:pPr>
          </w:p>
        </w:tc>
        <w:tc>
          <w:tcPr>
            <w:tcW w:w="1418" w:type="dxa"/>
          </w:tcPr>
          <w:p w14:paraId="6D0FBA09" w14:textId="77777777" w:rsidR="00E74CBF" w:rsidRPr="004D351E" w:rsidRDefault="00E74CBF" w:rsidP="00D7526B">
            <w:pPr>
              <w:rPr>
                <w:rFonts w:ascii="微软雅黑" w:hAnsi="微软雅黑"/>
                <w:lang w:eastAsia="zh-CN"/>
              </w:rPr>
            </w:pPr>
            <w:r w:rsidRPr="004D351E">
              <w:rPr>
                <w:rFonts w:ascii="微软雅黑" w:hAnsi="微软雅黑" w:hint="eastAsia"/>
                <w:lang w:eastAsia="zh-CN"/>
              </w:rPr>
              <w:t>2</w:t>
            </w:r>
          </w:p>
        </w:tc>
      </w:tr>
      <w:tr w:rsidR="00E74CBF" w:rsidRPr="004D351E" w14:paraId="6F9C3F11" w14:textId="77777777" w:rsidTr="00D7526B">
        <w:trPr>
          <w:trHeight w:val="385"/>
        </w:trPr>
        <w:tc>
          <w:tcPr>
            <w:tcW w:w="1607" w:type="dxa"/>
          </w:tcPr>
          <w:p w14:paraId="125C081F" w14:textId="77777777" w:rsidR="00E74CBF" w:rsidRPr="004D351E" w:rsidRDefault="00E74CBF" w:rsidP="00D7526B">
            <w:pPr>
              <w:rPr>
                <w:rFonts w:ascii="微软雅黑" w:hAnsi="微软雅黑"/>
                <w:lang w:eastAsia="zh-CN"/>
              </w:rPr>
            </w:pPr>
            <w:r w:rsidRPr="004D351E">
              <w:rPr>
                <w:rFonts w:ascii="微软雅黑" w:hAnsi="微软雅黑" w:hint="eastAsia"/>
                <w:lang w:eastAsia="zh-CN"/>
              </w:rPr>
              <w:t>S</w:t>
            </w:r>
            <w:r w:rsidRPr="004D351E">
              <w:rPr>
                <w:rFonts w:ascii="微软雅黑" w:hAnsi="微软雅黑"/>
              </w:rPr>
              <w:t>R</w:t>
            </w:r>
            <w:r w:rsidRPr="004D351E">
              <w:rPr>
                <w:rFonts w:ascii="微软雅黑" w:hAnsi="微软雅黑" w:hint="eastAsia"/>
                <w:lang w:eastAsia="zh-CN"/>
              </w:rPr>
              <w:t>0</w:t>
            </w:r>
            <w:r>
              <w:rPr>
                <w:rFonts w:ascii="微软雅黑" w:hAnsi="微软雅黑"/>
                <w:lang w:eastAsia="zh-CN"/>
              </w:rPr>
              <w:t>2</w:t>
            </w:r>
            <w:r w:rsidRPr="004D351E">
              <w:rPr>
                <w:rFonts w:ascii="微软雅黑" w:hAnsi="微软雅黑" w:hint="eastAsia"/>
                <w:lang w:eastAsia="zh-CN"/>
              </w:rPr>
              <w:t>_F04</w:t>
            </w:r>
          </w:p>
        </w:tc>
        <w:tc>
          <w:tcPr>
            <w:tcW w:w="4171" w:type="dxa"/>
          </w:tcPr>
          <w:p w14:paraId="6FB043A8" w14:textId="77777777" w:rsidR="00E74CBF" w:rsidRPr="00E74CBF" w:rsidRDefault="00E74CBF" w:rsidP="00D7526B">
            <w:pPr>
              <w:rPr>
                <w:rFonts w:ascii="微软雅黑" w:eastAsia="微软雅黑" w:hAnsi="微软雅黑" w:cs="Arial"/>
                <w:lang w:val="en-GB" w:eastAsia="zh-CN"/>
              </w:rPr>
            </w:pPr>
            <w:r w:rsidRPr="00E74CBF">
              <w:rPr>
                <w:rFonts w:ascii="微软雅黑" w:eastAsia="微软雅黑" w:hAnsi="微软雅黑" w:cs="Arial" w:hint="eastAsia"/>
                <w:lang w:val="en-GB" w:eastAsia="zh-CN"/>
              </w:rPr>
              <w:t>RMA 发运（新品/旧品）逻辑</w:t>
            </w:r>
          </w:p>
        </w:tc>
        <w:tc>
          <w:tcPr>
            <w:tcW w:w="2410" w:type="dxa"/>
          </w:tcPr>
          <w:p w14:paraId="58207F4A" w14:textId="77777777" w:rsidR="00E74CBF" w:rsidRPr="004D351E" w:rsidRDefault="00E74CBF" w:rsidP="00D7526B">
            <w:pPr>
              <w:rPr>
                <w:rFonts w:ascii="微软雅黑" w:hAnsi="微软雅黑"/>
                <w:lang w:eastAsia="zh-CN"/>
              </w:rPr>
            </w:pPr>
          </w:p>
        </w:tc>
        <w:tc>
          <w:tcPr>
            <w:tcW w:w="1418" w:type="dxa"/>
          </w:tcPr>
          <w:p w14:paraId="71C00C14" w14:textId="77777777" w:rsidR="00E74CBF" w:rsidRPr="004D351E" w:rsidRDefault="00E74CBF" w:rsidP="00D7526B">
            <w:pPr>
              <w:rPr>
                <w:rFonts w:ascii="微软雅黑" w:hAnsi="微软雅黑"/>
                <w:lang w:eastAsia="zh-CN"/>
              </w:rPr>
            </w:pPr>
            <w:r w:rsidRPr="004D351E">
              <w:rPr>
                <w:rFonts w:ascii="微软雅黑" w:hAnsi="微软雅黑" w:hint="eastAsia"/>
                <w:lang w:eastAsia="zh-CN"/>
              </w:rPr>
              <w:t>3</w:t>
            </w:r>
          </w:p>
        </w:tc>
      </w:tr>
      <w:tr w:rsidR="00E74CBF" w:rsidRPr="004D351E" w14:paraId="7BC005C2" w14:textId="77777777" w:rsidTr="00D7526B">
        <w:trPr>
          <w:trHeight w:val="385"/>
        </w:trPr>
        <w:tc>
          <w:tcPr>
            <w:tcW w:w="1607" w:type="dxa"/>
          </w:tcPr>
          <w:p w14:paraId="582C6D47" w14:textId="77777777" w:rsidR="00E74CBF" w:rsidRPr="004D351E" w:rsidRDefault="00E74CBF" w:rsidP="00D7526B">
            <w:pPr>
              <w:rPr>
                <w:rFonts w:ascii="微软雅黑" w:hAnsi="微软雅黑"/>
                <w:lang w:eastAsia="zh-CN"/>
              </w:rPr>
            </w:pPr>
            <w:r w:rsidRPr="004D351E">
              <w:rPr>
                <w:rFonts w:ascii="微软雅黑" w:hAnsi="微软雅黑" w:hint="eastAsia"/>
                <w:lang w:eastAsia="zh-CN"/>
              </w:rPr>
              <w:t>S</w:t>
            </w:r>
            <w:r w:rsidRPr="004D351E">
              <w:rPr>
                <w:rFonts w:ascii="微软雅黑" w:hAnsi="微软雅黑"/>
              </w:rPr>
              <w:t>R</w:t>
            </w:r>
            <w:r w:rsidRPr="004D351E">
              <w:rPr>
                <w:rFonts w:ascii="微软雅黑" w:hAnsi="微软雅黑" w:hint="eastAsia"/>
                <w:lang w:eastAsia="zh-CN"/>
              </w:rPr>
              <w:t>0</w:t>
            </w:r>
            <w:r>
              <w:rPr>
                <w:rFonts w:ascii="微软雅黑" w:hAnsi="微软雅黑"/>
                <w:lang w:eastAsia="zh-CN"/>
              </w:rPr>
              <w:t>2</w:t>
            </w:r>
            <w:r w:rsidRPr="004D351E">
              <w:rPr>
                <w:rFonts w:ascii="微软雅黑" w:hAnsi="微软雅黑" w:hint="eastAsia"/>
                <w:lang w:eastAsia="zh-CN"/>
              </w:rPr>
              <w:t>_F05</w:t>
            </w:r>
          </w:p>
        </w:tc>
        <w:tc>
          <w:tcPr>
            <w:tcW w:w="4171" w:type="dxa"/>
          </w:tcPr>
          <w:p w14:paraId="3B69319B" w14:textId="77777777" w:rsidR="00E74CBF" w:rsidRPr="00E74CBF" w:rsidRDefault="00E74CBF" w:rsidP="00D7526B">
            <w:pPr>
              <w:rPr>
                <w:rFonts w:ascii="微软雅黑" w:eastAsia="微软雅黑" w:hAnsi="微软雅黑" w:cs="Arial"/>
                <w:lang w:val="en-GB" w:eastAsia="zh-CN"/>
              </w:rPr>
            </w:pPr>
            <w:r w:rsidRPr="00E74CBF">
              <w:rPr>
                <w:rFonts w:ascii="微软雅黑" w:eastAsia="微软雅黑" w:hAnsi="微软雅黑" w:cs="Arial" w:hint="eastAsia"/>
                <w:lang w:val="en-GB" w:eastAsia="zh-CN"/>
              </w:rPr>
              <w:t>RMA 发运（采购退货）</w:t>
            </w:r>
          </w:p>
        </w:tc>
        <w:tc>
          <w:tcPr>
            <w:tcW w:w="2410" w:type="dxa"/>
          </w:tcPr>
          <w:p w14:paraId="4DA0E7F7" w14:textId="77777777" w:rsidR="00E74CBF" w:rsidRPr="004D351E" w:rsidRDefault="00E74CBF" w:rsidP="00D7526B">
            <w:pPr>
              <w:rPr>
                <w:rFonts w:ascii="微软雅黑" w:hAnsi="微软雅黑"/>
                <w:lang w:eastAsia="zh-CN"/>
              </w:rPr>
            </w:pPr>
          </w:p>
        </w:tc>
        <w:tc>
          <w:tcPr>
            <w:tcW w:w="1418" w:type="dxa"/>
          </w:tcPr>
          <w:p w14:paraId="30EFD4B6" w14:textId="77777777" w:rsidR="00E74CBF" w:rsidRPr="004D351E" w:rsidRDefault="00E74CBF" w:rsidP="00D7526B">
            <w:pPr>
              <w:rPr>
                <w:rFonts w:ascii="微软雅黑" w:hAnsi="微软雅黑"/>
                <w:lang w:eastAsia="zh-CN"/>
              </w:rPr>
            </w:pPr>
            <w:r>
              <w:rPr>
                <w:rFonts w:ascii="微软雅黑" w:hAnsi="微软雅黑" w:hint="eastAsia"/>
                <w:lang w:eastAsia="zh-CN"/>
              </w:rPr>
              <w:t>4</w:t>
            </w:r>
          </w:p>
        </w:tc>
      </w:tr>
      <w:tr w:rsidR="00E74CBF" w:rsidRPr="004D351E" w14:paraId="387C27BB" w14:textId="77777777" w:rsidTr="00D7526B">
        <w:trPr>
          <w:trHeight w:val="385"/>
        </w:trPr>
        <w:tc>
          <w:tcPr>
            <w:tcW w:w="1607" w:type="dxa"/>
          </w:tcPr>
          <w:p w14:paraId="10A9D3CC" w14:textId="77777777" w:rsidR="00E74CBF" w:rsidRPr="004D351E" w:rsidRDefault="00E74CBF" w:rsidP="00D7526B">
            <w:pPr>
              <w:rPr>
                <w:rFonts w:ascii="微软雅黑" w:hAnsi="微软雅黑"/>
                <w:lang w:eastAsia="zh-CN"/>
              </w:rPr>
            </w:pPr>
            <w:r w:rsidRPr="004D351E">
              <w:rPr>
                <w:rFonts w:ascii="微软雅黑" w:hAnsi="微软雅黑" w:hint="eastAsia"/>
                <w:lang w:eastAsia="zh-CN"/>
              </w:rPr>
              <w:t>S</w:t>
            </w:r>
            <w:r w:rsidRPr="004D351E">
              <w:rPr>
                <w:rFonts w:ascii="微软雅黑" w:hAnsi="微软雅黑"/>
              </w:rPr>
              <w:t>R</w:t>
            </w:r>
            <w:r w:rsidRPr="004D351E">
              <w:rPr>
                <w:rFonts w:ascii="微软雅黑" w:hAnsi="微软雅黑" w:hint="eastAsia"/>
                <w:lang w:eastAsia="zh-CN"/>
              </w:rPr>
              <w:t>0</w:t>
            </w:r>
            <w:r>
              <w:rPr>
                <w:rFonts w:ascii="微软雅黑" w:hAnsi="微软雅黑"/>
                <w:lang w:eastAsia="zh-CN"/>
              </w:rPr>
              <w:t>2</w:t>
            </w:r>
            <w:r w:rsidRPr="004D351E">
              <w:rPr>
                <w:rFonts w:ascii="微软雅黑" w:hAnsi="微软雅黑" w:hint="eastAsia"/>
                <w:lang w:eastAsia="zh-CN"/>
              </w:rPr>
              <w:t>_F0</w:t>
            </w:r>
            <w:r>
              <w:rPr>
                <w:rFonts w:ascii="微软雅黑" w:hAnsi="微软雅黑" w:hint="eastAsia"/>
                <w:lang w:eastAsia="zh-CN"/>
              </w:rPr>
              <w:t>6</w:t>
            </w:r>
          </w:p>
        </w:tc>
        <w:tc>
          <w:tcPr>
            <w:tcW w:w="4171" w:type="dxa"/>
          </w:tcPr>
          <w:p w14:paraId="5E2EF760" w14:textId="77777777" w:rsidR="00E74CBF" w:rsidRPr="00E74CBF" w:rsidRDefault="00E74CBF" w:rsidP="00D7526B">
            <w:pPr>
              <w:rPr>
                <w:rFonts w:ascii="微软雅黑" w:eastAsia="微软雅黑" w:hAnsi="微软雅黑" w:cs="Arial"/>
                <w:lang w:val="en-GB" w:eastAsia="zh-CN"/>
              </w:rPr>
            </w:pPr>
            <w:r w:rsidRPr="00E74CBF">
              <w:rPr>
                <w:rFonts w:ascii="微软雅黑" w:eastAsia="微软雅黑" w:hAnsi="微软雅黑" w:cs="Arial" w:hint="eastAsia"/>
                <w:lang w:val="en-GB" w:eastAsia="zh-CN"/>
              </w:rPr>
              <w:t>RMA 发运（反库）逻辑</w:t>
            </w:r>
          </w:p>
        </w:tc>
        <w:tc>
          <w:tcPr>
            <w:tcW w:w="2410" w:type="dxa"/>
          </w:tcPr>
          <w:p w14:paraId="4AD4F58A" w14:textId="77777777" w:rsidR="00E74CBF" w:rsidRPr="004D351E" w:rsidRDefault="00E74CBF" w:rsidP="00D7526B">
            <w:pPr>
              <w:rPr>
                <w:rFonts w:ascii="微软雅黑" w:hAnsi="微软雅黑"/>
                <w:lang w:eastAsia="zh-CN"/>
              </w:rPr>
            </w:pPr>
          </w:p>
        </w:tc>
        <w:tc>
          <w:tcPr>
            <w:tcW w:w="1418" w:type="dxa"/>
          </w:tcPr>
          <w:p w14:paraId="66DC9CE7" w14:textId="77777777" w:rsidR="00E74CBF" w:rsidRPr="004D351E" w:rsidRDefault="00E74CBF" w:rsidP="00D7526B">
            <w:pPr>
              <w:rPr>
                <w:rFonts w:ascii="微软雅黑" w:hAnsi="微软雅黑"/>
                <w:lang w:eastAsia="zh-CN"/>
              </w:rPr>
            </w:pPr>
            <w:r>
              <w:rPr>
                <w:rFonts w:ascii="微软雅黑" w:hAnsi="微软雅黑" w:hint="eastAsia"/>
                <w:lang w:eastAsia="zh-CN"/>
              </w:rPr>
              <w:t>5</w:t>
            </w:r>
          </w:p>
        </w:tc>
      </w:tr>
      <w:tr w:rsidR="00E74CBF" w:rsidRPr="004D351E" w14:paraId="5F9361A5" w14:textId="77777777" w:rsidTr="00D7526B">
        <w:trPr>
          <w:trHeight w:val="385"/>
        </w:trPr>
        <w:tc>
          <w:tcPr>
            <w:tcW w:w="1607" w:type="dxa"/>
          </w:tcPr>
          <w:p w14:paraId="0E0CF44C" w14:textId="77777777" w:rsidR="00E74CBF" w:rsidRPr="004D351E" w:rsidRDefault="00E74CBF" w:rsidP="00D7526B">
            <w:pPr>
              <w:rPr>
                <w:rFonts w:ascii="微软雅黑" w:hAnsi="微软雅黑"/>
                <w:lang w:eastAsia="zh-CN"/>
              </w:rPr>
            </w:pPr>
            <w:r w:rsidRPr="004D351E">
              <w:rPr>
                <w:rFonts w:ascii="微软雅黑" w:hAnsi="微软雅黑" w:hint="eastAsia"/>
                <w:lang w:eastAsia="zh-CN"/>
              </w:rPr>
              <w:t>S</w:t>
            </w:r>
            <w:r w:rsidRPr="004D351E">
              <w:rPr>
                <w:rFonts w:ascii="微软雅黑" w:hAnsi="微软雅黑"/>
              </w:rPr>
              <w:t>R</w:t>
            </w:r>
            <w:r w:rsidRPr="004D351E">
              <w:rPr>
                <w:rFonts w:ascii="微软雅黑" w:hAnsi="微软雅黑" w:hint="eastAsia"/>
                <w:lang w:eastAsia="zh-CN"/>
              </w:rPr>
              <w:t>0</w:t>
            </w:r>
            <w:r>
              <w:rPr>
                <w:rFonts w:ascii="微软雅黑" w:hAnsi="微软雅黑"/>
                <w:lang w:eastAsia="zh-CN"/>
              </w:rPr>
              <w:t>2</w:t>
            </w:r>
            <w:r w:rsidRPr="004D351E">
              <w:rPr>
                <w:rFonts w:ascii="微软雅黑" w:hAnsi="微软雅黑" w:hint="eastAsia"/>
                <w:lang w:eastAsia="zh-CN"/>
              </w:rPr>
              <w:t>_F0</w:t>
            </w:r>
            <w:r>
              <w:rPr>
                <w:rFonts w:ascii="微软雅黑" w:hAnsi="微软雅黑" w:hint="eastAsia"/>
                <w:lang w:eastAsia="zh-CN"/>
              </w:rPr>
              <w:t>7</w:t>
            </w:r>
          </w:p>
        </w:tc>
        <w:tc>
          <w:tcPr>
            <w:tcW w:w="4171" w:type="dxa"/>
          </w:tcPr>
          <w:p w14:paraId="2204C667" w14:textId="77777777" w:rsidR="00E74CBF" w:rsidRPr="00E74CBF" w:rsidRDefault="00E74CBF" w:rsidP="00D7526B">
            <w:pPr>
              <w:rPr>
                <w:rFonts w:ascii="微软雅黑" w:eastAsia="微软雅黑" w:hAnsi="微软雅黑" w:cs="Arial"/>
                <w:lang w:val="en-GB" w:eastAsia="zh-CN"/>
              </w:rPr>
            </w:pPr>
            <w:r w:rsidRPr="00E74CBF">
              <w:rPr>
                <w:rFonts w:ascii="微软雅黑" w:eastAsia="微软雅黑" w:hAnsi="微软雅黑" w:cs="Arial" w:hint="eastAsia"/>
                <w:lang w:val="en-GB" w:eastAsia="zh-CN"/>
              </w:rPr>
              <w:t>RMA 库存转换（退款）逻辑</w:t>
            </w:r>
          </w:p>
        </w:tc>
        <w:tc>
          <w:tcPr>
            <w:tcW w:w="2410" w:type="dxa"/>
          </w:tcPr>
          <w:p w14:paraId="2C3C1923" w14:textId="77777777" w:rsidR="00E74CBF" w:rsidRPr="004D351E" w:rsidRDefault="00E74CBF" w:rsidP="00D7526B">
            <w:pPr>
              <w:rPr>
                <w:rFonts w:ascii="微软雅黑" w:hAnsi="微软雅黑"/>
                <w:lang w:eastAsia="zh-CN"/>
              </w:rPr>
            </w:pPr>
          </w:p>
        </w:tc>
        <w:tc>
          <w:tcPr>
            <w:tcW w:w="1418" w:type="dxa"/>
          </w:tcPr>
          <w:p w14:paraId="189D24A4" w14:textId="77777777" w:rsidR="00E74CBF" w:rsidRPr="004D351E" w:rsidRDefault="00E74CBF" w:rsidP="00D7526B">
            <w:pPr>
              <w:rPr>
                <w:rFonts w:ascii="微软雅黑" w:hAnsi="微软雅黑"/>
                <w:lang w:eastAsia="zh-CN"/>
              </w:rPr>
            </w:pPr>
            <w:r>
              <w:rPr>
                <w:rFonts w:ascii="微软雅黑" w:hAnsi="微软雅黑" w:hint="eastAsia"/>
                <w:lang w:eastAsia="zh-CN"/>
              </w:rPr>
              <w:t>6</w:t>
            </w:r>
          </w:p>
        </w:tc>
      </w:tr>
      <w:tr w:rsidR="00E74CBF" w:rsidRPr="004D351E" w14:paraId="645088BB" w14:textId="77777777" w:rsidTr="00D7526B">
        <w:trPr>
          <w:trHeight w:val="385"/>
        </w:trPr>
        <w:tc>
          <w:tcPr>
            <w:tcW w:w="1607" w:type="dxa"/>
          </w:tcPr>
          <w:p w14:paraId="3415EE61" w14:textId="77777777" w:rsidR="00E74CBF" w:rsidRPr="004D351E" w:rsidRDefault="00E74CBF" w:rsidP="00D7526B">
            <w:pPr>
              <w:rPr>
                <w:rFonts w:ascii="微软雅黑" w:hAnsi="微软雅黑"/>
                <w:lang w:eastAsia="zh-CN"/>
              </w:rPr>
            </w:pPr>
            <w:r w:rsidRPr="004D351E">
              <w:rPr>
                <w:rFonts w:ascii="微软雅黑" w:hAnsi="微软雅黑" w:hint="eastAsia"/>
                <w:lang w:eastAsia="zh-CN"/>
              </w:rPr>
              <w:t>S</w:t>
            </w:r>
            <w:r w:rsidRPr="004D351E">
              <w:rPr>
                <w:rFonts w:ascii="微软雅黑" w:hAnsi="微软雅黑"/>
              </w:rPr>
              <w:t>R</w:t>
            </w:r>
            <w:r w:rsidRPr="004D351E">
              <w:rPr>
                <w:rFonts w:ascii="微软雅黑" w:hAnsi="微软雅黑" w:hint="eastAsia"/>
                <w:lang w:eastAsia="zh-CN"/>
              </w:rPr>
              <w:t>0</w:t>
            </w:r>
            <w:r>
              <w:rPr>
                <w:rFonts w:ascii="微软雅黑" w:hAnsi="微软雅黑"/>
                <w:lang w:eastAsia="zh-CN"/>
              </w:rPr>
              <w:t>2</w:t>
            </w:r>
            <w:r w:rsidRPr="004D351E">
              <w:rPr>
                <w:rFonts w:ascii="微软雅黑" w:hAnsi="微软雅黑" w:hint="eastAsia"/>
                <w:lang w:eastAsia="zh-CN"/>
              </w:rPr>
              <w:t>_F0</w:t>
            </w:r>
            <w:r>
              <w:rPr>
                <w:rFonts w:ascii="微软雅黑" w:hAnsi="微软雅黑" w:hint="eastAsia"/>
                <w:lang w:eastAsia="zh-CN"/>
              </w:rPr>
              <w:t>8</w:t>
            </w:r>
          </w:p>
        </w:tc>
        <w:tc>
          <w:tcPr>
            <w:tcW w:w="4171" w:type="dxa"/>
          </w:tcPr>
          <w:p w14:paraId="4866C73F" w14:textId="77777777" w:rsidR="00E74CBF" w:rsidRPr="00E74CBF" w:rsidRDefault="00E74CBF" w:rsidP="00D7526B">
            <w:pPr>
              <w:rPr>
                <w:rFonts w:ascii="微软雅黑" w:eastAsia="微软雅黑" w:hAnsi="微软雅黑" w:cs="Arial"/>
                <w:lang w:val="en-GB" w:eastAsia="zh-CN"/>
              </w:rPr>
            </w:pPr>
            <w:r w:rsidRPr="00E74CBF">
              <w:rPr>
                <w:rFonts w:ascii="微软雅黑" w:eastAsia="微软雅黑" w:hAnsi="微软雅黑" w:cs="Arial" w:hint="eastAsia"/>
                <w:lang w:val="en-GB" w:eastAsia="zh-CN"/>
              </w:rPr>
              <w:t>RMA 库存调整（报废）逻辑</w:t>
            </w:r>
          </w:p>
        </w:tc>
        <w:tc>
          <w:tcPr>
            <w:tcW w:w="2410" w:type="dxa"/>
          </w:tcPr>
          <w:p w14:paraId="29F684B8" w14:textId="77777777" w:rsidR="00E74CBF" w:rsidRPr="004D351E" w:rsidRDefault="00E74CBF" w:rsidP="00D7526B">
            <w:pPr>
              <w:rPr>
                <w:rFonts w:ascii="微软雅黑" w:hAnsi="微软雅黑"/>
                <w:lang w:eastAsia="zh-CN"/>
              </w:rPr>
            </w:pPr>
          </w:p>
        </w:tc>
        <w:tc>
          <w:tcPr>
            <w:tcW w:w="1418" w:type="dxa"/>
          </w:tcPr>
          <w:p w14:paraId="714E4F99" w14:textId="77777777" w:rsidR="00E74CBF" w:rsidRDefault="00E74CBF" w:rsidP="00D7526B">
            <w:pPr>
              <w:rPr>
                <w:rFonts w:ascii="微软雅黑" w:hAnsi="微软雅黑"/>
                <w:lang w:eastAsia="zh-CN"/>
              </w:rPr>
            </w:pPr>
            <w:r>
              <w:rPr>
                <w:rFonts w:ascii="微软雅黑" w:hAnsi="微软雅黑" w:hint="eastAsia"/>
                <w:lang w:eastAsia="zh-CN"/>
              </w:rPr>
              <w:t>7</w:t>
            </w:r>
          </w:p>
        </w:tc>
      </w:tr>
      <w:tr w:rsidR="00E74CBF" w:rsidRPr="004D351E" w14:paraId="0A720126" w14:textId="77777777" w:rsidTr="00D7526B">
        <w:trPr>
          <w:trHeight w:val="385"/>
        </w:trPr>
        <w:tc>
          <w:tcPr>
            <w:tcW w:w="1607" w:type="dxa"/>
          </w:tcPr>
          <w:p w14:paraId="009A5A5C" w14:textId="77777777" w:rsidR="00E74CBF" w:rsidRPr="004D351E" w:rsidRDefault="00E74CBF" w:rsidP="00D7526B">
            <w:pPr>
              <w:rPr>
                <w:rFonts w:ascii="微软雅黑" w:hAnsi="微软雅黑"/>
                <w:lang w:eastAsia="zh-CN"/>
              </w:rPr>
            </w:pPr>
            <w:r w:rsidRPr="004D351E">
              <w:rPr>
                <w:rFonts w:ascii="微软雅黑" w:hAnsi="微软雅黑" w:hint="eastAsia"/>
                <w:lang w:eastAsia="zh-CN"/>
              </w:rPr>
              <w:t>S</w:t>
            </w:r>
            <w:r w:rsidRPr="004D351E">
              <w:rPr>
                <w:rFonts w:ascii="微软雅黑" w:hAnsi="微软雅黑"/>
              </w:rPr>
              <w:t>R</w:t>
            </w:r>
            <w:r w:rsidRPr="004D351E">
              <w:rPr>
                <w:rFonts w:ascii="微软雅黑" w:hAnsi="微软雅黑" w:hint="eastAsia"/>
                <w:lang w:eastAsia="zh-CN"/>
              </w:rPr>
              <w:t>0</w:t>
            </w:r>
            <w:r>
              <w:rPr>
                <w:rFonts w:ascii="微软雅黑" w:hAnsi="微软雅黑"/>
                <w:lang w:eastAsia="zh-CN"/>
              </w:rPr>
              <w:t>2</w:t>
            </w:r>
            <w:r w:rsidRPr="004D351E">
              <w:rPr>
                <w:rFonts w:ascii="微软雅黑" w:hAnsi="微软雅黑" w:hint="eastAsia"/>
                <w:lang w:eastAsia="zh-CN"/>
              </w:rPr>
              <w:t>_F0</w:t>
            </w:r>
            <w:r>
              <w:rPr>
                <w:rFonts w:ascii="微软雅黑" w:hAnsi="微软雅黑" w:hint="eastAsia"/>
                <w:lang w:eastAsia="zh-CN"/>
              </w:rPr>
              <w:t>9</w:t>
            </w:r>
          </w:p>
        </w:tc>
        <w:tc>
          <w:tcPr>
            <w:tcW w:w="4171" w:type="dxa"/>
          </w:tcPr>
          <w:p w14:paraId="3C892887" w14:textId="77777777" w:rsidR="00E74CBF" w:rsidRPr="00E74CBF" w:rsidRDefault="00E74CBF" w:rsidP="00D7526B">
            <w:pPr>
              <w:rPr>
                <w:rFonts w:ascii="微软雅黑" w:eastAsia="微软雅黑" w:hAnsi="微软雅黑" w:cs="Arial"/>
                <w:lang w:val="en-GB" w:eastAsia="zh-CN"/>
              </w:rPr>
            </w:pPr>
            <w:r w:rsidRPr="00E74CBF">
              <w:rPr>
                <w:rFonts w:ascii="微软雅黑" w:eastAsia="微软雅黑" w:hAnsi="微软雅黑" w:cs="Arial" w:hint="eastAsia"/>
                <w:lang w:val="en-GB" w:eastAsia="zh-CN"/>
              </w:rPr>
              <w:t>RMA和ZEUS库存对账</w:t>
            </w:r>
          </w:p>
        </w:tc>
        <w:tc>
          <w:tcPr>
            <w:tcW w:w="2410" w:type="dxa"/>
          </w:tcPr>
          <w:p w14:paraId="74E4AA38" w14:textId="77777777" w:rsidR="00E74CBF" w:rsidRPr="004D351E" w:rsidRDefault="00E74CBF" w:rsidP="00D7526B">
            <w:pPr>
              <w:rPr>
                <w:rFonts w:ascii="微软雅黑" w:hAnsi="微软雅黑"/>
                <w:lang w:eastAsia="zh-CN"/>
              </w:rPr>
            </w:pPr>
          </w:p>
        </w:tc>
        <w:tc>
          <w:tcPr>
            <w:tcW w:w="1418" w:type="dxa"/>
          </w:tcPr>
          <w:p w14:paraId="03631039" w14:textId="77777777" w:rsidR="00E74CBF" w:rsidRPr="0061609A" w:rsidRDefault="00E74CBF" w:rsidP="00D7526B">
            <w:pPr>
              <w:rPr>
                <w:rFonts w:ascii="微软雅黑" w:hAnsi="微软雅黑"/>
                <w:lang w:eastAsia="zh-CN"/>
              </w:rPr>
            </w:pPr>
            <w:r>
              <w:rPr>
                <w:rFonts w:ascii="微软雅黑" w:hAnsi="微软雅黑" w:hint="eastAsia"/>
                <w:lang w:eastAsia="zh-CN"/>
              </w:rPr>
              <w:t>8</w:t>
            </w:r>
          </w:p>
        </w:tc>
      </w:tr>
      <w:tr w:rsidR="00E74CBF" w:rsidRPr="004D351E" w14:paraId="28CE20CC" w14:textId="77777777" w:rsidTr="00D7526B">
        <w:trPr>
          <w:trHeight w:val="385"/>
        </w:trPr>
        <w:tc>
          <w:tcPr>
            <w:tcW w:w="1607" w:type="dxa"/>
          </w:tcPr>
          <w:p w14:paraId="52A2C93F" w14:textId="77777777" w:rsidR="00E74CBF" w:rsidRPr="004D351E" w:rsidRDefault="00E74CBF" w:rsidP="00D7526B">
            <w:pPr>
              <w:rPr>
                <w:rFonts w:ascii="微软雅黑" w:hAnsi="微软雅黑"/>
                <w:lang w:eastAsia="zh-CN"/>
              </w:rPr>
            </w:pPr>
            <w:r w:rsidRPr="004D351E">
              <w:rPr>
                <w:rFonts w:ascii="微软雅黑" w:hAnsi="微软雅黑" w:hint="eastAsia"/>
                <w:lang w:eastAsia="zh-CN"/>
              </w:rPr>
              <w:t>S</w:t>
            </w:r>
            <w:r w:rsidRPr="004D351E">
              <w:rPr>
                <w:rFonts w:ascii="微软雅黑" w:hAnsi="微软雅黑"/>
              </w:rPr>
              <w:t>R</w:t>
            </w:r>
            <w:r w:rsidRPr="004D351E">
              <w:rPr>
                <w:rFonts w:ascii="微软雅黑" w:hAnsi="微软雅黑" w:hint="eastAsia"/>
                <w:lang w:eastAsia="zh-CN"/>
              </w:rPr>
              <w:t>0</w:t>
            </w:r>
            <w:r>
              <w:rPr>
                <w:rFonts w:ascii="微软雅黑" w:hAnsi="微软雅黑"/>
                <w:lang w:eastAsia="zh-CN"/>
              </w:rPr>
              <w:t>2</w:t>
            </w:r>
            <w:r w:rsidRPr="004D351E">
              <w:rPr>
                <w:rFonts w:ascii="微软雅黑" w:hAnsi="微软雅黑" w:hint="eastAsia"/>
                <w:lang w:eastAsia="zh-CN"/>
              </w:rPr>
              <w:t>_F0</w:t>
            </w:r>
            <w:r>
              <w:rPr>
                <w:rFonts w:ascii="微软雅黑" w:hAnsi="微软雅黑" w:hint="eastAsia"/>
                <w:lang w:eastAsia="zh-CN"/>
              </w:rPr>
              <w:t>10</w:t>
            </w:r>
          </w:p>
        </w:tc>
        <w:tc>
          <w:tcPr>
            <w:tcW w:w="4171" w:type="dxa"/>
          </w:tcPr>
          <w:p w14:paraId="4A0F69CD" w14:textId="77777777" w:rsidR="00E74CBF" w:rsidRPr="00E74CBF" w:rsidRDefault="00E74CBF" w:rsidP="00D7526B">
            <w:pPr>
              <w:rPr>
                <w:rFonts w:ascii="微软雅黑" w:eastAsia="微软雅黑" w:hAnsi="微软雅黑" w:cs="Arial"/>
                <w:lang w:val="en-GB" w:eastAsia="zh-CN"/>
              </w:rPr>
            </w:pPr>
            <w:r w:rsidRPr="00E74CBF">
              <w:rPr>
                <w:rFonts w:ascii="微软雅黑" w:eastAsia="微软雅黑" w:hAnsi="微软雅黑" w:cs="Arial" w:hint="eastAsia"/>
                <w:lang w:val="en-GB" w:eastAsia="zh-CN"/>
              </w:rPr>
              <w:t>RMA库存初始化</w:t>
            </w:r>
          </w:p>
        </w:tc>
        <w:tc>
          <w:tcPr>
            <w:tcW w:w="2410" w:type="dxa"/>
          </w:tcPr>
          <w:p w14:paraId="4C5AB73C" w14:textId="77777777" w:rsidR="00E74CBF" w:rsidRPr="004D351E" w:rsidRDefault="00E74CBF" w:rsidP="00D7526B">
            <w:pPr>
              <w:rPr>
                <w:rFonts w:ascii="微软雅黑" w:hAnsi="微软雅黑"/>
                <w:lang w:eastAsia="zh-CN"/>
              </w:rPr>
            </w:pPr>
          </w:p>
        </w:tc>
        <w:tc>
          <w:tcPr>
            <w:tcW w:w="1418" w:type="dxa"/>
          </w:tcPr>
          <w:p w14:paraId="4F3469DD" w14:textId="77777777" w:rsidR="00E74CBF" w:rsidRDefault="00E74CBF" w:rsidP="00D7526B">
            <w:pPr>
              <w:rPr>
                <w:rFonts w:ascii="微软雅黑" w:hAnsi="微软雅黑"/>
                <w:lang w:eastAsia="zh-CN"/>
              </w:rPr>
            </w:pPr>
            <w:r>
              <w:rPr>
                <w:rFonts w:ascii="微软雅黑" w:hAnsi="微软雅黑" w:hint="eastAsia"/>
                <w:lang w:eastAsia="zh-CN"/>
              </w:rPr>
              <w:t>9</w:t>
            </w:r>
          </w:p>
        </w:tc>
      </w:tr>
    </w:tbl>
    <w:p w14:paraId="06CCFFF7" w14:textId="77777777" w:rsidR="00E74CBF" w:rsidRDefault="00E74CBF" w:rsidP="00E74CBF">
      <w:pPr>
        <w:rPr>
          <w:lang w:val="en-GB" w:eastAsia="zh-CN"/>
        </w:rPr>
      </w:pPr>
    </w:p>
    <w:p w14:paraId="01844FA5" w14:textId="77777777" w:rsidR="00100DCE" w:rsidRDefault="00100DCE" w:rsidP="00100DCE">
      <w:pPr>
        <w:pStyle w:val="4"/>
        <w:rPr>
          <w:lang w:val="en-GB" w:eastAsia="zh-CN"/>
        </w:rPr>
      </w:pPr>
      <w:r w:rsidRPr="004D351E">
        <w:rPr>
          <w:rFonts w:hint="eastAsia"/>
          <w:lang w:eastAsia="zh-CN"/>
        </w:rPr>
        <w:t>S</w:t>
      </w:r>
      <w:r w:rsidRPr="004D351E">
        <w:rPr>
          <w:lang w:eastAsia="zh-CN"/>
        </w:rPr>
        <w:t>R</w:t>
      </w:r>
      <w:r w:rsidRPr="004D351E">
        <w:rPr>
          <w:rFonts w:hint="eastAsia"/>
          <w:lang w:eastAsia="zh-CN"/>
        </w:rPr>
        <w:t>0</w:t>
      </w:r>
      <w:r>
        <w:rPr>
          <w:lang w:eastAsia="zh-CN"/>
        </w:rPr>
        <w:t>2</w:t>
      </w:r>
      <w:r w:rsidRPr="004D351E">
        <w:rPr>
          <w:rFonts w:hint="eastAsia"/>
          <w:lang w:eastAsia="zh-CN"/>
        </w:rPr>
        <w:t>_F01</w:t>
      </w:r>
      <w:r>
        <w:rPr>
          <w:lang w:eastAsia="zh-CN"/>
        </w:rPr>
        <w:t xml:space="preserve"> </w:t>
      </w:r>
      <w:r w:rsidRPr="00E74CBF">
        <w:rPr>
          <w:rFonts w:eastAsia="微软雅黑" w:cs="Arial" w:hint="eastAsia"/>
          <w:lang w:val="en-GB" w:eastAsia="zh-CN"/>
        </w:rPr>
        <w:t xml:space="preserve">RMA </w:t>
      </w:r>
      <w:r w:rsidRPr="00E74CBF">
        <w:rPr>
          <w:rFonts w:eastAsia="微软雅黑" w:cs="Arial" w:hint="eastAsia"/>
          <w:lang w:val="en-GB" w:eastAsia="zh-CN"/>
        </w:rPr>
        <w:t>虚拟仓库</w:t>
      </w:r>
    </w:p>
    <w:p w14:paraId="4BF02729" w14:textId="77777777" w:rsidR="00100DCE" w:rsidRPr="004D351E" w:rsidRDefault="00100DCE" w:rsidP="0047651C">
      <w:pPr>
        <w:pStyle w:val="af3"/>
        <w:widowControl/>
        <w:numPr>
          <w:ilvl w:val="0"/>
          <w:numId w:val="10"/>
        </w:numPr>
        <w:ind w:firstLineChars="0" w:firstLine="420"/>
        <w:rPr>
          <w:rFonts w:ascii="微软雅黑" w:hAnsi="微软雅黑"/>
        </w:rPr>
      </w:pPr>
      <w:r w:rsidRPr="004D351E">
        <w:rPr>
          <w:rFonts w:ascii="微软雅黑" w:hAnsi="微软雅黑" w:hint="eastAsia"/>
        </w:rPr>
        <w:t>在</w:t>
      </w:r>
      <w:r w:rsidRPr="004D351E">
        <w:rPr>
          <w:rFonts w:ascii="微软雅黑" w:hAnsi="微软雅黑" w:hint="eastAsia"/>
        </w:rPr>
        <w:t>ZEUS</w:t>
      </w:r>
      <w:r w:rsidRPr="004D351E">
        <w:rPr>
          <w:rFonts w:ascii="微软雅黑" w:hAnsi="微软雅黑" w:hint="eastAsia"/>
        </w:rPr>
        <w:t>中建立一个</w:t>
      </w:r>
      <w:r w:rsidRPr="004D351E">
        <w:rPr>
          <w:rFonts w:ascii="微软雅黑" w:hAnsi="微软雅黑" w:hint="eastAsia"/>
        </w:rPr>
        <w:t>RMA</w:t>
      </w:r>
      <w:r w:rsidRPr="004D351E">
        <w:rPr>
          <w:rFonts w:ascii="微软雅黑" w:hAnsi="微软雅黑" w:hint="eastAsia"/>
        </w:rPr>
        <w:t>虚拟仓库，用来记录</w:t>
      </w:r>
      <w:r w:rsidRPr="004D351E">
        <w:rPr>
          <w:rFonts w:ascii="微软雅黑" w:hAnsi="微软雅黑" w:hint="eastAsia"/>
        </w:rPr>
        <w:t>RMA</w:t>
      </w:r>
      <w:r w:rsidRPr="004D351E">
        <w:rPr>
          <w:rFonts w:ascii="微软雅黑" w:hAnsi="微软雅黑" w:hint="eastAsia"/>
        </w:rPr>
        <w:t>的库存信息。</w:t>
      </w:r>
    </w:p>
    <w:p w14:paraId="571B2EE7" w14:textId="77777777" w:rsidR="00100DCE" w:rsidRPr="004D351E" w:rsidRDefault="00100DCE" w:rsidP="0047651C">
      <w:pPr>
        <w:pStyle w:val="af3"/>
        <w:widowControl/>
        <w:numPr>
          <w:ilvl w:val="0"/>
          <w:numId w:val="10"/>
        </w:numPr>
        <w:ind w:firstLineChars="0" w:firstLine="420"/>
        <w:rPr>
          <w:rFonts w:ascii="微软雅黑" w:hAnsi="微软雅黑"/>
        </w:rPr>
      </w:pPr>
      <w:r w:rsidRPr="004D351E">
        <w:rPr>
          <w:rFonts w:ascii="微软雅黑" w:hAnsi="微软雅黑" w:hint="eastAsia"/>
        </w:rPr>
        <w:lastRenderedPageBreak/>
        <w:t>此特殊</w:t>
      </w:r>
      <w:r w:rsidRPr="004D351E">
        <w:rPr>
          <w:rFonts w:ascii="微软雅黑" w:hAnsi="微软雅黑" w:hint="eastAsia"/>
        </w:rPr>
        <w:t>RMA</w:t>
      </w:r>
      <w:r w:rsidRPr="004D351E">
        <w:rPr>
          <w:rFonts w:ascii="微软雅黑" w:hAnsi="微软雅黑" w:hint="eastAsia"/>
        </w:rPr>
        <w:t>虚拟仓库的库存维度为：“</w:t>
      </w:r>
      <w:r w:rsidRPr="004D351E">
        <w:rPr>
          <w:rFonts w:ascii="微软雅黑" w:hAnsi="微软雅黑" w:hint="eastAsia"/>
        </w:rPr>
        <w:t>1</w:t>
      </w:r>
      <w:r w:rsidRPr="004D351E">
        <w:rPr>
          <w:rFonts w:ascii="微软雅黑" w:hAnsi="微软雅黑" w:hint="eastAsia"/>
        </w:rPr>
        <w:t>号店库存”和“用户库存”。不再是</w:t>
      </w:r>
      <w:r w:rsidRPr="004D351E">
        <w:rPr>
          <w:rFonts w:ascii="微软雅黑" w:hAnsi="微软雅黑" w:hint="eastAsia"/>
        </w:rPr>
        <w:t>WMS</w:t>
      </w:r>
      <w:r w:rsidRPr="004D351E">
        <w:rPr>
          <w:rFonts w:ascii="微软雅黑" w:hAnsi="微软雅黑" w:hint="eastAsia"/>
        </w:rPr>
        <w:t>仓库中的：“真实库存”，“坏品库存”等。</w:t>
      </w:r>
    </w:p>
    <w:p w14:paraId="48E34582" w14:textId="77777777" w:rsidR="00100DCE" w:rsidRPr="004D351E" w:rsidRDefault="00100DCE" w:rsidP="0047651C">
      <w:pPr>
        <w:pStyle w:val="af3"/>
        <w:widowControl/>
        <w:numPr>
          <w:ilvl w:val="0"/>
          <w:numId w:val="10"/>
        </w:numPr>
        <w:ind w:firstLineChars="0" w:firstLine="420"/>
        <w:rPr>
          <w:rFonts w:ascii="微软雅黑" w:hAnsi="微软雅黑"/>
        </w:rPr>
      </w:pPr>
      <w:r w:rsidRPr="004D351E">
        <w:rPr>
          <w:rFonts w:ascii="微软雅黑" w:hAnsi="微软雅黑" w:hint="eastAsia"/>
        </w:rPr>
        <w:t>使用</w:t>
      </w:r>
      <w:r w:rsidRPr="004D351E">
        <w:rPr>
          <w:rFonts w:ascii="微软雅黑" w:hAnsi="微软雅黑" w:hint="eastAsia"/>
        </w:rPr>
        <w:t>RMA</w:t>
      </w:r>
      <w:r w:rsidRPr="004D351E">
        <w:rPr>
          <w:rFonts w:ascii="微软雅黑" w:hAnsi="微软雅黑" w:hint="eastAsia"/>
        </w:rPr>
        <w:t>批次编号代替</w:t>
      </w:r>
      <w:r w:rsidRPr="004D351E">
        <w:rPr>
          <w:rFonts w:ascii="微软雅黑" w:hAnsi="微软雅黑" w:hint="eastAsia"/>
        </w:rPr>
        <w:t>WMS</w:t>
      </w:r>
      <w:r w:rsidRPr="004D351E">
        <w:rPr>
          <w:rFonts w:ascii="微软雅黑" w:hAnsi="微软雅黑" w:hint="eastAsia"/>
        </w:rPr>
        <w:t>批次编号，编码规则需要和普通</w:t>
      </w:r>
      <w:r w:rsidRPr="004D351E">
        <w:rPr>
          <w:rFonts w:ascii="微软雅黑" w:hAnsi="微软雅黑" w:hint="eastAsia"/>
        </w:rPr>
        <w:t>WMS</w:t>
      </w:r>
      <w:r w:rsidRPr="004D351E">
        <w:rPr>
          <w:rFonts w:ascii="微软雅黑" w:hAnsi="微软雅黑" w:hint="eastAsia"/>
        </w:rPr>
        <w:t>批次号区别。</w:t>
      </w:r>
    </w:p>
    <w:p w14:paraId="51EE7427" w14:textId="77777777" w:rsidR="00100DCE" w:rsidRPr="004D351E" w:rsidRDefault="00100DCE" w:rsidP="0047651C">
      <w:pPr>
        <w:pStyle w:val="af3"/>
        <w:widowControl/>
        <w:numPr>
          <w:ilvl w:val="0"/>
          <w:numId w:val="10"/>
        </w:numPr>
        <w:tabs>
          <w:tab w:val="num" w:pos="720"/>
        </w:tabs>
        <w:ind w:firstLineChars="0" w:firstLine="420"/>
        <w:rPr>
          <w:rFonts w:ascii="微软雅黑" w:hAnsi="微软雅黑"/>
        </w:rPr>
      </w:pPr>
      <w:r w:rsidRPr="004D351E">
        <w:rPr>
          <w:rFonts w:ascii="微软雅黑" w:hAnsi="微软雅黑" w:hint="eastAsia"/>
        </w:rPr>
        <w:t>RMA</w:t>
      </w:r>
      <w:r w:rsidRPr="004D351E">
        <w:rPr>
          <w:rFonts w:ascii="微软雅黑" w:hAnsi="微软雅黑" w:hint="eastAsia"/>
        </w:rPr>
        <w:t>批次库存明细如下：</w:t>
      </w:r>
    </w:p>
    <w:tbl>
      <w:tblPr>
        <w:tblW w:w="8036" w:type="dxa"/>
        <w:tblInd w:w="698" w:type="dxa"/>
        <w:tblLook w:val="04A0" w:firstRow="1" w:lastRow="0" w:firstColumn="1" w:lastColumn="0" w:noHBand="0" w:noVBand="1"/>
      </w:tblPr>
      <w:tblGrid>
        <w:gridCol w:w="1433"/>
        <w:gridCol w:w="1843"/>
        <w:gridCol w:w="882"/>
        <w:gridCol w:w="1276"/>
        <w:gridCol w:w="1276"/>
        <w:gridCol w:w="1326"/>
      </w:tblGrid>
      <w:tr w:rsidR="00100DCE" w:rsidRPr="004D351E" w14:paraId="0500C959" w14:textId="77777777" w:rsidTr="00D7526B">
        <w:trPr>
          <w:trHeight w:val="240"/>
        </w:trPr>
        <w:tc>
          <w:tcPr>
            <w:tcW w:w="1433" w:type="dxa"/>
            <w:tcBorders>
              <w:top w:val="single" w:sz="4" w:space="0" w:color="auto"/>
              <w:left w:val="single" w:sz="4" w:space="0" w:color="auto"/>
              <w:bottom w:val="single" w:sz="4" w:space="0" w:color="auto"/>
              <w:right w:val="single" w:sz="4" w:space="0" w:color="auto"/>
            </w:tcBorders>
            <w:shd w:val="clear" w:color="000000" w:fill="538ED5"/>
            <w:noWrap/>
            <w:vAlign w:val="center"/>
            <w:hideMark/>
          </w:tcPr>
          <w:p w14:paraId="43EAD389"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后台批次编号</w:t>
            </w:r>
          </w:p>
        </w:tc>
        <w:tc>
          <w:tcPr>
            <w:tcW w:w="1843" w:type="dxa"/>
            <w:tcBorders>
              <w:top w:val="single" w:sz="4" w:space="0" w:color="auto"/>
              <w:left w:val="nil"/>
              <w:bottom w:val="single" w:sz="4" w:space="0" w:color="auto"/>
              <w:right w:val="single" w:sz="4" w:space="0" w:color="auto"/>
            </w:tcBorders>
            <w:shd w:val="clear" w:color="000000" w:fill="538ED5"/>
            <w:noWrap/>
            <w:vAlign w:val="center"/>
            <w:hideMark/>
          </w:tcPr>
          <w:p w14:paraId="22C200AB" w14:textId="77777777" w:rsidR="00100DCE" w:rsidRPr="004D351E" w:rsidRDefault="00100DCE" w:rsidP="00D7526B">
            <w:pPr>
              <w:overflowPunct/>
              <w:autoSpaceDE/>
              <w:autoSpaceDN/>
              <w:adjustRightInd/>
              <w:spacing w:after="0"/>
              <w:textAlignment w:val="auto"/>
              <w:rPr>
                <w:rFonts w:ascii="微软雅黑" w:hAnsi="微软雅黑" w:cs="宋体"/>
                <w:b/>
                <w:color w:val="000000"/>
                <w:lang w:eastAsia="zh-CN"/>
              </w:rPr>
            </w:pPr>
            <w:r>
              <w:rPr>
                <w:rFonts w:ascii="微软雅黑" w:hAnsi="微软雅黑" w:cs="宋体" w:hint="eastAsia"/>
                <w:b/>
                <w:color w:val="FF0000"/>
                <w:lang w:eastAsia="zh-CN"/>
              </w:rPr>
              <w:t>RMA</w:t>
            </w:r>
            <w:r w:rsidRPr="004D351E">
              <w:rPr>
                <w:rFonts w:ascii="微软雅黑" w:hAnsi="微软雅黑" w:cs="宋体" w:hint="eastAsia"/>
                <w:b/>
                <w:color w:val="FF0000"/>
                <w:lang w:eastAsia="zh-CN"/>
              </w:rPr>
              <w:t>批次编号</w:t>
            </w:r>
          </w:p>
        </w:tc>
        <w:tc>
          <w:tcPr>
            <w:tcW w:w="882" w:type="dxa"/>
            <w:tcBorders>
              <w:top w:val="single" w:sz="4" w:space="0" w:color="auto"/>
              <w:left w:val="nil"/>
              <w:bottom w:val="single" w:sz="4" w:space="0" w:color="auto"/>
              <w:right w:val="single" w:sz="4" w:space="0" w:color="auto"/>
            </w:tcBorders>
            <w:shd w:val="clear" w:color="000000" w:fill="538ED5"/>
          </w:tcPr>
          <w:p w14:paraId="07A0680E"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仓库</w:t>
            </w:r>
            <w:r w:rsidRPr="004D351E">
              <w:rPr>
                <w:rFonts w:ascii="微软雅黑" w:hAnsi="微软雅黑" w:cs="宋体" w:hint="eastAsia"/>
                <w:color w:val="000000"/>
                <w:lang w:eastAsia="zh-CN"/>
              </w:rPr>
              <w:t>ID</w:t>
            </w:r>
          </w:p>
        </w:tc>
        <w:tc>
          <w:tcPr>
            <w:tcW w:w="1276" w:type="dxa"/>
            <w:tcBorders>
              <w:top w:val="single" w:sz="4" w:space="0" w:color="auto"/>
              <w:left w:val="single" w:sz="4" w:space="0" w:color="auto"/>
              <w:bottom w:val="single" w:sz="4" w:space="0" w:color="auto"/>
              <w:right w:val="single" w:sz="4" w:space="0" w:color="auto"/>
            </w:tcBorders>
            <w:shd w:val="clear" w:color="000000" w:fill="538ED5"/>
            <w:noWrap/>
            <w:vAlign w:val="center"/>
            <w:hideMark/>
          </w:tcPr>
          <w:p w14:paraId="2FC4A2F3"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1</w:t>
            </w:r>
            <w:r w:rsidRPr="004D351E">
              <w:rPr>
                <w:rFonts w:ascii="微软雅黑" w:hAnsi="微软雅黑" w:cs="宋体" w:hint="eastAsia"/>
                <w:color w:val="000000"/>
                <w:lang w:eastAsia="zh-CN"/>
              </w:rPr>
              <w:t>号店库存</w:t>
            </w:r>
          </w:p>
        </w:tc>
        <w:tc>
          <w:tcPr>
            <w:tcW w:w="1276" w:type="dxa"/>
            <w:tcBorders>
              <w:top w:val="single" w:sz="4" w:space="0" w:color="auto"/>
              <w:left w:val="nil"/>
              <w:bottom w:val="single" w:sz="4" w:space="0" w:color="auto"/>
              <w:right w:val="single" w:sz="4" w:space="0" w:color="auto"/>
            </w:tcBorders>
            <w:shd w:val="clear" w:color="000000" w:fill="538ED5"/>
            <w:noWrap/>
            <w:vAlign w:val="center"/>
            <w:hideMark/>
          </w:tcPr>
          <w:p w14:paraId="25AC1128"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用户库存</w:t>
            </w:r>
          </w:p>
        </w:tc>
        <w:tc>
          <w:tcPr>
            <w:tcW w:w="1326" w:type="dxa"/>
            <w:tcBorders>
              <w:top w:val="single" w:sz="4" w:space="0" w:color="auto"/>
              <w:left w:val="nil"/>
              <w:bottom w:val="single" w:sz="4" w:space="0" w:color="auto"/>
              <w:right w:val="single" w:sz="4" w:space="0" w:color="auto"/>
            </w:tcBorders>
            <w:shd w:val="clear" w:color="000000" w:fill="538ED5"/>
            <w:noWrap/>
            <w:vAlign w:val="center"/>
            <w:hideMark/>
          </w:tcPr>
          <w:p w14:paraId="551AECF1"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创建时间</w:t>
            </w:r>
          </w:p>
        </w:tc>
      </w:tr>
      <w:tr w:rsidR="00100DCE" w:rsidRPr="004D351E" w14:paraId="194BAB15" w14:textId="77777777" w:rsidTr="00D7526B">
        <w:trPr>
          <w:trHeight w:val="240"/>
        </w:trPr>
        <w:tc>
          <w:tcPr>
            <w:tcW w:w="1433" w:type="dxa"/>
            <w:tcBorders>
              <w:top w:val="nil"/>
              <w:left w:val="single" w:sz="4" w:space="0" w:color="auto"/>
              <w:bottom w:val="single" w:sz="4" w:space="0" w:color="auto"/>
              <w:right w:val="single" w:sz="4" w:space="0" w:color="auto"/>
            </w:tcBorders>
            <w:shd w:val="clear" w:color="auto" w:fill="auto"/>
            <w:noWrap/>
            <w:vAlign w:val="center"/>
            <w:hideMark/>
          </w:tcPr>
          <w:p w14:paraId="0A390F1C"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BB001</w:t>
            </w:r>
          </w:p>
        </w:tc>
        <w:tc>
          <w:tcPr>
            <w:tcW w:w="1843" w:type="dxa"/>
            <w:tcBorders>
              <w:top w:val="nil"/>
              <w:left w:val="nil"/>
              <w:bottom w:val="single" w:sz="4" w:space="0" w:color="auto"/>
              <w:right w:val="single" w:sz="4" w:space="0" w:color="auto"/>
            </w:tcBorders>
            <w:shd w:val="clear" w:color="auto" w:fill="auto"/>
            <w:noWrap/>
            <w:vAlign w:val="center"/>
            <w:hideMark/>
          </w:tcPr>
          <w:p w14:paraId="4A056C5A"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RMA001</w:t>
            </w:r>
          </w:p>
        </w:tc>
        <w:tc>
          <w:tcPr>
            <w:tcW w:w="882" w:type="dxa"/>
            <w:tcBorders>
              <w:top w:val="single" w:sz="4" w:space="0" w:color="auto"/>
              <w:left w:val="nil"/>
              <w:bottom w:val="single" w:sz="4" w:space="0" w:color="auto"/>
              <w:right w:val="single" w:sz="4" w:space="0" w:color="auto"/>
            </w:tcBorders>
          </w:tcPr>
          <w:p w14:paraId="4D1AA7F7"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0012</w:t>
            </w:r>
          </w:p>
        </w:tc>
        <w:tc>
          <w:tcPr>
            <w:tcW w:w="1276" w:type="dxa"/>
            <w:tcBorders>
              <w:top w:val="nil"/>
              <w:left w:val="single" w:sz="4" w:space="0" w:color="auto"/>
              <w:bottom w:val="single" w:sz="4" w:space="0" w:color="auto"/>
              <w:right w:val="single" w:sz="4" w:space="0" w:color="auto"/>
            </w:tcBorders>
            <w:shd w:val="clear" w:color="auto" w:fill="auto"/>
            <w:noWrap/>
            <w:vAlign w:val="center"/>
            <w:hideMark/>
          </w:tcPr>
          <w:p w14:paraId="12AA7E75"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10</w:t>
            </w:r>
          </w:p>
        </w:tc>
        <w:tc>
          <w:tcPr>
            <w:tcW w:w="1276" w:type="dxa"/>
            <w:tcBorders>
              <w:top w:val="nil"/>
              <w:left w:val="nil"/>
              <w:bottom w:val="single" w:sz="4" w:space="0" w:color="auto"/>
              <w:right w:val="single" w:sz="4" w:space="0" w:color="auto"/>
            </w:tcBorders>
            <w:shd w:val="clear" w:color="auto" w:fill="auto"/>
            <w:noWrap/>
            <w:vAlign w:val="center"/>
            <w:hideMark/>
          </w:tcPr>
          <w:p w14:paraId="31C20C2C"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1</w:t>
            </w:r>
          </w:p>
        </w:tc>
        <w:tc>
          <w:tcPr>
            <w:tcW w:w="1326" w:type="dxa"/>
            <w:tcBorders>
              <w:top w:val="nil"/>
              <w:left w:val="nil"/>
              <w:bottom w:val="single" w:sz="4" w:space="0" w:color="auto"/>
              <w:right w:val="single" w:sz="4" w:space="0" w:color="auto"/>
            </w:tcBorders>
            <w:shd w:val="clear" w:color="auto" w:fill="auto"/>
            <w:noWrap/>
            <w:vAlign w:val="center"/>
            <w:hideMark/>
          </w:tcPr>
          <w:p w14:paraId="7C59BA44"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2012/12/15</w:t>
            </w:r>
          </w:p>
        </w:tc>
      </w:tr>
      <w:tr w:rsidR="00100DCE" w:rsidRPr="004D351E" w14:paraId="27E8B50C" w14:textId="77777777" w:rsidTr="00D7526B">
        <w:trPr>
          <w:trHeight w:val="240"/>
        </w:trPr>
        <w:tc>
          <w:tcPr>
            <w:tcW w:w="1433" w:type="dxa"/>
            <w:tcBorders>
              <w:top w:val="nil"/>
              <w:left w:val="single" w:sz="4" w:space="0" w:color="auto"/>
              <w:bottom w:val="single" w:sz="4" w:space="0" w:color="auto"/>
              <w:right w:val="single" w:sz="4" w:space="0" w:color="auto"/>
            </w:tcBorders>
            <w:shd w:val="clear" w:color="auto" w:fill="auto"/>
            <w:noWrap/>
            <w:vAlign w:val="center"/>
            <w:hideMark/>
          </w:tcPr>
          <w:p w14:paraId="06EEF928"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BB002</w:t>
            </w:r>
          </w:p>
        </w:tc>
        <w:tc>
          <w:tcPr>
            <w:tcW w:w="1843" w:type="dxa"/>
            <w:tcBorders>
              <w:top w:val="nil"/>
              <w:left w:val="nil"/>
              <w:bottom w:val="single" w:sz="4" w:space="0" w:color="auto"/>
              <w:right w:val="single" w:sz="4" w:space="0" w:color="auto"/>
            </w:tcBorders>
            <w:shd w:val="clear" w:color="auto" w:fill="auto"/>
            <w:noWrap/>
            <w:vAlign w:val="center"/>
            <w:hideMark/>
          </w:tcPr>
          <w:p w14:paraId="18D933AC"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RMA002</w:t>
            </w:r>
          </w:p>
        </w:tc>
        <w:tc>
          <w:tcPr>
            <w:tcW w:w="882" w:type="dxa"/>
            <w:tcBorders>
              <w:top w:val="single" w:sz="4" w:space="0" w:color="auto"/>
              <w:left w:val="nil"/>
              <w:bottom w:val="single" w:sz="4" w:space="0" w:color="auto"/>
              <w:right w:val="single" w:sz="4" w:space="0" w:color="auto"/>
            </w:tcBorders>
          </w:tcPr>
          <w:p w14:paraId="5FA0138A"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0012</w:t>
            </w:r>
          </w:p>
        </w:tc>
        <w:tc>
          <w:tcPr>
            <w:tcW w:w="1276" w:type="dxa"/>
            <w:tcBorders>
              <w:top w:val="nil"/>
              <w:left w:val="single" w:sz="4" w:space="0" w:color="auto"/>
              <w:bottom w:val="single" w:sz="4" w:space="0" w:color="auto"/>
              <w:right w:val="single" w:sz="4" w:space="0" w:color="auto"/>
            </w:tcBorders>
            <w:shd w:val="clear" w:color="auto" w:fill="auto"/>
            <w:noWrap/>
            <w:vAlign w:val="center"/>
            <w:hideMark/>
          </w:tcPr>
          <w:p w14:paraId="1B1A8EF8"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20</w:t>
            </w:r>
          </w:p>
        </w:tc>
        <w:tc>
          <w:tcPr>
            <w:tcW w:w="1276" w:type="dxa"/>
            <w:tcBorders>
              <w:top w:val="nil"/>
              <w:left w:val="nil"/>
              <w:bottom w:val="single" w:sz="4" w:space="0" w:color="auto"/>
              <w:right w:val="single" w:sz="4" w:space="0" w:color="auto"/>
            </w:tcBorders>
            <w:shd w:val="clear" w:color="auto" w:fill="auto"/>
            <w:noWrap/>
            <w:vAlign w:val="center"/>
            <w:hideMark/>
          </w:tcPr>
          <w:p w14:paraId="64EB80E8"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0</w:t>
            </w:r>
          </w:p>
        </w:tc>
        <w:tc>
          <w:tcPr>
            <w:tcW w:w="1326" w:type="dxa"/>
            <w:tcBorders>
              <w:top w:val="nil"/>
              <w:left w:val="nil"/>
              <w:bottom w:val="single" w:sz="4" w:space="0" w:color="auto"/>
              <w:right w:val="single" w:sz="4" w:space="0" w:color="auto"/>
            </w:tcBorders>
            <w:shd w:val="clear" w:color="auto" w:fill="auto"/>
            <w:noWrap/>
            <w:vAlign w:val="center"/>
            <w:hideMark/>
          </w:tcPr>
          <w:p w14:paraId="39BD22B1"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2012/12/15</w:t>
            </w:r>
          </w:p>
        </w:tc>
      </w:tr>
      <w:tr w:rsidR="00100DCE" w:rsidRPr="004D351E" w14:paraId="574E9F96" w14:textId="77777777" w:rsidTr="00D7526B">
        <w:trPr>
          <w:trHeight w:val="240"/>
        </w:trPr>
        <w:tc>
          <w:tcPr>
            <w:tcW w:w="1433" w:type="dxa"/>
            <w:tcBorders>
              <w:top w:val="nil"/>
              <w:left w:val="single" w:sz="4" w:space="0" w:color="auto"/>
              <w:bottom w:val="single" w:sz="4" w:space="0" w:color="auto"/>
              <w:right w:val="single" w:sz="4" w:space="0" w:color="auto"/>
            </w:tcBorders>
            <w:shd w:val="clear" w:color="auto" w:fill="auto"/>
            <w:noWrap/>
            <w:vAlign w:val="center"/>
            <w:hideMark/>
          </w:tcPr>
          <w:p w14:paraId="2576518C"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BB001</w:t>
            </w:r>
          </w:p>
        </w:tc>
        <w:tc>
          <w:tcPr>
            <w:tcW w:w="1843" w:type="dxa"/>
            <w:tcBorders>
              <w:top w:val="nil"/>
              <w:left w:val="nil"/>
              <w:bottom w:val="single" w:sz="4" w:space="0" w:color="auto"/>
              <w:right w:val="single" w:sz="4" w:space="0" w:color="auto"/>
            </w:tcBorders>
            <w:shd w:val="clear" w:color="auto" w:fill="auto"/>
            <w:noWrap/>
            <w:vAlign w:val="center"/>
            <w:hideMark/>
          </w:tcPr>
          <w:p w14:paraId="47232693"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RMA003</w:t>
            </w:r>
          </w:p>
        </w:tc>
        <w:tc>
          <w:tcPr>
            <w:tcW w:w="882" w:type="dxa"/>
            <w:tcBorders>
              <w:top w:val="single" w:sz="4" w:space="0" w:color="auto"/>
              <w:left w:val="nil"/>
              <w:bottom w:val="single" w:sz="4" w:space="0" w:color="auto"/>
              <w:right w:val="single" w:sz="4" w:space="0" w:color="auto"/>
            </w:tcBorders>
          </w:tcPr>
          <w:p w14:paraId="2A8BB084"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0012</w:t>
            </w:r>
          </w:p>
        </w:tc>
        <w:tc>
          <w:tcPr>
            <w:tcW w:w="1276" w:type="dxa"/>
            <w:tcBorders>
              <w:top w:val="nil"/>
              <w:left w:val="single" w:sz="4" w:space="0" w:color="auto"/>
              <w:bottom w:val="single" w:sz="4" w:space="0" w:color="auto"/>
              <w:right w:val="single" w:sz="4" w:space="0" w:color="auto"/>
            </w:tcBorders>
            <w:shd w:val="clear" w:color="auto" w:fill="auto"/>
            <w:noWrap/>
            <w:vAlign w:val="center"/>
            <w:hideMark/>
          </w:tcPr>
          <w:p w14:paraId="4BFF8CFF"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50</w:t>
            </w:r>
          </w:p>
        </w:tc>
        <w:tc>
          <w:tcPr>
            <w:tcW w:w="1276" w:type="dxa"/>
            <w:tcBorders>
              <w:top w:val="nil"/>
              <w:left w:val="nil"/>
              <w:bottom w:val="single" w:sz="4" w:space="0" w:color="auto"/>
              <w:right w:val="single" w:sz="4" w:space="0" w:color="auto"/>
            </w:tcBorders>
            <w:shd w:val="clear" w:color="auto" w:fill="auto"/>
            <w:noWrap/>
            <w:vAlign w:val="center"/>
            <w:hideMark/>
          </w:tcPr>
          <w:p w14:paraId="25D0F2B2"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0</w:t>
            </w:r>
          </w:p>
        </w:tc>
        <w:tc>
          <w:tcPr>
            <w:tcW w:w="1326" w:type="dxa"/>
            <w:tcBorders>
              <w:top w:val="nil"/>
              <w:left w:val="nil"/>
              <w:bottom w:val="single" w:sz="4" w:space="0" w:color="auto"/>
              <w:right w:val="single" w:sz="4" w:space="0" w:color="auto"/>
            </w:tcBorders>
            <w:shd w:val="clear" w:color="auto" w:fill="auto"/>
            <w:noWrap/>
            <w:vAlign w:val="center"/>
            <w:hideMark/>
          </w:tcPr>
          <w:p w14:paraId="5BFB6B42"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2012/12/15</w:t>
            </w:r>
          </w:p>
        </w:tc>
      </w:tr>
      <w:tr w:rsidR="00100DCE" w:rsidRPr="004D351E" w14:paraId="7F5FF088" w14:textId="77777777" w:rsidTr="00D7526B">
        <w:trPr>
          <w:trHeight w:val="240"/>
        </w:trPr>
        <w:tc>
          <w:tcPr>
            <w:tcW w:w="1433" w:type="dxa"/>
            <w:tcBorders>
              <w:top w:val="nil"/>
              <w:left w:val="single" w:sz="4" w:space="0" w:color="auto"/>
              <w:bottom w:val="single" w:sz="4" w:space="0" w:color="auto"/>
              <w:right w:val="single" w:sz="4" w:space="0" w:color="auto"/>
            </w:tcBorders>
            <w:shd w:val="clear" w:color="auto" w:fill="auto"/>
            <w:noWrap/>
            <w:vAlign w:val="center"/>
            <w:hideMark/>
          </w:tcPr>
          <w:p w14:paraId="7E4D2ACF"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BB003</w:t>
            </w:r>
          </w:p>
        </w:tc>
        <w:tc>
          <w:tcPr>
            <w:tcW w:w="1843" w:type="dxa"/>
            <w:tcBorders>
              <w:top w:val="nil"/>
              <w:left w:val="nil"/>
              <w:bottom w:val="single" w:sz="4" w:space="0" w:color="auto"/>
              <w:right w:val="single" w:sz="4" w:space="0" w:color="auto"/>
            </w:tcBorders>
            <w:shd w:val="clear" w:color="auto" w:fill="auto"/>
            <w:noWrap/>
            <w:vAlign w:val="center"/>
            <w:hideMark/>
          </w:tcPr>
          <w:p w14:paraId="717047EC" w14:textId="77777777" w:rsidR="00100DCE" w:rsidRPr="004D351E" w:rsidRDefault="00100DCE" w:rsidP="00D7526B">
            <w:pPr>
              <w:overflowPunct/>
              <w:autoSpaceDE/>
              <w:autoSpaceDN/>
              <w:adjustRightInd/>
              <w:spacing w:after="0"/>
              <w:textAlignment w:val="auto"/>
              <w:rPr>
                <w:rFonts w:ascii="微软雅黑" w:hAnsi="微软雅黑" w:cs="宋体"/>
                <w:color w:val="000000"/>
                <w:lang w:eastAsia="zh-CN"/>
              </w:rPr>
            </w:pPr>
            <w:r w:rsidRPr="004D351E">
              <w:rPr>
                <w:rFonts w:ascii="微软雅黑" w:hAnsi="微软雅黑" w:cs="宋体" w:hint="eastAsia"/>
                <w:color w:val="000000"/>
                <w:lang w:eastAsia="zh-CN"/>
              </w:rPr>
              <w:t>RMA002</w:t>
            </w:r>
          </w:p>
        </w:tc>
        <w:tc>
          <w:tcPr>
            <w:tcW w:w="882" w:type="dxa"/>
            <w:tcBorders>
              <w:top w:val="single" w:sz="4" w:space="0" w:color="auto"/>
              <w:left w:val="nil"/>
              <w:bottom w:val="single" w:sz="4" w:space="0" w:color="auto"/>
              <w:right w:val="single" w:sz="4" w:space="0" w:color="auto"/>
            </w:tcBorders>
          </w:tcPr>
          <w:p w14:paraId="7B842B55"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0012</w:t>
            </w:r>
          </w:p>
        </w:tc>
        <w:tc>
          <w:tcPr>
            <w:tcW w:w="1276" w:type="dxa"/>
            <w:tcBorders>
              <w:top w:val="nil"/>
              <w:left w:val="single" w:sz="4" w:space="0" w:color="auto"/>
              <w:bottom w:val="single" w:sz="4" w:space="0" w:color="auto"/>
              <w:right w:val="single" w:sz="4" w:space="0" w:color="auto"/>
            </w:tcBorders>
            <w:shd w:val="clear" w:color="auto" w:fill="auto"/>
            <w:noWrap/>
            <w:vAlign w:val="center"/>
            <w:hideMark/>
          </w:tcPr>
          <w:p w14:paraId="187F4CCC"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20</w:t>
            </w:r>
          </w:p>
        </w:tc>
        <w:tc>
          <w:tcPr>
            <w:tcW w:w="1276" w:type="dxa"/>
            <w:tcBorders>
              <w:top w:val="nil"/>
              <w:left w:val="nil"/>
              <w:bottom w:val="single" w:sz="4" w:space="0" w:color="auto"/>
              <w:right w:val="single" w:sz="4" w:space="0" w:color="auto"/>
            </w:tcBorders>
            <w:shd w:val="clear" w:color="auto" w:fill="auto"/>
            <w:noWrap/>
            <w:vAlign w:val="center"/>
            <w:hideMark/>
          </w:tcPr>
          <w:p w14:paraId="66B1FDC2"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1</w:t>
            </w:r>
          </w:p>
        </w:tc>
        <w:tc>
          <w:tcPr>
            <w:tcW w:w="1326" w:type="dxa"/>
            <w:tcBorders>
              <w:top w:val="nil"/>
              <w:left w:val="nil"/>
              <w:bottom w:val="single" w:sz="4" w:space="0" w:color="auto"/>
              <w:right w:val="single" w:sz="4" w:space="0" w:color="auto"/>
            </w:tcBorders>
            <w:shd w:val="clear" w:color="auto" w:fill="auto"/>
            <w:noWrap/>
            <w:vAlign w:val="center"/>
            <w:hideMark/>
          </w:tcPr>
          <w:p w14:paraId="5560D889" w14:textId="77777777" w:rsidR="00100DCE" w:rsidRPr="004D351E" w:rsidRDefault="00100DCE" w:rsidP="00D7526B">
            <w:pPr>
              <w:overflowPunct/>
              <w:autoSpaceDE/>
              <w:autoSpaceDN/>
              <w:adjustRightInd/>
              <w:spacing w:after="0"/>
              <w:jc w:val="right"/>
              <w:textAlignment w:val="auto"/>
              <w:rPr>
                <w:rFonts w:ascii="微软雅黑" w:hAnsi="微软雅黑" w:cs="宋体"/>
                <w:color w:val="000000"/>
                <w:lang w:eastAsia="zh-CN"/>
              </w:rPr>
            </w:pPr>
            <w:r w:rsidRPr="004D351E">
              <w:rPr>
                <w:rFonts w:ascii="微软雅黑" w:hAnsi="微软雅黑" w:cs="宋体" w:hint="eastAsia"/>
                <w:color w:val="000000"/>
                <w:lang w:eastAsia="zh-CN"/>
              </w:rPr>
              <w:t>2012/12/15</w:t>
            </w:r>
          </w:p>
        </w:tc>
      </w:tr>
    </w:tbl>
    <w:p w14:paraId="1E9B9FC6" w14:textId="77777777" w:rsidR="00100DCE" w:rsidRPr="004D351E" w:rsidRDefault="00100DCE" w:rsidP="0047651C">
      <w:pPr>
        <w:pStyle w:val="af3"/>
        <w:widowControl/>
        <w:numPr>
          <w:ilvl w:val="0"/>
          <w:numId w:val="10"/>
        </w:numPr>
        <w:ind w:firstLineChars="0" w:firstLine="420"/>
        <w:rPr>
          <w:rFonts w:ascii="微软雅黑" w:hAnsi="微软雅黑"/>
        </w:rPr>
      </w:pPr>
      <w:r w:rsidRPr="004D351E">
        <w:rPr>
          <w:rFonts w:ascii="微软雅黑" w:hAnsi="微软雅黑" w:hint="eastAsia"/>
        </w:rPr>
        <w:t>新增对应的</w:t>
      </w:r>
      <w:r w:rsidRPr="004D351E">
        <w:rPr>
          <w:rFonts w:ascii="微软雅黑" w:hAnsi="微软雅黑" w:hint="eastAsia"/>
        </w:rPr>
        <w:t>RMA</w:t>
      </w:r>
      <w:r w:rsidRPr="004D351E">
        <w:rPr>
          <w:rFonts w:ascii="微软雅黑" w:hAnsi="微软雅黑" w:hint="eastAsia"/>
        </w:rPr>
        <w:t>的台帐，交易类型以及库存变化规律如下：</w:t>
      </w:r>
      <w:r w:rsidRPr="004D351E">
        <w:rPr>
          <w:rFonts w:ascii="微软雅黑" w:hAnsi="微软雅黑" w:hint="eastAsia"/>
          <w:color w:val="FF0000"/>
        </w:rPr>
        <w:t>RMA</w:t>
      </w:r>
      <w:r w:rsidRPr="004D351E">
        <w:rPr>
          <w:rFonts w:ascii="微软雅黑" w:hAnsi="微软雅黑" w:hint="eastAsia"/>
          <w:color w:val="FF0000"/>
        </w:rPr>
        <w:t>中暂时没有“取消收货”的库存交易。</w:t>
      </w:r>
      <w:r>
        <w:rPr>
          <w:rFonts w:ascii="微软雅黑" w:hAnsi="微软雅黑" w:hint="eastAsia"/>
          <w:color w:val="FF0000"/>
        </w:rPr>
        <w:t>（发运</w:t>
      </w:r>
      <w:r>
        <w:rPr>
          <w:rFonts w:ascii="微软雅黑" w:hAnsi="微软雅黑" w:hint="eastAsia"/>
          <w:color w:val="FF0000"/>
        </w:rPr>
        <w:t>3</w:t>
      </w:r>
      <w:r>
        <w:rPr>
          <w:rFonts w:ascii="微软雅黑" w:hAnsi="微软雅黑" w:hint="eastAsia"/>
          <w:color w:val="FF0000"/>
        </w:rPr>
        <w:t>，</w:t>
      </w:r>
      <w:r>
        <w:rPr>
          <w:rFonts w:ascii="微软雅黑" w:hAnsi="微软雅黑" w:hint="eastAsia"/>
          <w:color w:val="FF0000"/>
        </w:rPr>
        <w:t>4</w:t>
      </w:r>
      <w:r>
        <w:rPr>
          <w:rFonts w:ascii="微软雅黑" w:hAnsi="微软雅黑" w:hint="eastAsia"/>
          <w:color w:val="FF0000"/>
        </w:rPr>
        <w:t>的业务单据类型是</w:t>
      </w:r>
      <w:r>
        <w:rPr>
          <w:rFonts w:ascii="微软雅黑" w:hAnsi="微软雅黑" w:hint="eastAsia"/>
          <w:color w:val="FF0000"/>
        </w:rPr>
        <w:t>SO</w:t>
      </w:r>
      <w:r>
        <w:rPr>
          <w:rFonts w:ascii="微软雅黑" w:hAnsi="微软雅黑" w:hint="eastAsia"/>
          <w:color w:val="FF0000"/>
        </w:rPr>
        <w:t>还是记</w:t>
      </w:r>
      <w:r>
        <w:rPr>
          <w:rFonts w:ascii="微软雅黑" w:hAnsi="微软雅黑" w:hint="eastAsia"/>
          <w:color w:val="FF0000"/>
        </w:rPr>
        <w:t>GRF</w:t>
      </w:r>
      <w:r>
        <w:rPr>
          <w:rFonts w:ascii="微软雅黑" w:hAnsi="微软雅黑" w:hint="eastAsia"/>
          <w:color w:val="FF0000"/>
        </w:rPr>
        <w:t>这个需要讨论下）</w:t>
      </w:r>
    </w:p>
    <w:p w14:paraId="534D26E6" w14:textId="77777777" w:rsidR="00100DCE" w:rsidRDefault="007A25F8" w:rsidP="00100DCE">
      <w:pPr>
        <w:rPr>
          <w:noProof/>
          <w:lang w:eastAsia="zh-CN"/>
        </w:rPr>
      </w:pPr>
      <w:r>
        <w:rPr>
          <w:noProof/>
          <w:lang w:eastAsia="zh-CN"/>
        </w:rPr>
        <w:pict w14:anchorId="2075F5F3">
          <v:shape id="图片 1" o:spid="_x0000_i1026" type="#_x0000_t75" style="width:473.15pt;height:245pt;visibility:visible;mso-wrap-style:square">
            <v:imagedata r:id="rId10" o:title=""/>
          </v:shape>
        </w:pict>
      </w:r>
    </w:p>
    <w:p w14:paraId="51DA39B1" w14:textId="77777777" w:rsidR="00100DCE" w:rsidRDefault="00100DCE" w:rsidP="00100DCE">
      <w:pPr>
        <w:rPr>
          <w:noProof/>
          <w:lang w:eastAsia="zh-CN"/>
        </w:rPr>
      </w:pPr>
    </w:p>
    <w:p w14:paraId="3BE429F8" w14:textId="77777777" w:rsidR="00100DCE" w:rsidRDefault="00100DCE" w:rsidP="00100DCE">
      <w:pPr>
        <w:pStyle w:val="4"/>
        <w:rPr>
          <w:rFonts w:eastAsia="微软雅黑" w:cs="Arial"/>
          <w:lang w:val="en-GB" w:eastAsia="zh-CN"/>
        </w:rPr>
      </w:pPr>
      <w:r w:rsidRPr="004D351E">
        <w:rPr>
          <w:rFonts w:hint="eastAsia"/>
          <w:lang w:eastAsia="zh-CN"/>
        </w:rPr>
        <w:t>S</w:t>
      </w:r>
      <w:r w:rsidRPr="004D351E">
        <w:rPr>
          <w:lang w:eastAsia="zh-CN"/>
        </w:rPr>
        <w:t>R</w:t>
      </w:r>
      <w:r w:rsidRPr="004D351E">
        <w:rPr>
          <w:rFonts w:hint="eastAsia"/>
          <w:lang w:eastAsia="zh-CN"/>
        </w:rPr>
        <w:t>0</w:t>
      </w:r>
      <w:r>
        <w:rPr>
          <w:lang w:eastAsia="zh-CN"/>
        </w:rPr>
        <w:t>2</w:t>
      </w:r>
      <w:r>
        <w:rPr>
          <w:rFonts w:hint="eastAsia"/>
          <w:lang w:eastAsia="zh-CN"/>
        </w:rPr>
        <w:t>_F02</w:t>
      </w:r>
      <w:r>
        <w:rPr>
          <w:lang w:eastAsia="zh-CN"/>
        </w:rPr>
        <w:t xml:space="preserve"> </w:t>
      </w:r>
      <w:r w:rsidRPr="00E74CBF">
        <w:rPr>
          <w:rFonts w:ascii="微软雅黑" w:eastAsia="微软雅黑" w:hAnsi="微软雅黑" w:cs="Arial" w:hint="eastAsia"/>
          <w:lang w:val="en-GB" w:eastAsia="zh-CN"/>
        </w:rPr>
        <w:t>RMA GRF收货逻辑</w:t>
      </w:r>
    </w:p>
    <w:p w14:paraId="3B2AF3CC" w14:textId="77777777" w:rsidR="00100DCE" w:rsidRPr="00100DCE" w:rsidRDefault="00100DCE" w:rsidP="0047651C">
      <w:pPr>
        <w:pStyle w:val="af3"/>
        <w:widowControl/>
        <w:numPr>
          <w:ilvl w:val="0"/>
          <w:numId w:val="10"/>
        </w:numPr>
        <w:ind w:firstLineChars="0" w:firstLine="420"/>
        <w:rPr>
          <w:rFonts w:ascii="微软雅黑" w:eastAsia="微软雅黑" w:hAnsi="微软雅黑"/>
        </w:rPr>
      </w:pPr>
      <w:r w:rsidRPr="00100DCE">
        <w:rPr>
          <w:rFonts w:ascii="微软雅黑" w:eastAsia="微软雅黑" w:hAnsi="微软雅黑" w:hint="eastAsia"/>
        </w:rPr>
        <w:t>RMA收货时，根据产品基本信息中的“是否保质期管理”来判断收货时是否需要输入“生产日期”和“失效日期”。</w:t>
      </w:r>
    </w:p>
    <w:p w14:paraId="79D7B7BE" w14:textId="77777777" w:rsidR="00100DCE" w:rsidRPr="00100DCE" w:rsidRDefault="00100DCE" w:rsidP="0047651C">
      <w:pPr>
        <w:pStyle w:val="af3"/>
        <w:widowControl/>
        <w:numPr>
          <w:ilvl w:val="0"/>
          <w:numId w:val="11"/>
        </w:numPr>
        <w:ind w:firstLineChars="0" w:firstLine="420"/>
        <w:rPr>
          <w:rFonts w:ascii="微软雅黑" w:eastAsia="微软雅黑" w:hAnsi="微软雅黑"/>
        </w:rPr>
      </w:pPr>
      <w:r w:rsidRPr="00100DCE">
        <w:rPr>
          <w:rFonts w:ascii="微软雅黑" w:eastAsia="微软雅黑" w:hAnsi="微软雅黑" w:hint="eastAsia"/>
        </w:rPr>
        <w:t>GRF收货有可能增加“1号店库存”也可能增加“用户库存”，具体增加哪个库存由RMA来判断。</w:t>
      </w:r>
    </w:p>
    <w:p w14:paraId="63B0DDAC" w14:textId="77777777" w:rsidR="00100DCE" w:rsidRPr="00100DCE" w:rsidRDefault="00100DCE" w:rsidP="0047651C">
      <w:pPr>
        <w:pStyle w:val="af3"/>
        <w:widowControl/>
        <w:numPr>
          <w:ilvl w:val="0"/>
          <w:numId w:val="11"/>
        </w:numPr>
        <w:ind w:firstLineChars="0" w:firstLine="420"/>
        <w:rPr>
          <w:rFonts w:ascii="微软雅黑" w:eastAsia="微软雅黑" w:hAnsi="微软雅黑"/>
        </w:rPr>
      </w:pPr>
      <w:r w:rsidRPr="00100DCE">
        <w:rPr>
          <w:rFonts w:ascii="微软雅黑" w:eastAsia="微软雅黑" w:hAnsi="微软雅黑" w:hint="eastAsia"/>
        </w:rPr>
        <w:t>如果此产品不需要“保质期管理”那么收货时，扫描或输入条码即可。</w:t>
      </w:r>
    </w:p>
    <w:p w14:paraId="1334EDD2" w14:textId="77777777" w:rsidR="00100DCE" w:rsidRPr="00100DCE" w:rsidRDefault="00100DCE" w:rsidP="0047651C">
      <w:pPr>
        <w:pStyle w:val="af3"/>
        <w:widowControl/>
        <w:numPr>
          <w:ilvl w:val="0"/>
          <w:numId w:val="11"/>
        </w:numPr>
        <w:ind w:firstLineChars="0" w:firstLine="420"/>
        <w:rPr>
          <w:rFonts w:ascii="微软雅黑" w:eastAsia="微软雅黑" w:hAnsi="微软雅黑"/>
        </w:rPr>
      </w:pPr>
      <w:r w:rsidRPr="00100DCE">
        <w:rPr>
          <w:rFonts w:ascii="微软雅黑" w:eastAsia="微软雅黑" w:hAnsi="微软雅黑" w:hint="eastAsia"/>
        </w:rPr>
        <w:lastRenderedPageBreak/>
        <w:t>如果此产品需要“保质期管理”那么收货是，除了扫描或输入条码以外，还需要输入“生产日期”和“失效日期”。</w:t>
      </w:r>
    </w:p>
    <w:p w14:paraId="70945F10" w14:textId="77777777" w:rsidR="00100DCE" w:rsidRPr="00100DCE" w:rsidRDefault="00100DCE" w:rsidP="0047651C">
      <w:pPr>
        <w:pStyle w:val="af3"/>
        <w:widowControl/>
        <w:numPr>
          <w:ilvl w:val="0"/>
          <w:numId w:val="10"/>
        </w:numPr>
        <w:ind w:firstLineChars="0" w:firstLine="420"/>
        <w:rPr>
          <w:rFonts w:ascii="微软雅黑" w:eastAsia="微软雅黑" w:hAnsi="微软雅黑"/>
        </w:rPr>
      </w:pPr>
      <w:r w:rsidRPr="00100DCE">
        <w:rPr>
          <w:rFonts w:ascii="微软雅黑" w:eastAsia="微软雅黑" w:hAnsi="微软雅黑" w:hint="eastAsia"/>
        </w:rPr>
        <w:t>RMA将收货信息传回ZEUS，信息如下表：</w:t>
      </w:r>
    </w:p>
    <w:tbl>
      <w:tblPr>
        <w:tblW w:w="0" w:type="auto"/>
        <w:tblInd w:w="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843"/>
        <w:gridCol w:w="842"/>
        <w:gridCol w:w="797"/>
        <w:gridCol w:w="797"/>
        <w:gridCol w:w="798"/>
        <w:gridCol w:w="796"/>
        <w:gridCol w:w="796"/>
        <w:gridCol w:w="797"/>
        <w:gridCol w:w="797"/>
        <w:gridCol w:w="797"/>
      </w:tblGrid>
      <w:tr w:rsidR="0047651C" w:rsidRPr="0047651C" w14:paraId="15F711B2" w14:textId="77777777" w:rsidTr="0047651C">
        <w:tc>
          <w:tcPr>
            <w:tcW w:w="798" w:type="dxa"/>
            <w:shd w:val="clear" w:color="auto" w:fill="auto"/>
          </w:tcPr>
          <w:p w14:paraId="070FD77C" w14:textId="77777777" w:rsidR="00100DCE" w:rsidRPr="0047651C" w:rsidRDefault="00100DCE" w:rsidP="0047651C">
            <w:pPr>
              <w:spacing w:before="60"/>
              <w:rPr>
                <w:rFonts w:ascii="微软雅黑" w:eastAsia="微软雅黑" w:hAnsi="微软雅黑"/>
                <w:lang w:eastAsia="zh-CN"/>
              </w:rPr>
            </w:pPr>
            <w:r w:rsidRPr="0047651C">
              <w:rPr>
                <w:rFonts w:ascii="微软雅黑" w:eastAsia="微软雅黑" w:hAnsi="微软雅黑" w:hint="eastAsia"/>
              </w:rPr>
              <w:t>交易类型</w:t>
            </w:r>
          </w:p>
        </w:tc>
        <w:tc>
          <w:tcPr>
            <w:tcW w:w="843" w:type="dxa"/>
            <w:shd w:val="clear" w:color="auto" w:fill="auto"/>
          </w:tcPr>
          <w:p w14:paraId="05CA6E77" w14:textId="77777777" w:rsidR="00100DCE" w:rsidRPr="0047651C" w:rsidRDefault="00100DCE" w:rsidP="0047651C">
            <w:pPr>
              <w:spacing w:before="60"/>
              <w:rPr>
                <w:rFonts w:ascii="微软雅黑" w:eastAsia="微软雅黑" w:hAnsi="微软雅黑"/>
                <w:lang w:eastAsia="zh-CN"/>
              </w:rPr>
            </w:pPr>
            <w:r w:rsidRPr="0047651C">
              <w:rPr>
                <w:rFonts w:ascii="微软雅黑" w:eastAsia="微软雅黑" w:hAnsi="微软雅黑" w:hint="eastAsia"/>
              </w:rPr>
              <w:t>RMA单据号</w:t>
            </w:r>
          </w:p>
        </w:tc>
        <w:tc>
          <w:tcPr>
            <w:tcW w:w="842" w:type="dxa"/>
            <w:shd w:val="clear" w:color="auto" w:fill="auto"/>
          </w:tcPr>
          <w:p w14:paraId="41FC8A78" w14:textId="77777777" w:rsidR="00100DCE" w:rsidRPr="0047651C" w:rsidRDefault="00100DCE" w:rsidP="0047651C">
            <w:pPr>
              <w:spacing w:before="60"/>
              <w:rPr>
                <w:rFonts w:ascii="微软雅黑" w:eastAsia="微软雅黑" w:hAnsi="微软雅黑"/>
                <w:lang w:eastAsia="zh-CN"/>
              </w:rPr>
            </w:pPr>
            <w:r w:rsidRPr="0047651C">
              <w:rPr>
                <w:rFonts w:ascii="微软雅黑" w:eastAsia="微软雅黑" w:hAnsi="微软雅黑" w:hint="eastAsia"/>
              </w:rPr>
              <w:t>RMA单据类型</w:t>
            </w:r>
          </w:p>
        </w:tc>
        <w:tc>
          <w:tcPr>
            <w:tcW w:w="797" w:type="dxa"/>
            <w:shd w:val="clear" w:color="auto" w:fill="auto"/>
          </w:tcPr>
          <w:p w14:paraId="10590320" w14:textId="77777777" w:rsidR="00100DCE" w:rsidRPr="0047651C" w:rsidRDefault="00100DCE" w:rsidP="0047651C">
            <w:pPr>
              <w:spacing w:before="60"/>
              <w:rPr>
                <w:rFonts w:ascii="微软雅黑" w:eastAsia="微软雅黑" w:hAnsi="微软雅黑"/>
                <w:lang w:eastAsia="zh-CN"/>
              </w:rPr>
            </w:pPr>
            <w:r w:rsidRPr="0047651C">
              <w:rPr>
                <w:rFonts w:ascii="微软雅黑" w:eastAsia="微软雅黑" w:hAnsi="微软雅黑" w:hint="eastAsia"/>
              </w:rPr>
              <w:t>仓库</w:t>
            </w:r>
          </w:p>
        </w:tc>
        <w:tc>
          <w:tcPr>
            <w:tcW w:w="797" w:type="dxa"/>
            <w:shd w:val="clear" w:color="auto" w:fill="auto"/>
          </w:tcPr>
          <w:p w14:paraId="41D99AD2" w14:textId="77777777" w:rsidR="00100DCE" w:rsidRPr="0047651C" w:rsidRDefault="00100DCE" w:rsidP="0047651C">
            <w:pPr>
              <w:spacing w:before="60"/>
              <w:rPr>
                <w:rFonts w:ascii="微软雅黑" w:eastAsia="微软雅黑" w:hAnsi="微软雅黑"/>
                <w:lang w:eastAsia="zh-CN"/>
              </w:rPr>
            </w:pPr>
            <w:r w:rsidRPr="0047651C">
              <w:rPr>
                <w:rFonts w:ascii="微软雅黑" w:eastAsia="微软雅黑" w:hAnsi="微软雅黑" w:hint="eastAsia"/>
              </w:rPr>
              <w:t>业务单据编号</w:t>
            </w:r>
          </w:p>
        </w:tc>
        <w:tc>
          <w:tcPr>
            <w:tcW w:w="798" w:type="dxa"/>
            <w:shd w:val="clear" w:color="auto" w:fill="auto"/>
          </w:tcPr>
          <w:p w14:paraId="54154CF8" w14:textId="77777777" w:rsidR="00100DCE" w:rsidRPr="0047651C" w:rsidRDefault="00100DCE" w:rsidP="0047651C">
            <w:pPr>
              <w:spacing w:before="60"/>
              <w:rPr>
                <w:rFonts w:ascii="微软雅黑" w:eastAsia="微软雅黑" w:hAnsi="微软雅黑"/>
                <w:lang w:eastAsia="zh-CN"/>
              </w:rPr>
            </w:pPr>
            <w:r w:rsidRPr="0047651C">
              <w:rPr>
                <w:rFonts w:ascii="微软雅黑" w:eastAsia="微软雅黑" w:hAnsi="微软雅黑" w:hint="eastAsia"/>
              </w:rPr>
              <w:t>产品ID</w:t>
            </w:r>
          </w:p>
        </w:tc>
        <w:tc>
          <w:tcPr>
            <w:tcW w:w="796" w:type="dxa"/>
            <w:shd w:val="clear" w:color="auto" w:fill="auto"/>
          </w:tcPr>
          <w:p w14:paraId="5036A866" w14:textId="77777777" w:rsidR="00100DCE" w:rsidRPr="0047651C" w:rsidRDefault="00100DCE" w:rsidP="0047651C">
            <w:pPr>
              <w:spacing w:before="60"/>
              <w:rPr>
                <w:rFonts w:ascii="微软雅黑" w:eastAsia="微软雅黑" w:hAnsi="微软雅黑"/>
                <w:lang w:eastAsia="zh-CN"/>
              </w:rPr>
            </w:pPr>
            <w:r w:rsidRPr="0047651C">
              <w:rPr>
                <w:rFonts w:ascii="微软雅黑" w:eastAsia="微软雅黑" w:hAnsi="微软雅黑" w:hint="eastAsia"/>
              </w:rPr>
              <w:t>交易数量</w:t>
            </w:r>
          </w:p>
        </w:tc>
        <w:tc>
          <w:tcPr>
            <w:tcW w:w="796" w:type="dxa"/>
            <w:shd w:val="clear" w:color="auto" w:fill="auto"/>
          </w:tcPr>
          <w:p w14:paraId="5BE736E1" w14:textId="77777777" w:rsidR="00100DCE" w:rsidRPr="0047651C" w:rsidRDefault="00100DCE" w:rsidP="0047651C">
            <w:pPr>
              <w:spacing w:before="60"/>
              <w:rPr>
                <w:rFonts w:ascii="微软雅黑" w:eastAsia="微软雅黑" w:hAnsi="微软雅黑"/>
                <w:lang w:eastAsia="zh-CN"/>
              </w:rPr>
            </w:pPr>
            <w:r w:rsidRPr="0047651C">
              <w:rPr>
                <w:rFonts w:ascii="微软雅黑" w:eastAsia="微软雅黑" w:hAnsi="微软雅黑" w:hint="eastAsia"/>
              </w:rPr>
              <w:t>交易时间</w:t>
            </w:r>
          </w:p>
        </w:tc>
        <w:tc>
          <w:tcPr>
            <w:tcW w:w="797" w:type="dxa"/>
            <w:shd w:val="clear" w:color="auto" w:fill="auto"/>
          </w:tcPr>
          <w:p w14:paraId="5031502C" w14:textId="77777777" w:rsidR="00100DCE" w:rsidRPr="0047651C" w:rsidRDefault="00100DCE" w:rsidP="0047651C">
            <w:pPr>
              <w:spacing w:before="60"/>
              <w:rPr>
                <w:rFonts w:ascii="微软雅黑" w:eastAsia="微软雅黑" w:hAnsi="微软雅黑"/>
                <w:lang w:eastAsia="zh-CN"/>
              </w:rPr>
            </w:pPr>
            <w:r w:rsidRPr="0047651C">
              <w:rPr>
                <w:rFonts w:ascii="微软雅黑" w:eastAsia="微软雅黑" w:hAnsi="微软雅黑" w:hint="eastAsia"/>
              </w:rPr>
              <w:t>生产日期</w:t>
            </w:r>
          </w:p>
        </w:tc>
        <w:tc>
          <w:tcPr>
            <w:tcW w:w="797" w:type="dxa"/>
            <w:shd w:val="clear" w:color="auto" w:fill="auto"/>
          </w:tcPr>
          <w:p w14:paraId="0EDD7A2F" w14:textId="77777777" w:rsidR="00100DCE" w:rsidRPr="0047651C" w:rsidRDefault="00100DCE" w:rsidP="0047651C">
            <w:pPr>
              <w:spacing w:before="60"/>
              <w:rPr>
                <w:rFonts w:ascii="微软雅黑" w:eastAsia="微软雅黑" w:hAnsi="微软雅黑"/>
                <w:lang w:eastAsia="zh-CN"/>
              </w:rPr>
            </w:pPr>
            <w:r w:rsidRPr="0047651C">
              <w:rPr>
                <w:rFonts w:ascii="微软雅黑" w:eastAsia="微软雅黑" w:hAnsi="微软雅黑" w:hint="eastAsia"/>
              </w:rPr>
              <w:t>失效日期</w:t>
            </w:r>
          </w:p>
        </w:tc>
        <w:tc>
          <w:tcPr>
            <w:tcW w:w="797" w:type="dxa"/>
            <w:shd w:val="clear" w:color="auto" w:fill="auto"/>
          </w:tcPr>
          <w:p w14:paraId="61A51A84" w14:textId="77777777" w:rsidR="00100DCE" w:rsidRPr="0047651C" w:rsidRDefault="00100DCE" w:rsidP="0047651C">
            <w:pPr>
              <w:spacing w:before="60"/>
              <w:rPr>
                <w:rFonts w:ascii="微软雅黑" w:eastAsia="微软雅黑" w:hAnsi="微软雅黑"/>
                <w:lang w:eastAsia="zh-CN"/>
              </w:rPr>
            </w:pPr>
            <w:r w:rsidRPr="0047651C">
              <w:rPr>
                <w:rFonts w:ascii="微软雅黑" w:eastAsia="微软雅黑" w:hAnsi="微软雅黑" w:hint="eastAsia"/>
                <w:color w:val="FF0000"/>
                <w:lang w:eastAsia="zh-CN"/>
              </w:rPr>
              <w:t>仓库</w:t>
            </w:r>
            <w:r w:rsidRPr="0047651C">
              <w:rPr>
                <w:rFonts w:ascii="微软雅黑" w:eastAsia="微软雅黑" w:hAnsi="微软雅黑" w:hint="eastAsia"/>
                <w:color w:val="FF0000"/>
              </w:rPr>
              <w:t>商家</w:t>
            </w:r>
          </w:p>
        </w:tc>
      </w:tr>
    </w:tbl>
    <w:p w14:paraId="426EA80A" w14:textId="77777777" w:rsidR="00100DCE" w:rsidRPr="00100DCE" w:rsidRDefault="00100DCE" w:rsidP="0047651C">
      <w:pPr>
        <w:pStyle w:val="af3"/>
        <w:widowControl/>
        <w:numPr>
          <w:ilvl w:val="0"/>
          <w:numId w:val="12"/>
        </w:numPr>
        <w:ind w:firstLineChars="0" w:firstLine="420"/>
        <w:rPr>
          <w:rFonts w:ascii="微软雅黑" w:eastAsia="微软雅黑" w:hAnsi="微软雅黑"/>
        </w:rPr>
      </w:pPr>
      <w:r w:rsidRPr="00100DCE">
        <w:rPr>
          <w:rFonts w:ascii="微软雅黑" w:eastAsia="微软雅黑" w:hAnsi="微软雅黑" w:hint="eastAsia"/>
        </w:rPr>
        <w:t>“交易类型”参考1.2.1节交易类型列表。</w:t>
      </w:r>
    </w:p>
    <w:p w14:paraId="2A316153" w14:textId="77777777" w:rsidR="00100DCE" w:rsidRPr="00100DCE" w:rsidRDefault="00100DCE" w:rsidP="0047651C">
      <w:pPr>
        <w:pStyle w:val="af3"/>
        <w:widowControl/>
        <w:numPr>
          <w:ilvl w:val="0"/>
          <w:numId w:val="12"/>
        </w:numPr>
        <w:ind w:firstLineChars="0" w:firstLine="420"/>
        <w:rPr>
          <w:rFonts w:ascii="微软雅黑" w:eastAsia="微软雅黑" w:hAnsi="微软雅黑"/>
        </w:rPr>
      </w:pPr>
      <w:r w:rsidRPr="00100DCE">
        <w:rPr>
          <w:rFonts w:ascii="微软雅黑" w:eastAsia="微软雅黑" w:hAnsi="微软雅黑" w:hint="eastAsia"/>
        </w:rPr>
        <w:t>“业务单据编号”传回GRF单编号即可。</w:t>
      </w:r>
    </w:p>
    <w:p w14:paraId="436F70E3" w14:textId="77777777" w:rsidR="00100DCE" w:rsidRPr="00100DCE" w:rsidRDefault="00100DCE" w:rsidP="0047651C">
      <w:pPr>
        <w:pStyle w:val="af3"/>
        <w:widowControl/>
        <w:numPr>
          <w:ilvl w:val="0"/>
          <w:numId w:val="12"/>
        </w:numPr>
        <w:ind w:firstLineChars="0" w:firstLine="420"/>
        <w:rPr>
          <w:rFonts w:ascii="微软雅黑" w:eastAsia="微软雅黑" w:hAnsi="微软雅黑"/>
        </w:rPr>
      </w:pPr>
      <w:r w:rsidRPr="00100DCE">
        <w:rPr>
          <w:rFonts w:ascii="微软雅黑" w:eastAsia="微软雅黑" w:hAnsi="微软雅黑" w:hint="eastAsia"/>
        </w:rPr>
        <w:t>RMA每完成一次收货操作，就返回一条交易信息。不必等整个收货完成再返回交易。</w:t>
      </w:r>
    </w:p>
    <w:p w14:paraId="254A9619" w14:textId="77777777" w:rsidR="00100DCE" w:rsidRPr="00100DCE" w:rsidRDefault="00100DCE" w:rsidP="0047651C">
      <w:pPr>
        <w:pStyle w:val="af3"/>
        <w:widowControl/>
        <w:numPr>
          <w:ilvl w:val="0"/>
          <w:numId w:val="10"/>
        </w:numPr>
        <w:ind w:firstLineChars="0" w:firstLine="420"/>
        <w:rPr>
          <w:rFonts w:ascii="微软雅黑" w:eastAsia="微软雅黑" w:hAnsi="微软雅黑"/>
        </w:rPr>
      </w:pPr>
      <w:r w:rsidRPr="00100DCE">
        <w:rPr>
          <w:rFonts w:ascii="微软雅黑" w:eastAsia="微软雅黑" w:hAnsi="微软雅黑" w:hint="eastAsia"/>
        </w:rPr>
        <w:t>ZEUS收到交易信息后，首先计算可退批次，然后匹配可退批次，改变库存并记录台帐，最后返回生成的一个“RMA批次编号”传回RMA。</w:t>
      </w:r>
    </w:p>
    <w:p w14:paraId="396D0A8F" w14:textId="77777777" w:rsidR="00100DCE" w:rsidRPr="00100DCE" w:rsidRDefault="00100DCE" w:rsidP="0047651C">
      <w:pPr>
        <w:pStyle w:val="af3"/>
        <w:widowControl/>
        <w:numPr>
          <w:ilvl w:val="0"/>
          <w:numId w:val="13"/>
        </w:numPr>
        <w:ind w:firstLineChars="0" w:firstLine="420"/>
        <w:rPr>
          <w:rFonts w:ascii="微软雅黑" w:eastAsia="微软雅黑" w:hAnsi="微软雅黑"/>
        </w:rPr>
      </w:pPr>
      <w:r w:rsidRPr="00100DCE">
        <w:rPr>
          <w:rFonts w:ascii="微软雅黑" w:eastAsia="微软雅黑" w:hAnsi="微软雅黑" w:hint="eastAsia"/>
        </w:rPr>
        <w:t>计算可退批次的逻辑请参考，</w:t>
      </w:r>
      <w:r w:rsidRPr="00100DCE">
        <w:rPr>
          <w:rFonts w:ascii="微软雅黑" w:eastAsia="微软雅黑" w:hAnsi="微软雅黑"/>
        </w:rPr>
        <w:object w:dxaOrig="1536" w:dyaOrig="969" w14:anchorId="686929B1">
          <v:shape id="_x0000_i1027" type="#_x0000_t75" style="width:76.7pt;height:48.6pt" o:ole="">
            <v:imagedata r:id="rId11" o:title=""/>
          </v:shape>
          <o:OLEObject Type="Embed" ProgID="Word.Document.12" ShapeID="_x0000_i1027" DrawAspect="Icon" ObjectID="_1551012147" r:id="rId12">
            <o:FieldCodes>\s</o:FieldCodes>
          </o:OLEObject>
        </w:object>
      </w:r>
    </w:p>
    <w:p w14:paraId="273AE2BF" w14:textId="77777777" w:rsidR="00100DCE" w:rsidRPr="00100DCE" w:rsidRDefault="00100DCE" w:rsidP="0047651C">
      <w:pPr>
        <w:pStyle w:val="af3"/>
        <w:widowControl/>
        <w:numPr>
          <w:ilvl w:val="0"/>
          <w:numId w:val="13"/>
        </w:numPr>
        <w:ind w:firstLineChars="0" w:firstLine="420"/>
        <w:jc w:val="left"/>
        <w:rPr>
          <w:rFonts w:ascii="微软雅黑" w:eastAsia="微软雅黑" w:hAnsi="微软雅黑"/>
        </w:rPr>
      </w:pPr>
      <w:r w:rsidRPr="00100DCE">
        <w:rPr>
          <w:rFonts w:ascii="微软雅黑" w:eastAsia="微软雅黑" w:hAnsi="微软雅黑" w:hint="eastAsia"/>
        </w:rPr>
        <w:t>匹配可退批次的逻辑如下，详细流程图见：</w:t>
      </w:r>
      <w:r w:rsidRPr="00100DCE">
        <w:rPr>
          <w:rFonts w:ascii="微软雅黑" w:eastAsia="微软雅黑" w:hAnsi="微软雅黑"/>
        </w:rPr>
        <w:object w:dxaOrig="1536" w:dyaOrig="969" w14:anchorId="257150E8">
          <v:shape id="_x0000_i1028" type="#_x0000_t75" style="width:76.7pt;height:48.6pt" o:ole="">
            <v:imagedata r:id="rId13" o:title=""/>
          </v:shape>
          <o:OLEObject Type="Embed" ProgID="Visio.Drawing.11" ShapeID="_x0000_i1028" DrawAspect="Icon" ObjectID="_1551012148" r:id="rId14"/>
        </w:object>
      </w:r>
    </w:p>
    <w:p w14:paraId="19198837" w14:textId="77777777" w:rsidR="00100DCE" w:rsidRPr="00100DCE" w:rsidRDefault="00100DCE" w:rsidP="0047651C">
      <w:pPr>
        <w:pStyle w:val="af3"/>
        <w:widowControl/>
        <w:numPr>
          <w:ilvl w:val="0"/>
          <w:numId w:val="14"/>
        </w:numPr>
        <w:ind w:firstLineChars="0" w:firstLine="420"/>
        <w:rPr>
          <w:rFonts w:ascii="微软雅黑" w:eastAsia="微软雅黑" w:hAnsi="微软雅黑"/>
        </w:rPr>
      </w:pPr>
      <w:r w:rsidRPr="00100DCE">
        <w:rPr>
          <w:rFonts w:ascii="微软雅黑" w:eastAsia="微软雅黑" w:hAnsi="微软雅黑" w:hint="eastAsia"/>
        </w:rPr>
        <w:t>若收货商品的效期符合可退批次信息中的效期，且收货数量不大于批次数量，则按符合的批次收货。</w:t>
      </w:r>
    </w:p>
    <w:p w14:paraId="038B5CC2" w14:textId="77777777" w:rsidR="00100DCE" w:rsidRPr="00100DCE" w:rsidRDefault="00100DCE" w:rsidP="0047651C">
      <w:pPr>
        <w:pStyle w:val="af3"/>
        <w:widowControl/>
        <w:numPr>
          <w:ilvl w:val="0"/>
          <w:numId w:val="14"/>
        </w:numPr>
        <w:ind w:firstLineChars="0" w:firstLine="420"/>
        <w:rPr>
          <w:rFonts w:ascii="微软雅黑" w:eastAsia="微软雅黑" w:hAnsi="微软雅黑"/>
        </w:rPr>
      </w:pPr>
      <w:r w:rsidRPr="00100DCE">
        <w:rPr>
          <w:rFonts w:ascii="微软雅黑" w:eastAsia="微软雅黑" w:hAnsi="微软雅黑" w:hint="eastAsia"/>
        </w:rPr>
        <w:t>若收货商品的效期符合可退批次信息中的效期，且收货数量大于批次数量，则拆分与批次数量相等的收货记录，按符合的批次收货，拆分出来的收货记录再按固有逻辑去与未收的批次信息相比较。</w:t>
      </w:r>
    </w:p>
    <w:p w14:paraId="1472297D" w14:textId="77777777" w:rsidR="00100DCE" w:rsidRPr="00100DCE" w:rsidRDefault="00100DCE" w:rsidP="0047651C">
      <w:pPr>
        <w:pStyle w:val="af3"/>
        <w:widowControl/>
        <w:numPr>
          <w:ilvl w:val="0"/>
          <w:numId w:val="14"/>
        </w:numPr>
        <w:ind w:firstLineChars="0" w:firstLine="420"/>
        <w:rPr>
          <w:rFonts w:ascii="微软雅黑" w:eastAsia="微软雅黑" w:hAnsi="微软雅黑"/>
        </w:rPr>
      </w:pPr>
      <w:r w:rsidRPr="00100DCE">
        <w:rPr>
          <w:rFonts w:ascii="微软雅黑" w:eastAsia="微软雅黑" w:hAnsi="微软雅黑" w:hint="eastAsia"/>
        </w:rPr>
        <w:t>若没有找到与收货效期相符的批次信息，则先按批次数量多的批次收货，调整批次的效期信息。</w:t>
      </w:r>
    </w:p>
    <w:p w14:paraId="7AAE5DEC" w14:textId="77777777" w:rsidR="00100DCE" w:rsidRPr="00100DCE" w:rsidRDefault="00100DCE" w:rsidP="0047651C">
      <w:pPr>
        <w:pStyle w:val="af3"/>
        <w:widowControl/>
        <w:numPr>
          <w:ilvl w:val="0"/>
          <w:numId w:val="14"/>
        </w:numPr>
        <w:ind w:firstLineChars="0" w:firstLine="420"/>
        <w:rPr>
          <w:rFonts w:ascii="微软雅黑" w:eastAsia="微软雅黑" w:hAnsi="微软雅黑"/>
        </w:rPr>
      </w:pPr>
      <w:r w:rsidRPr="00100DCE">
        <w:rPr>
          <w:rFonts w:ascii="微软雅黑" w:eastAsia="微软雅黑" w:hAnsi="微软雅黑" w:hint="eastAsia"/>
        </w:rPr>
        <w:t>若收货数量大于数量最多的批次，则拆分与批次数量相等的收货记录，按符合批次收货但要修改效期信息，拆分出来的收货记录再按固有逻辑去与未收的批次信息相比较。</w:t>
      </w:r>
    </w:p>
    <w:p w14:paraId="0E562BCF" w14:textId="77777777" w:rsidR="00100DCE" w:rsidRDefault="00100DCE" w:rsidP="0047651C">
      <w:pPr>
        <w:pStyle w:val="af3"/>
        <w:widowControl/>
        <w:numPr>
          <w:ilvl w:val="0"/>
          <w:numId w:val="10"/>
        </w:numPr>
        <w:ind w:firstLineChars="0" w:firstLine="420"/>
        <w:rPr>
          <w:rFonts w:ascii="微软雅黑" w:hAnsi="微软雅黑"/>
        </w:rPr>
      </w:pPr>
      <w:r w:rsidRPr="00100DCE">
        <w:rPr>
          <w:rFonts w:ascii="微软雅黑" w:eastAsia="微软雅黑" w:hAnsi="微软雅黑" w:hint="eastAsia"/>
        </w:rPr>
        <w:t>RMA将“RMA批次编号”记录到对应的库存记录上，并保证除定义的“库存交易”以外，不改变此库存的任何“批次信息”以及“RMA批次编号”和“库存数量”</w:t>
      </w:r>
      <w:r w:rsidRPr="004D351E">
        <w:rPr>
          <w:rFonts w:ascii="微软雅黑" w:hAnsi="微软雅黑" w:hint="eastAsia"/>
        </w:rPr>
        <w:t>。</w:t>
      </w:r>
    </w:p>
    <w:p w14:paraId="1ADB6E75" w14:textId="77777777" w:rsidR="00100DCE" w:rsidRPr="00100DCE" w:rsidRDefault="00100DCE" w:rsidP="00100DCE">
      <w:pPr>
        <w:rPr>
          <w:lang w:eastAsia="zh-CN"/>
        </w:rPr>
      </w:pPr>
    </w:p>
    <w:p w14:paraId="6F293234" w14:textId="77777777" w:rsidR="00100DCE" w:rsidRDefault="00100DCE" w:rsidP="00100DCE">
      <w:pPr>
        <w:pStyle w:val="4"/>
        <w:rPr>
          <w:rFonts w:eastAsia="微软雅黑" w:cs="Arial"/>
          <w:lang w:val="en-GB" w:eastAsia="zh-CN"/>
        </w:rPr>
      </w:pPr>
      <w:r w:rsidRPr="004D351E">
        <w:rPr>
          <w:rFonts w:hint="eastAsia"/>
          <w:lang w:eastAsia="zh-CN"/>
        </w:rPr>
        <w:t>S</w:t>
      </w:r>
      <w:r w:rsidRPr="004D351E">
        <w:rPr>
          <w:lang w:eastAsia="zh-CN"/>
        </w:rPr>
        <w:t>R</w:t>
      </w:r>
      <w:r w:rsidRPr="004D351E">
        <w:rPr>
          <w:rFonts w:hint="eastAsia"/>
          <w:lang w:eastAsia="zh-CN"/>
        </w:rPr>
        <w:t>0</w:t>
      </w:r>
      <w:r>
        <w:rPr>
          <w:lang w:eastAsia="zh-CN"/>
        </w:rPr>
        <w:t>2</w:t>
      </w:r>
      <w:r>
        <w:rPr>
          <w:rFonts w:hint="eastAsia"/>
          <w:lang w:eastAsia="zh-CN"/>
        </w:rPr>
        <w:t>_F03</w:t>
      </w:r>
      <w:r>
        <w:rPr>
          <w:lang w:eastAsia="zh-CN"/>
        </w:rPr>
        <w:t xml:space="preserve"> </w:t>
      </w:r>
      <w:r w:rsidRPr="00E74CBF">
        <w:rPr>
          <w:rFonts w:ascii="微软雅黑" w:eastAsia="微软雅黑" w:hAnsi="微软雅黑" w:cs="Arial" w:hint="eastAsia"/>
          <w:lang w:val="en-GB" w:eastAsia="zh-CN"/>
        </w:rPr>
        <w:t>RMA 调新收货逻辑</w:t>
      </w:r>
    </w:p>
    <w:p w14:paraId="1A77DB78" w14:textId="77777777" w:rsidR="00100DCE" w:rsidRPr="00100DCE" w:rsidRDefault="00100DCE" w:rsidP="0047651C">
      <w:pPr>
        <w:pStyle w:val="af3"/>
        <w:widowControl/>
        <w:numPr>
          <w:ilvl w:val="0"/>
          <w:numId w:val="10"/>
        </w:numPr>
        <w:ind w:firstLineChars="0" w:firstLine="420"/>
        <w:rPr>
          <w:rFonts w:ascii="微软雅黑" w:eastAsia="微软雅黑" w:hAnsi="微软雅黑"/>
        </w:rPr>
      </w:pPr>
      <w:r w:rsidRPr="00100DCE">
        <w:rPr>
          <w:rFonts w:ascii="微软雅黑" w:eastAsia="微软雅黑" w:hAnsi="微软雅黑" w:hint="eastAsia"/>
        </w:rPr>
        <w:t>“RMA调新收货”的整体逻辑和“RMA GRF收货逻辑”基本保持一致，只在可退批次的计算逻辑上不同。</w:t>
      </w:r>
    </w:p>
    <w:p w14:paraId="032B57B3" w14:textId="77777777" w:rsidR="00100DCE" w:rsidRPr="00100DCE" w:rsidRDefault="00100DCE" w:rsidP="0047651C">
      <w:pPr>
        <w:pStyle w:val="af3"/>
        <w:widowControl/>
        <w:numPr>
          <w:ilvl w:val="0"/>
          <w:numId w:val="15"/>
        </w:numPr>
        <w:ind w:firstLineChars="0" w:firstLine="420"/>
        <w:rPr>
          <w:rFonts w:ascii="微软雅黑" w:eastAsia="微软雅黑" w:hAnsi="微软雅黑"/>
        </w:rPr>
      </w:pPr>
      <w:r w:rsidRPr="00100DCE">
        <w:rPr>
          <w:rFonts w:ascii="微软雅黑" w:eastAsia="微软雅黑" w:hAnsi="微软雅黑" w:hint="eastAsia"/>
        </w:rPr>
        <w:lastRenderedPageBreak/>
        <w:t>回传收货交易时，“业务单据编号”回传IT单编号。</w:t>
      </w:r>
    </w:p>
    <w:p w14:paraId="30D01DFC" w14:textId="77777777" w:rsidR="00100DCE" w:rsidRPr="00100DCE" w:rsidRDefault="00100DCE" w:rsidP="0047651C">
      <w:pPr>
        <w:pStyle w:val="af3"/>
        <w:widowControl/>
        <w:numPr>
          <w:ilvl w:val="0"/>
          <w:numId w:val="15"/>
        </w:numPr>
        <w:ind w:firstLineChars="0" w:firstLine="420"/>
        <w:rPr>
          <w:rFonts w:ascii="微软雅黑" w:eastAsia="微软雅黑" w:hAnsi="微软雅黑"/>
        </w:rPr>
      </w:pPr>
      <w:r w:rsidRPr="00100DCE">
        <w:rPr>
          <w:rFonts w:ascii="微软雅黑" w:eastAsia="微软雅黑" w:hAnsi="微软雅黑" w:hint="eastAsia"/>
        </w:rPr>
        <w:t>RMA可退批次的计算逻辑：根据IT单编号，在WMS台帐中检索出此IT单的所有出库批次，将这些批次作为可退批次即可。</w:t>
      </w:r>
    </w:p>
    <w:p w14:paraId="3B1B099E" w14:textId="77777777" w:rsidR="00100DCE" w:rsidRPr="00100DCE" w:rsidRDefault="00100DCE" w:rsidP="00100DCE">
      <w:pPr>
        <w:rPr>
          <w:lang w:val="en-GB" w:eastAsia="zh-CN"/>
        </w:rPr>
      </w:pPr>
    </w:p>
    <w:p w14:paraId="174CBE4E" w14:textId="77777777" w:rsidR="00100DCE" w:rsidRDefault="00100DCE" w:rsidP="00100DCE">
      <w:pPr>
        <w:pStyle w:val="4"/>
        <w:rPr>
          <w:rFonts w:eastAsia="微软雅黑" w:cs="Arial"/>
          <w:lang w:val="en-GB" w:eastAsia="zh-CN"/>
        </w:rPr>
      </w:pPr>
      <w:r w:rsidRPr="004D351E">
        <w:rPr>
          <w:rFonts w:hint="eastAsia"/>
          <w:lang w:eastAsia="zh-CN"/>
        </w:rPr>
        <w:t>S</w:t>
      </w:r>
      <w:r w:rsidRPr="004D351E">
        <w:rPr>
          <w:lang w:eastAsia="zh-CN"/>
        </w:rPr>
        <w:t>R</w:t>
      </w:r>
      <w:r w:rsidRPr="004D351E">
        <w:rPr>
          <w:rFonts w:hint="eastAsia"/>
          <w:lang w:eastAsia="zh-CN"/>
        </w:rPr>
        <w:t>0</w:t>
      </w:r>
      <w:r>
        <w:rPr>
          <w:lang w:eastAsia="zh-CN"/>
        </w:rPr>
        <w:t>2</w:t>
      </w:r>
      <w:r>
        <w:rPr>
          <w:rFonts w:hint="eastAsia"/>
          <w:lang w:eastAsia="zh-CN"/>
        </w:rPr>
        <w:t>_F04</w:t>
      </w:r>
      <w:r>
        <w:rPr>
          <w:rFonts w:ascii="微软雅黑" w:hAnsi="微软雅黑" w:hint="eastAsia"/>
          <w:lang w:eastAsia="zh-CN"/>
        </w:rPr>
        <w:t xml:space="preserve"> </w:t>
      </w:r>
      <w:r w:rsidRPr="004D351E">
        <w:rPr>
          <w:rFonts w:ascii="微软雅黑" w:hAnsi="微软雅黑" w:cs="Arial" w:hint="eastAsia"/>
          <w:lang w:val="en-GB" w:eastAsia="zh-CN"/>
        </w:rPr>
        <w:t xml:space="preserve">RMA </w:t>
      </w:r>
      <w:r w:rsidRPr="004D351E">
        <w:rPr>
          <w:rFonts w:ascii="微软雅黑" w:hAnsi="微软雅黑" w:cs="Arial" w:hint="eastAsia"/>
          <w:lang w:val="en-GB" w:eastAsia="zh-CN"/>
        </w:rPr>
        <w:t>发运（新品</w:t>
      </w:r>
      <w:r w:rsidRPr="004D351E">
        <w:rPr>
          <w:rFonts w:ascii="微软雅黑" w:hAnsi="微软雅黑" w:cs="Arial" w:hint="eastAsia"/>
          <w:lang w:val="en-GB" w:eastAsia="zh-CN"/>
        </w:rPr>
        <w:t>/</w:t>
      </w:r>
      <w:r w:rsidRPr="004D351E">
        <w:rPr>
          <w:rFonts w:ascii="微软雅黑" w:hAnsi="微软雅黑" w:cs="Arial" w:hint="eastAsia"/>
          <w:lang w:val="en-GB" w:eastAsia="zh-CN"/>
        </w:rPr>
        <w:t>旧品）逻辑</w:t>
      </w:r>
    </w:p>
    <w:p w14:paraId="762D69E2" w14:textId="77777777" w:rsidR="00100DCE" w:rsidRPr="00100DCE" w:rsidRDefault="00100DCE" w:rsidP="0047651C">
      <w:pPr>
        <w:pStyle w:val="af3"/>
        <w:widowControl/>
        <w:numPr>
          <w:ilvl w:val="0"/>
          <w:numId w:val="10"/>
        </w:numPr>
        <w:ind w:firstLineChars="0" w:firstLine="420"/>
        <w:rPr>
          <w:rFonts w:ascii="微软雅黑" w:eastAsia="微软雅黑" w:hAnsi="微软雅黑"/>
        </w:rPr>
      </w:pPr>
      <w:r w:rsidRPr="00100DCE">
        <w:rPr>
          <w:rFonts w:ascii="微软雅黑" w:eastAsia="微软雅黑" w:hAnsi="微软雅黑" w:hint="eastAsia"/>
        </w:rPr>
        <w:t>RMA将发货交易传回ZEUS，信息如下表。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843"/>
        <w:gridCol w:w="842"/>
        <w:gridCol w:w="797"/>
        <w:gridCol w:w="797"/>
        <w:gridCol w:w="798"/>
        <w:gridCol w:w="796"/>
        <w:gridCol w:w="796"/>
        <w:gridCol w:w="797"/>
        <w:gridCol w:w="797"/>
        <w:gridCol w:w="797"/>
        <w:gridCol w:w="764"/>
      </w:tblGrid>
      <w:tr w:rsidR="0047651C" w:rsidRPr="0047651C" w14:paraId="59AA3332" w14:textId="77777777" w:rsidTr="0047651C">
        <w:tc>
          <w:tcPr>
            <w:tcW w:w="798" w:type="dxa"/>
            <w:shd w:val="clear" w:color="auto" w:fill="auto"/>
          </w:tcPr>
          <w:p w14:paraId="4744021B"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交易类型</w:t>
            </w:r>
          </w:p>
        </w:tc>
        <w:tc>
          <w:tcPr>
            <w:tcW w:w="843" w:type="dxa"/>
            <w:shd w:val="clear" w:color="auto" w:fill="auto"/>
          </w:tcPr>
          <w:p w14:paraId="17119B28"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RMA单据号</w:t>
            </w:r>
          </w:p>
        </w:tc>
        <w:tc>
          <w:tcPr>
            <w:tcW w:w="842" w:type="dxa"/>
            <w:shd w:val="clear" w:color="auto" w:fill="auto"/>
          </w:tcPr>
          <w:p w14:paraId="1979FCBD"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RMA单据类型</w:t>
            </w:r>
          </w:p>
        </w:tc>
        <w:tc>
          <w:tcPr>
            <w:tcW w:w="797" w:type="dxa"/>
            <w:shd w:val="clear" w:color="auto" w:fill="auto"/>
          </w:tcPr>
          <w:p w14:paraId="77E1A2C4"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仓库</w:t>
            </w:r>
          </w:p>
        </w:tc>
        <w:tc>
          <w:tcPr>
            <w:tcW w:w="797" w:type="dxa"/>
            <w:shd w:val="clear" w:color="auto" w:fill="auto"/>
          </w:tcPr>
          <w:p w14:paraId="262E3DAE"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业务单据编号</w:t>
            </w:r>
          </w:p>
        </w:tc>
        <w:tc>
          <w:tcPr>
            <w:tcW w:w="798" w:type="dxa"/>
            <w:shd w:val="clear" w:color="auto" w:fill="auto"/>
          </w:tcPr>
          <w:p w14:paraId="5700F515"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产品ID</w:t>
            </w:r>
          </w:p>
        </w:tc>
        <w:tc>
          <w:tcPr>
            <w:tcW w:w="796" w:type="dxa"/>
            <w:shd w:val="clear" w:color="auto" w:fill="auto"/>
          </w:tcPr>
          <w:p w14:paraId="5AC6FB4C"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交易数量</w:t>
            </w:r>
          </w:p>
        </w:tc>
        <w:tc>
          <w:tcPr>
            <w:tcW w:w="796" w:type="dxa"/>
            <w:shd w:val="clear" w:color="auto" w:fill="auto"/>
          </w:tcPr>
          <w:p w14:paraId="1EA37631"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交易时间</w:t>
            </w:r>
          </w:p>
        </w:tc>
        <w:tc>
          <w:tcPr>
            <w:tcW w:w="797" w:type="dxa"/>
            <w:shd w:val="clear" w:color="auto" w:fill="auto"/>
          </w:tcPr>
          <w:p w14:paraId="7FF9F8A2"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生产日期</w:t>
            </w:r>
          </w:p>
        </w:tc>
        <w:tc>
          <w:tcPr>
            <w:tcW w:w="797" w:type="dxa"/>
            <w:shd w:val="clear" w:color="auto" w:fill="auto"/>
          </w:tcPr>
          <w:p w14:paraId="33C45FF4"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失效日期</w:t>
            </w:r>
          </w:p>
        </w:tc>
        <w:tc>
          <w:tcPr>
            <w:tcW w:w="797" w:type="dxa"/>
            <w:shd w:val="clear" w:color="auto" w:fill="auto"/>
          </w:tcPr>
          <w:p w14:paraId="0FA1EC49"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商家</w:t>
            </w:r>
          </w:p>
        </w:tc>
        <w:tc>
          <w:tcPr>
            <w:tcW w:w="764" w:type="dxa"/>
            <w:shd w:val="clear" w:color="auto" w:fill="auto"/>
          </w:tcPr>
          <w:p w14:paraId="51F25B6D"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RMA批次编号</w:t>
            </w:r>
          </w:p>
        </w:tc>
      </w:tr>
    </w:tbl>
    <w:p w14:paraId="717AF3C1" w14:textId="77777777" w:rsidR="00100DCE" w:rsidRPr="00100DCE" w:rsidRDefault="00100DCE" w:rsidP="0047651C">
      <w:pPr>
        <w:pStyle w:val="af3"/>
        <w:widowControl/>
        <w:numPr>
          <w:ilvl w:val="0"/>
          <w:numId w:val="10"/>
        </w:numPr>
        <w:ind w:firstLineChars="0" w:firstLine="420"/>
        <w:rPr>
          <w:rFonts w:ascii="微软雅黑" w:eastAsia="微软雅黑" w:hAnsi="微软雅黑"/>
        </w:rPr>
      </w:pPr>
      <w:r w:rsidRPr="00100DCE">
        <w:rPr>
          <w:rFonts w:ascii="微软雅黑" w:eastAsia="微软雅黑" w:hAnsi="微软雅黑" w:hint="eastAsia"/>
        </w:rPr>
        <w:t>RMA发运旧品如果是减少用户库存只需要回传“RMA发运3”交易。减少1号店库存需要回传“RMA发运22”交易。</w:t>
      </w:r>
    </w:p>
    <w:p w14:paraId="14E63737" w14:textId="77777777" w:rsidR="00100DCE" w:rsidRPr="00100DCE" w:rsidRDefault="00100DCE" w:rsidP="0047651C">
      <w:pPr>
        <w:pStyle w:val="af3"/>
        <w:widowControl/>
        <w:numPr>
          <w:ilvl w:val="0"/>
          <w:numId w:val="10"/>
        </w:numPr>
        <w:ind w:firstLineChars="0" w:firstLine="420"/>
        <w:rPr>
          <w:rFonts w:ascii="微软雅黑" w:eastAsia="微软雅黑" w:hAnsi="微软雅黑"/>
        </w:rPr>
      </w:pPr>
      <w:r w:rsidRPr="00100DCE">
        <w:rPr>
          <w:rFonts w:ascii="微软雅黑" w:eastAsia="微软雅黑" w:hAnsi="微软雅黑" w:hint="eastAsia"/>
        </w:rPr>
        <w:t>RMA发运新品（调新）如果旧品在用户库存上，需要依序发送“RMA库存转换7”，“RMA库存转换8”，“RMA发运4”3个交易。</w:t>
      </w:r>
    </w:p>
    <w:p w14:paraId="5EE0F572" w14:textId="77777777" w:rsidR="00100DCE" w:rsidRPr="00100DCE" w:rsidRDefault="00100DCE" w:rsidP="0047651C">
      <w:pPr>
        <w:pStyle w:val="af3"/>
        <w:widowControl/>
        <w:numPr>
          <w:ilvl w:val="0"/>
          <w:numId w:val="10"/>
        </w:numPr>
        <w:ind w:firstLineChars="0" w:firstLine="420"/>
        <w:rPr>
          <w:rFonts w:ascii="微软雅黑" w:eastAsia="微软雅黑" w:hAnsi="微软雅黑"/>
        </w:rPr>
      </w:pPr>
      <w:r w:rsidRPr="00100DCE">
        <w:rPr>
          <w:rFonts w:ascii="微软雅黑" w:eastAsia="微软雅黑" w:hAnsi="微软雅黑" w:hint="eastAsia"/>
        </w:rPr>
        <w:t>RMA发运新品（调新）如果旧品在1号库存上，需要依序发送“RMA库存转换8”，“RMA发运4”3个交易。</w:t>
      </w:r>
    </w:p>
    <w:p w14:paraId="773506A7" w14:textId="77777777" w:rsidR="00100DCE" w:rsidRPr="00100DCE" w:rsidRDefault="00100DCE" w:rsidP="0047651C">
      <w:pPr>
        <w:pStyle w:val="af3"/>
        <w:widowControl/>
        <w:numPr>
          <w:ilvl w:val="0"/>
          <w:numId w:val="10"/>
        </w:numPr>
        <w:ind w:firstLineChars="0" w:firstLine="420"/>
        <w:rPr>
          <w:rFonts w:ascii="微软雅黑" w:eastAsia="微软雅黑" w:hAnsi="微软雅黑"/>
        </w:rPr>
      </w:pPr>
      <w:r w:rsidRPr="00100DCE">
        <w:rPr>
          <w:rFonts w:ascii="微软雅黑" w:eastAsia="微软雅黑" w:hAnsi="微软雅黑" w:hint="eastAsia"/>
        </w:rPr>
        <w:t>“RMA库存转换7”，“RMA库存转换8”库存交易信息同RMA发运（新品/旧品）库存交易信息。业务单据编号为空。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843"/>
        <w:gridCol w:w="842"/>
        <w:gridCol w:w="797"/>
        <w:gridCol w:w="797"/>
        <w:gridCol w:w="798"/>
        <w:gridCol w:w="796"/>
        <w:gridCol w:w="796"/>
        <w:gridCol w:w="797"/>
        <w:gridCol w:w="797"/>
        <w:gridCol w:w="797"/>
        <w:gridCol w:w="764"/>
      </w:tblGrid>
      <w:tr w:rsidR="0047651C" w:rsidRPr="0047651C" w14:paraId="04AEBD7D" w14:textId="77777777" w:rsidTr="0047651C">
        <w:tc>
          <w:tcPr>
            <w:tcW w:w="798" w:type="dxa"/>
            <w:shd w:val="clear" w:color="auto" w:fill="auto"/>
          </w:tcPr>
          <w:p w14:paraId="484D389E"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交易类型</w:t>
            </w:r>
          </w:p>
        </w:tc>
        <w:tc>
          <w:tcPr>
            <w:tcW w:w="843" w:type="dxa"/>
            <w:shd w:val="clear" w:color="auto" w:fill="auto"/>
          </w:tcPr>
          <w:p w14:paraId="5581DA4B"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RMA单据号</w:t>
            </w:r>
          </w:p>
        </w:tc>
        <w:tc>
          <w:tcPr>
            <w:tcW w:w="842" w:type="dxa"/>
            <w:shd w:val="clear" w:color="auto" w:fill="auto"/>
          </w:tcPr>
          <w:p w14:paraId="71A0415D"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RMA单据类型</w:t>
            </w:r>
          </w:p>
        </w:tc>
        <w:tc>
          <w:tcPr>
            <w:tcW w:w="797" w:type="dxa"/>
            <w:shd w:val="clear" w:color="auto" w:fill="auto"/>
          </w:tcPr>
          <w:p w14:paraId="2BF88FFC"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仓库</w:t>
            </w:r>
          </w:p>
        </w:tc>
        <w:tc>
          <w:tcPr>
            <w:tcW w:w="797" w:type="dxa"/>
            <w:shd w:val="clear" w:color="auto" w:fill="auto"/>
          </w:tcPr>
          <w:p w14:paraId="79B8927B"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业务单据编号</w:t>
            </w:r>
          </w:p>
        </w:tc>
        <w:tc>
          <w:tcPr>
            <w:tcW w:w="798" w:type="dxa"/>
            <w:shd w:val="clear" w:color="auto" w:fill="auto"/>
          </w:tcPr>
          <w:p w14:paraId="38D87404"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产品ID</w:t>
            </w:r>
          </w:p>
        </w:tc>
        <w:tc>
          <w:tcPr>
            <w:tcW w:w="796" w:type="dxa"/>
            <w:shd w:val="clear" w:color="auto" w:fill="auto"/>
          </w:tcPr>
          <w:p w14:paraId="62E796B1"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交易数量</w:t>
            </w:r>
          </w:p>
        </w:tc>
        <w:tc>
          <w:tcPr>
            <w:tcW w:w="796" w:type="dxa"/>
            <w:shd w:val="clear" w:color="auto" w:fill="auto"/>
          </w:tcPr>
          <w:p w14:paraId="698CEAF3"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交易时间</w:t>
            </w:r>
          </w:p>
        </w:tc>
        <w:tc>
          <w:tcPr>
            <w:tcW w:w="797" w:type="dxa"/>
            <w:shd w:val="clear" w:color="auto" w:fill="auto"/>
          </w:tcPr>
          <w:p w14:paraId="5E1E66A2"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生产日期</w:t>
            </w:r>
          </w:p>
        </w:tc>
        <w:tc>
          <w:tcPr>
            <w:tcW w:w="797" w:type="dxa"/>
            <w:shd w:val="clear" w:color="auto" w:fill="auto"/>
          </w:tcPr>
          <w:p w14:paraId="4F544671"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失效日期</w:t>
            </w:r>
          </w:p>
        </w:tc>
        <w:tc>
          <w:tcPr>
            <w:tcW w:w="797" w:type="dxa"/>
            <w:shd w:val="clear" w:color="auto" w:fill="auto"/>
          </w:tcPr>
          <w:p w14:paraId="6F1F44F9"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商家</w:t>
            </w:r>
          </w:p>
        </w:tc>
        <w:tc>
          <w:tcPr>
            <w:tcW w:w="764" w:type="dxa"/>
            <w:shd w:val="clear" w:color="auto" w:fill="auto"/>
          </w:tcPr>
          <w:p w14:paraId="1DA60230"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RMA批次编号</w:t>
            </w:r>
          </w:p>
        </w:tc>
      </w:tr>
    </w:tbl>
    <w:p w14:paraId="3EA813EA" w14:textId="77777777" w:rsidR="00100DCE" w:rsidRPr="00100DCE" w:rsidRDefault="00100DCE" w:rsidP="0047651C">
      <w:pPr>
        <w:pStyle w:val="af3"/>
        <w:widowControl/>
        <w:numPr>
          <w:ilvl w:val="0"/>
          <w:numId w:val="10"/>
        </w:numPr>
        <w:ind w:firstLineChars="0" w:firstLine="420"/>
        <w:rPr>
          <w:rFonts w:ascii="微软雅黑" w:eastAsia="微软雅黑" w:hAnsi="微软雅黑"/>
        </w:rPr>
      </w:pPr>
      <w:r w:rsidRPr="00100DCE">
        <w:rPr>
          <w:rFonts w:ascii="微软雅黑" w:eastAsia="微软雅黑" w:hAnsi="微软雅黑" w:hint="eastAsia"/>
        </w:rPr>
        <w:t>发运操作的业务单据编号为原始GRF单，在交易信息中回传。ZEUS接受到交易信息的时候，记录台帐，并改变库存。</w:t>
      </w:r>
    </w:p>
    <w:p w14:paraId="5110D7FE" w14:textId="77777777" w:rsidR="00100DCE" w:rsidRPr="00100DCE" w:rsidRDefault="00100DCE" w:rsidP="00100DCE">
      <w:pPr>
        <w:rPr>
          <w:lang w:eastAsia="zh-CN"/>
        </w:rPr>
      </w:pPr>
    </w:p>
    <w:p w14:paraId="0E3AF8E7" w14:textId="77777777" w:rsidR="00100DCE" w:rsidRDefault="00100DCE" w:rsidP="00100DCE">
      <w:pPr>
        <w:pStyle w:val="4"/>
        <w:rPr>
          <w:rFonts w:ascii="微软雅黑" w:hAnsi="微软雅黑" w:cs="Arial"/>
          <w:lang w:val="en-GB" w:eastAsia="zh-CN"/>
        </w:rPr>
      </w:pPr>
      <w:r w:rsidRPr="004D351E">
        <w:rPr>
          <w:rFonts w:hint="eastAsia"/>
          <w:lang w:eastAsia="zh-CN"/>
        </w:rPr>
        <w:t>S</w:t>
      </w:r>
      <w:r w:rsidRPr="004D351E">
        <w:rPr>
          <w:lang w:eastAsia="zh-CN"/>
        </w:rPr>
        <w:t>R</w:t>
      </w:r>
      <w:r w:rsidRPr="004D351E">
        <w:rPr>
          <w:rFonts w:hint="eastAsia"/>
          <w:lang w:eastAsia="zh-CN"/>
        </w:rPr>
        <w:t>0</w:t>
      </w:r>
      <w:r>
        <w:rPr>
          <w:lang w:eastAsia="zh-CN"/>
        </w:rPr>
        <w:t>2</w:t>
      </w:r>
      <w:r>
        <w:rPr>
          <w:rFonts w:hint="eastAsia"/>
          <w:lang w:eastAsia="zh-CN"/>
        </w:rPr>
        <w:t>_F05</w:t>
      </w:r>
      <w:r>
        <w:rPr>
          <w:lang w:eastAsia="zh-CN"/>
        </w:rPr>
        <w:t xml:space="preserve"> </w:t>
      </w:r>
      <w:r w:rsidRPr="0026673A">
        <w:rPr>
          <w:rFonts w:ascii="微软雅黑" w:hAnsi="微软雅黑" w:cs="Arial" w:hint="eastAsia"/>
          <w:lang w:val="en-GB" w:eastAsia="zh-CN"/>
        </w:rPr>
        <w:t>RMA</w:t>
      </w:r>
      <w:r>
        <w:rPr>
          <w:rFonts w:ascii="微软雅黑" w:hAnsi="微软雅黑" w:cs="Arial" w:hint="eastAsia"/>
          <w:lang w:val="en-GB" w:eastAsia="zh-CN"/>
        </w:rPr>
        <w:t xml:space="preserve"> </w:t>
      </w:r>
      <w:r w:rsidRPr="0026673A">
        <w:rPr>
          <w:rFonts w:ascii="微软雅黑" w:hAnsi="微软雅黑" w:cs="Arial" w:hint="eastAsia"/>
          <w:lang w:val="en-GB" w:eastAsia="zh-CN"/>
        </w:rPr>
        <w:t>发运（采购退货）</w:t>
      </w:r>
    </w:p>
    <w:p w14:paraId="076B704A" w14:textId="77777777" w:rsidR="00100DCE" w:rsidRPr="00100DCE" w:rsidRDefault="00100DCE" w:rsidP="0047651C">
      <w:pPr>
        <w:pStyle w:val="af3"/>
        <w:widowControl/>
        <w:numPr>
          <w:ilvl w:val="0"/>
          <w:numId w:val="10"/>
        </w:numPr>
        <w:ind w:firstLineChars="0" w:firstLine="420"/>
        <w:rPr>
          <w:rFonts w:ascii="微软雅黑" w:eastAsia="微软雅黑" w:hAnsi="微软雅黑"/>
        </w:rPr>
      </w:pPr>
      <w:r w:rsidRPr="00100DCE">
        <w:rPr>
          <w:rFonts w:ascii="微软雅黑" w:eastAsia="微软雅黑" w:hAnsi="微软雅黑" w:hint="eastAsia"/>
        </w:rPr>
        <w:t>当RMA中商品需要退还给供应商时，RMA将触发此交易。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843"/>
        <w:gridCol w:w="842"/>
        <w:gridCol w:w="797"/>
        <w:gridCol w:w="797"/>
        <w:gridCol w:w="798"/>
        <w:gridCol w:w="796"/>
        <w:gridCol w:w="796"/>
        <w:gridCol w:w="797"/>
        <w:gridCol w:w="797"/>
        <w:gridCol w:w="797"/>
        <w:gridCol w:w="764"/>
      </w:tblGrid>
      <w:tr w:rsidR="0047651C" w:rsidRPr="0047651C" w14:paraId="5FA01274" w14:textId="77777777" w:rsidTr="0047651C">
        <w:tc>
          <w:tcPr>
            <w:tcW w:w="798" w:type="dxa"/>
            <w:shd w:val="clear" w:color="auto" w:fill="auto"/>
          </w:tcPr>
          <w:p w14:paraId="3FBF8D77"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交易类型</w:t>
            </w:r>
          </w:p>
        </w:tc>
        <w:tc>
          <w:tcPr>
            <w:tcW w:w="843" w:type="dxa"/>
            <w:shd w:val="clear" w:color="auto" w:fill="auto"/>
          </w:tcPr>
          <w:p w14:paraId="32A2EC1E"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RMA单据号</w:t>
            </w:r>
          </w:p>
        </w:tc>
        <w:tc>
          <w:tcPr>
            <w:tcW w:w="842" w:type="dxa"/>
            <w:shd w:val="clear" w:color="auto" w:fill="auto"/>
          </w:tcPr>
          <w:p w14:paraId="2F49053B"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RMA单据类型</w:t>
            </w:r>
          </w:p>
        </w:tc>
        <w:tc>
          <w:tcPr>
            <w:tcW w:w="797" w:type="dxa"/>
            <w:shd w:val="clear" w:color="auto" w:fill="auto"/>
          </w:tcPr>
          <w:p w14:paraId="1F5A631B"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仓库</w:t>
            </w:r>
          </w:p>
        </w:tc>
        <w:tc>
          <w:tcPr>
            <w:tcW w:w="797" w:type="dxa"/>
            <w:shd w:val="clear" w:color="auto" w:fill="auto"/>
          </w:tcPr>
          <w:p w14:paraId="6998BEE6"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业务单据编号</w:t>
            </w:r>
          </w:p>
        </w:tc>
        <w:tc>
          <w:tcPr>
            <w:tcW w:w="798" w:type="dxa"/>
            <w:shd w:val="clear" w:color="auto" w:fill="auto"/>
          </w:tcPr>
          <w:p w14:paraId="23E07152"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产品ID</w:t>
            </w:r>
          </w:p>
        </w:tc>
        <w:tc>
          <w:tcPr>
            <w:tcW w:w="796" w:type="dxa"/>
            <w:shd w:val="clear" w:color="auto" w:fill="auto"/>
          </w:tcPr>
          <w:p w14:paraId="7468229D"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交易数量</w:t>
            </w:r>
          </w:p>
        </w:tc>
        <w:tc>
          <w:tcPr>
            <w:tcW w:w="796" w:type="dxa"/>
            <w:shd w:val="clear" w:color="auto" w:fill="auto"/>
          </w:tcPr>
          <w:p w14:paraId="5A04DA58"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交易时间</w:t>
            </w:r>
          </w:p>
        </w:tc>
        <w:tc>
          <w:tcPr>
            <w:tcW w:w="797" w:type="dxa"/>
            <w:shd w:val="clear" w:color="auto" w:fill="auto"/>
          </w:tcPr>
          <w:p w14:paraId="07393ECF"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生产日期</w:t>
            </w:r>
          </w:p>
        </w:tc>
        <w:tc>
          <w:tcPr>
            <w:tcW w:w="797" w:type="dxa"/>
            <w:shd w:val="clear" w:color="auto" w:fill="auto"/>
          </w:tcPr>
          <w:p w14:paraId="3A2B40B3"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失效日期</w:t>
            </w:r>
          </w:p>
        </w:tc>
        <w:tc>
          <w:tcPr>
            <w:tcW w:w="797" w:type="dxa"/>
            <w:shd w:val="clear" w:color="auto" w:fill="auto"/>
          </w:tcPr>
          <w:p w14:paraId="285DE108"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商家</w:t>
            </w:r>
          </w:p>
        </w:tc>
        <w:tc>
          <w:tcPr>
            <w:tcW w:w="764" w:type="dxa"/>
            <w:shd w:val="clear" w:color="auto" w:fill="auto"/>
          </w:tcPr>
          <w:p w14:paraId="348EA6C1" w14:textId="77777777" w:rsidR="00100DCE" w:rsidRPr="0047651C" w:rsidRDefault="00100DCE"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RMA批次编号</w:t>
            </w:r>
          </w:p>
        </w:tc>
      </w:tr>
    </w:tbl>
    <w:p w14:paraId="1AF0CBE7" w14:textId="77777777" w:rsidR="00100DCE" w:rsidRPr="00100DCE" w:rsidRDefault="00100DCE" w:rsidP="0047651C">
      <w:pPr>
        <w:pStyle w:val="af3"/>
        <w:widowControl/>
        <w:numPr>
          <w:ilvl w:val="0"/>
          <w:numId w:val="16"/>
        </w:numPr>
        <w:ind w:firstLineChars="0" w:firstLine="420"/>
        <w:rPr>
          <w:rFonts w:ascii="微软雅黑" w:eastAsia="微软雅黑" w:hAnsi="微软雅黑"/>
        </w:rPr>
      </w:pPr>
      <w:r w:rsidRPr="00100DCE">
        <w:rPr>
          <w:rFonts w:ascii="微软雅黑" w:eastAsia="微软雅黑" w:hAnsi="微软雅黑" w:hint="eastAsia"/>
        </w:rPr>
        <w:t>此交易的业务单据为负PO。此交易减少1号店库存。</w:t>
      </w:r>
    </w:p>
    <w:p w14:paraId="22CB15A4" w14:textId="77777777" w:rsidR="00100DCE" w:rsidRPr="00100DCE" w:rsidRDefault="00100DCE" w:rsidP="00100DCE">
      <w:pPr>
        <w:rPr>
          <w:lang w:val="en-GB" w:eastAsia="zh-CN"/>
        </w:rPr>
      </w:pPr>
    </w:p>
    <w:p w14:paraId="6409FB4F" w14:textId="77777777" w:rsidR="00100DCE" w:rsidRDefault="00100DCE" w:rsidP="00100DCE">
      <w:pPr>
        <w:rPr>
          <w:lang w:val="en-GB" w:eastAsia="zh-CN"/>
        </w:rPr>
      </w:pPr>
    </w:p>
    <w:p w14:paraId="6DFAF185" w14:textId="77777777" w:rsidR="00595968" w:rsidRDefault="00595968" w:rsidP="00595968">
      <w:pPr>
        <w:pStyle w:val="4"/>
        <w:rPr>
          <w:rFonts w:ascii="微软雅黑" w:hAnsi="微软雅黑" w:cs="Arial"/>
          <w:lang w:val="en-GB" w:eastAsia="zh-CN"/>
        </w:rPr>
      </w:pPr>
      <w:r w:rsidRPr="004D351E">
        <w:rPr>
          <w:rFonts w:hint="eastAsia"/>
          <w:lang w:eastAsia="zh-CN"/>
        </w:rPr>
        <w:lastRenderedPageBreak/>
        <w:t>S</w:t>
      </w:r>
      <w:r w:rsidRPr="004D351E">
        <w:rPr>
          <w:lang w:eastAsia="zh-CN"/>
        </w:rPr>
        <w:t>R</w:t>
      </w:r>
      <w:r w:rsidRPr="004D351E">
        <w:rPr>
          <w:rFonts w:hint="eastAsia"/>
          <w:lang w:eastAsia="zh-CN"/>
        </w:rPr>
        <w:t>0</w:t>
      </w:r>
      <w:r>
        <w:rPr>
          <w:lang w:eastAsia="zh-CN"/>
        </w:rPr>
        <w:t>2</w:t>
      </w:r>
      <w:r>
        <w:rPr>
          <w:rFonts w:hint="eastAsia"/>
          <w:lang w:eastAsia="zh-CN"/>
        </w:rPr>
        <w:t>_F06</w:t>
      </w:r>
      <w:r>
        <w:rPr>
          <w:lang w:eastAsia="zh-CN"/>
        </w:rPr>
        <w:t xml:space="preserve"> </w:t>
      </w:r>
      <w:r w:rsidRPr="004D351E">
        <w:rPr>
          <w:rFonts w:ascii="微软雅黑" w:hAnsi="微软雅黑" w:cs="Arial" w:hint="eastAsia"/>
          <w:lang w:val="en-GB" w:eastAsia="zh-CN"/>
        </w:rPr>
        <w:t xml:space="preserve">RMA </w:t>
      </w:r>
      <w:r>
        <w:rPr>
          <w:rFonts w:ascii="微软雅黑" w:hAnsi="微软雅黑" w:cs="Arial" w:hint="eastAsia"/>
          <w:lang w:val="en-GB" w:eastAsia="zh-CN"/>
        </w:rPr>
        <w:t>发运（返</w:t>
      </w:r>
      <w:r w:rsidRPr="004D351E">
        <w:rPr>
          <w:rFonts w:ascii="微软雅黑" w:hAnsi="微软雅黑" w:cs="Arial" w:hint="eastAsia"/>
          <w:lang w:val="en-GB" w:eastAsia="zh-CN"/>
        </w:rPr>
        <w:t>库）逻辑</w:t>
      </w:r>
    </w:p>
    <w:p w14:paraId="4F1063C4" w14:textId="77777777" w:rsidR="00595968" w:rsidRPr="00595968" w:rsidRDefault="00595968" w:rsidP="0047651C">
      <w:pPr>
        <w:pStyle w:val="af3"/>
        <w:widowControl/>
        <w:numPr>
          <w:ilvl w:val="0"/>
          <w:numId w:val="10"/>
        </w:numPr>
        <w:ind w:firstLineChars="0" w:firstLine="420"/>
        <w:rPr>
          <w:rFonts w:ascii="微软雅黑" w:eastAsia="微软雅黑" w:hAnsi="微软雅黑"/>
        </w:rPr>
      </w:pPr>
      <w:r w:rsidRPr="00595968">
        <w:rPr>
          <w:rFonts w:ascii="微软雅黑" w:eastAsia="微软雅黑" w:hAnsi="微软雅黑" w:hint="eastAsia"/>
        </w:rPr>
        <w:t>RMA操作IT反库，需要预先做“转码”操作，然后再发送一次“RMA发运5”交易。</w:t>
      </w:r>
    </w:p>
    <w:p w14:paraId="42D03822" w14:textId="77777777" w:rsidR="00595968" w:rsidRPr="00595968" w:rsidRDefault="00595968" w:rsidP="0047651C">
      <w:pPr>
        <w:pStyle w:val="af3"/>
        <w:widowControl/>
        <w:numPr>
          <w:ilvl w:val="0"/>
          <w:numId w:val="17"/>
        </w:numPr>
        <w:ind w:firstLineChars="0" w:firstLine="420"/>
        <w:rPr>
          <w:rFonts w:ascii="微软雅黑" w:eastAsia="微软雅黑" w:hAnsi="微软雅黑"/>
        </w:rPr>
      </w:pPr>
      <w:r w:rsidRPr="00595968">
        <w:rPr>
          <w:rFonts w:ascii="微软雅黑" w:eastAsia="微软雅黑" w:hAnsi="微软雅黑" w:hint="eastAsia"/>
        </w:rPr>
        <w:t>转码操作的交易信息如下：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9"/>
        <w:gridCol w:w="816"/>
        <w:gridCol w:w="813"/>
        <w:gridCol w:w="726"/>
        <w:gridCol w:w="726"/>
        <w:gridCol w:w="730"/>
        <w:gridCol w:w="726"/>
        <w:gridCol w:w="725"/>
        <w:gridCol w:w="726"/>
        <w:gridCol w:w="726"/>
        <w:gridCol w:w="726"/>
        <w:gridCol w:w="746"/>
        <w:gridCol w:w="707"/>
      </w:tblGrid>
      <w:tr w:rsidR="0047651C" w:rsidRPr="0047651C" w14:paraId="7125B352" w14:textId="77777777" w:rsidTr="0047651C">
        <w:tc>
          <w:tcPr>
            <w:tcW w:w="732" w:type="dxa"/>
            <w:shd w:val="clear" w:color="auto" w:fill="auto"/>
          </w:tcPr>
          <w:p w14:paraId="490659B3"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交易类型</w:t>
            </w:r>
          </w:p>
        </w:tc>
        <w:tc>
          <w:tcPr>
            <w:tcW w:w="816" w:type="dxa"/>
            <w:shd w:val="clear" w:color="auto" w:fill="auto"/>
          </w:tcPr>
          <w:p w14:paraId="13AC10B5"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RMA单据号</w:t>
            </w:r>
          </w:p>
        </w:tc>
        <w:tc>
          <w:tcPr>
            <w:tcW w:w="814" w:type="dxa"/>
            <w:shd w:val="clear" w:color="auto" w:fill="auto"/>
          </w:tcPr>
          <w:p w14:paraId="4B0999B7"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RMA单据类型</w:t>
            </w:r>
          </w:p>
        </w:tc>
        <w:tc>
          <w:tcPr>
            <w:tcW w:w="730" w:type="dxa"/>
            <w:shd w:val="clear" w:color="auto" w:fill="auto"/>
          </w:tcPr>
          <w:p w14:paraId="4A5AD088"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仓库</w:t>
            </w:r>
          </w:p>
        </w:tc>
        <w:tc>
          <w:tcPr>
            <w:tcW w:w="730" w:type="dxa"/>
            <w:shd w:val="clear" w:color="auto" w:fill="auto"/>
          </w:tcPr>
          <w:p w14:paraId="18FEBD16"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业务单据编号</w:t>
            </w:r>
          </w:p>
        </w:tc>
        <w:tc>
          <w:tcPr>
            <w:tcW w:w="733" w:type="dxa"/>
            <w:shd w:val="clear" w:color="auto" w:fill="auto"/>
          </w:tcPr>
          <w:p w14:paraId="7FA8B9FF"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原产品ID</w:t>
            </w:r>
          </w:p>
        </w:tc>
        <w:tc>
          <w:tcPr>
            <w:tcW w:w="729" w:type="dxa"/>
            <w:shd w:val="clear" w:color="auto" w:fill="auto"/>
          </w:tcPr>
          <w:p w14:paraId="06F47702"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目标产品ID</w:t>
            </w:r>
          </w:p>
        </w:tc>
        <w:tc>
          <w:tcPr>
            <w:tcW w:w="729" w:type="dxa"/>
            <w:shd w:val="clear" w:color="auto" w:fill="auto"/>
          </w:tcPr>
          <w:p w14:paraId="6B863581"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交易数量</w:t>
            </w:r>
          </w:p>
        </w:tc>
        <w:tc>
          <w:tcPr>
            <w:tcW w:w="730" w:type="dxa"/>
            <w:shd w:val="clear" w:color="auto" w:fill="auto"/>
          </w:tcPr>
          <w:p w14:paraId="16BF9565"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交易时间</w:t>
            </w:r>
          </w:p>
        </w:tc>
        <w:tc>
          <w:tcPr>
            <w:tcW w:w="730" w:type="dxa"/>
            <w:shd w:val="clear" w:color="auto" w:fill="auto"/>
          </w:tcPr>
          <w:p w14:paraId="4ED2FD29"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生产日期</w:t>
            </w:r>
          </w:p>
        </w:tc>
        <w:tc>
          <w:tcPr>
            <w:tcW w:w="730" w:type="dxa"/>
            <w:shd w:val="clear" w:color="auto" w:fill="auto"/>
          </w:tcPr>
          <w:p w14:paraId="0F46F3F3"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失效日期</w:t>
            </w:r>
          </w:p>
        </w:tc>
        <w:tc>
          <w:tcPr>
            <w:tcW w:w="750" w:type="dxa"/>
            <w:shd w:val="clear" w:color="auto" w:fill="auto"/>
          </w:tcPr>
          <w:p w14:paraId="300973E4"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商家</w:t>
            </w:r>
          </w:p>
        </w:tc>
        <w:tc>
          <w:tcPr>
            <w:tcW w:w="669" w:type="dxa"/>
            <w:shd w:val="clear" w:color="auto" w:fill="auto"/>
          </w:tcPr>
          <w:p w14:paraId="75AFB7A9"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原产品RMA批次编号</w:t>
            </w:r>
          </w:p>
        </w:tc>
      </w:tr>
    </w:tbl>
    <w:p w14:paraId="4E5D4467" w14:textId="77777777" w:rsidR="00595968" w:rsidRPr="00595968" w:rsidRDefault="00595968" w:rsidP="0047651C">
      <w:pPr>
        <w:pStyle w:val="af3"/>
        <w:widowControl/>
        <w:numPr>
          <w:ilvl w:val="0"/>
          <w:numId w:val="17"/>
        </w:numPr>
        <w:ind w:firstLineChars="0" w:firstLine="420"/>
        <w:rPr>
          <w:rFonts w:ascii="微软雅黑" w:eastAsia="微软雅黑" w:hAnsi="微软雅黑"/>
        </w:rPr>
      </w:pPr>
      <w:r w:rsidRPr="00595968">
        <w:rPr>
          <w:rFonts w:ascii="微软雅黑" w:eastAsia="微软雅黑" w:hAnsi="微软雅黑" w:hint="eastAsia"/>
        </w:rPr>
        <w:t>ZEUS收到交易后，将自动产生2条台帐记录。分别为：“RMA库存调整12”，“RMA库存调整13“。</w:t>
      </w:r>
    </w:p>
    <w:p w14:paraId="6B1607BF" w14:textId="77777777" w:rsidR="00595968" w:rsidRPr="00595968" w:rsidRDefault="00595968" w:rsidP="0047651C">
      <w:pPr>
        <w:pStyle w:val="af3"/>
        <w:widowControl/>
        <w:numPr>
          <w:ilvl w:val="0"/>
          <w:numId w:val="17"/>
        </w:numPr>
        <w:ind w:firstLineChars="0" w:firstLine="420"/>
        <w:rPr>
          <w:rFonts w:ascii="微软雅黑" w:eastAsia="微软雅黑" w:hAnsi="微软雅黑"/>
        </w:rPr>
      </w:pPr>
      <w:r w:rsidRPr="00595968">
        <w:rPr>
          <w:rFonts w:ascii="微软雅黑" w:eastAsia="微软雅黑" w:hAnsi="微软雅黑" w:hint="eastAsia"/>
        </w:rPr>
        <w:t>ZEUS在产生“RMA库存调整12”台帐时，需要减少“原产品ID”并且是指定“RMA批次编号”的库存。</w:t>
      </w:r>
    </w:p>
    <w:p w14:paraId="47340C8B" w14:textId="77777777" w:rsidR="00595968" w:rsidRPr="00595968" w:rsidRDefault="00595968" w:rsidP="0047651C">
      <w:pPr>
        <w:pStyle w:val="af3"/>
        <w:widowControl/>
        <w:numPr>
          <w:ilvl w:val="0"/>
          <w:numId w:val="17"/>
        </w:numPr>
        <w:ind w:firstLineChars="0" w:firstLine="420"/>
        <w:rPr>
          <w:rFonts w:ascii="微软雅黑" w:eastAsia="微软雅黑" w:hAnsi="微软雅黑"/>
        </w:rPr>
      </w:pPr>
      <w:r w:rsidRPr="00595968">
        <w:rPr>
          <w:rFonts w:ascii="微软雅黑" w:eastAsia="微软雅黑" w:hAnsi="微软雅黑" w:hint="eastAsia"/>
        </w:rPr>
        <w:t>ZEUS在产生“RMA库存调整13”台帐时，产生一个新的后台批次，产品ID为“目标产品ID“，批次属性复制“原产品ID”的批次属性。并产生一个新的“RMA批次编号“，然后返回给RMA系统。</w:t>
      </w:r>
    </w:p>
    <w:p w14:paraId="32D2088A" w14:textId="77777777" w:rsidR="00595968" w:rsidRPr="00595968" w:rsidRDefault="00595968" w:rsidP="0047651C">
      <w:pPr>
        <w:pStyle w:val="af3"/>
        <w:widowControl/>
        <w:numPr>
          <w:ilvl w:val="0"/>
          <w:numId w:val="17"/>
        </w:numPr>
        <w:ind w:firstLineChars="0" w:firstLine="420"/>
        <w:rPr>
          <w:rFonts w:ascii="微软雅黑" w:eastAsia="微软雅黑" w:hAnsi="微软雅黑"/>
        </w:rPr>
      </w:pPr>
      <w:r w:rsidRPr="00595968">
        <w:rPr>
          <w:rFonts w:ascii="微软雅黑" w:eastAsia="微软雅黑" w:hAnsi="微软雅黑" w:hint="eastAsia"/>
        </w:rPr>
        <w:t>最后RMA发送“RMA发运5”交易信息如下：</w:t>
      </w:r>
    </w:p>
    <w:p w14:paraId="3E9E5A05" w14:textId="77777777" w:rsidR="00595968" w:rsidRPr="00595968" w:rsidRDefault="00595968" w:rsidP="00595968">
      <w:pPr>
        <w:ind w:left="420"/>
        <w:rPr>
          <w:rFonts w:ascii="微软雅黑" w:eastAsia="微软雅黑" w:hAnsi="微软雅黑"/>
          <w:kern w:val="2"/>
          <w:sz w:val="21"/>
          <w:szCs w:val="24"/>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843"/>
        <w:gridCol w:w="842"/>
        <w:gridCol w:w="797"/>
        <w:gridCol w:w="797"/>
        <w:gridCol w:w="798"/>
        <w:gridCol w:w="796"/>
        <w:gridCol w:w="796"/>
        <w:gridCol w:w="797"/>
        <w:gridCol w:w="797"/>
        <w:gridCol w:w="797"/>
        <w:gridCol w:w="764"/>
      </w:tblGrid>
      <w:tr w:rsidR="0047651C" w:rsidRPr="0047651C" w14:paraId="418E93D3" w14:textId="77777777" w:rsidTr="0047651C">
        <w:tc>
          <w:tcPr>
            <w:tcW w:w="798" w:type="dxa"/>
            <w:shd w:val="clear" w:color="auto" w:fill="auto"/>
          </w:tcPr>
          <w:p w14:paraId="5BF03B05"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交易类型</w:t>
            </w:r>
          </w:p>
        </w:tc>
        <w:tc>
          <w:tcPr>
            <w:tcW w:w="843" w:type="dxa"/>
            <w:shd w:val="clear" w:color="auto" w:fill="auto"/>
          </w:tcPr>
          <w:p w14:paraId="2A151A6A"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RMA单据号</w:t>
            </w:r>
          </w:p>
        </w:tc>
        <w:tc>
          <w:tcPr>
            <w:tcW w:w="842" w:type="dxa"/>
            <w:shd w:val="clear" w:color="auto" w:fill="auto"/>
          </w:tcPr>
          <w:p w14:paraId="06A3280F"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RMA单据类型</w:t>
            </w:r>
          </w:p>
        </w:tc>
        <w:tc>
          <w:tcPr>
            <w:tcW w:w="797" w:type="dxa"/>
            <w:shd w:val="clear" w:color="auto" w:fill="auto"/>
          </w:tcPr>
          <w:p w14:paraId="3C4468DE"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仓库</w:t>
            </w:r>
          </w:p>
        </w:tc>
        <w:tc>
          <w:tcPr>
            <w:tcW w:w="797" w:type="dxa"/>
            <w:shd w:val="clear" w:color="auto" w:fill="auto"/>
          </w:tcPr>
          <w:p w14:paraId="2777E6F0"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业务单据编号</w:t>
            </w:r>
          </w:p>
        </w:tc>
        <w:tc>
          <w:tcPr>
            <w:tcW w:w="798" w:type="dxa"/>
            <w:shd w:val="clear" w:color="auto" w:fill="auto"/>
          </w:tcPr>
          <w:p w14:paraId="3DE35A4E"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产品ID</w:t>
            </w:r>
          </w:p>
        </w:tc>
        <w:tc>
          <w:tcPr>
            <w:tcW w:w="796" w:type="dxa"/>
            <w:shd w:val="clear" w:color="auto" w:fill="auto"/>
          </w:tcPr>
          <w:p w14:paraId="560C495C"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交易数量</w:t>
            </w:r>
          </w:p>
        </w:tc>
        <w:tc>
          <w:tcPr>
            <w:tcW w:w="796" w:type="dxa"/>
            <w:shd w:val="clear" w:color="auto" w:fill="auto"/>
          </w:tcPr>
          <w:p w14:paraId="30674542"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交易时间</w:t>
            </w:r>
          </w:p>
        </w:tc>
        <w:tc>
          <w:tcPr>
            <w:tcW w:w="797" w:type="dxa"/>
            <w:shd w:val="clear" w:color="auto" w:fill="auto"/>
          </w:tcPr>
          <w:p w14:paraId="04D8D1F7"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生产日期</w:t>
            </w:r>
          </w:p>
        </w:tc>
        <w:tc>
          <w:tcPr>
            <w:tcW w:w="797" w:type="dxa"/>
            <w:shd w:val="clear" w:color="auto" w:fill="auto"/>
          </w:tcPr>
          <w:p w14:paraId="0CFBB42B"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失效日期</w:t>
            </w:r>
          </w:p>
        </w:tc>
        <w:tc>
          <w:tcPr>
            <w:tcW w:w="797" w:type="dxa"/>
            <w:shd w:val="clear" w:color="auto" w:fill="auto"/>
          </w:tcPr>
          <w:p w14:paraId="2F3B9B61"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商家</w:t>
            </w:r>
          </w:p>
        </w:tc>
        <w:tc>
          <w:tcPr>
            <w:tcW w:w="764" w:type="dxa"/>
            <w:shd w:val="clear" w:color="auto" w:fill="auto"/>
          </w:tcPr>
          <w:p w14:paraId="1CC4B633"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RMA批次编号</w:t>
            </w:r>
          </w:p>
        </w:tc>
      </w:tr>
    </w:tbl>
    <w:p w14:paraId="15C9E291" w14:textId="77777777" w:rsidR="00595968" w:rsidRPr="00595968" w:rsidRDefault="00595968" w:rsidP="0047651C">
      <w:pPr>
        <w:pStyle w:val="af3"/>
        <w:widowControl/>
        <w:numPr>
          <w:ilvl w:val="0"/>
          <w:numId w:val="10"/>
        </w:numPr>
        <w:ind w:firstLineChars="0" w:firstLine="420"/>
        <w:rPr>
          <w:rFonts w:ascii="微软雅黑" w:eastAsia="微软雅黑" w:hAnsi="微软雅黑"/>
        </w:rPr>
      </w:pPr>
      <w:r w:rsidRPr="00595968">
        <w:rPr>
          <w:rFonts w:ascii="微软雅黑" w:eastAsia="微软雅黑" w:hAnsi="微软雅黑" w:hint="eastAsia"/>
        </w:rPr>
        <w:t>发运操作的业务单据编号为IT单编号，在交易信息中回传。</w:t>
      </w:r>
    </w:p>
    <w:p w14:paraId="7D059124" w14:textId="77777777" w:rsidR="00595968" w:rsidRPr="00595968" w:rsidRDefault="00595968" w:rsidP="0047651C">
      <w:pPr>
        <w:pStyle w:val="af3"/>
        <w:widowControl/>
        <w:numPr>
          <w:ilvl w:val="0"/>
          <w:numId w:val="10"/>
        </w:numPr>
        <w:ind w:firstLineChars="0" w:firstLine="420"/>
        <w:rPr>
          <w:rFonts w:ascii="微软雅黑" w:eastAsia="微软雅黑" w:hAnsi="微软雅黑"/>
        </w:rPr>
      </w:pPr>
      <w:r w:rsidRPr="00595968">
        <w:rPr>
          <w:rFonts w:ascii="微软雅黑" w:eastAsia="微软雅黑" w:hAnsi="微软雅黑" w:hint="eastAsia"/>
        </w:rPr>
        <w:t>WMS可退批次逻辑需要修改：根据IT单编号，在RMA台帐中检索出此IT单的所有出库批次，将这些批次作为WMS的可退批次即可。</w:t>
      </w:r>
    </w:p>
    <w:p w14:paraId="599E0252" w14:textId="77777777" w:rsidR="00595968" w:rsidRPr="00595968" w:rsidRDefault="00595968" w:rsidP="00595968">
      <w:pPr>
        <w:rPr>
          <w:lang w:eastAsia="zh-CN"/>
        </w:rPr>
      </w:pPr>
    </w:p>
    <w:p w14:paraId="1DCBE187" w14:textId="77777777" w:rsidR="00595968" w:rsidRDefault="00595968" w:rsidP="00595968">
      <w:pPr>
        <w:pStyle w:val="4"/>
        <w:rPr>
          <w:rFonts w:ascii="微软雅黑" w:hAnsi="微软雅黑" w:cs="Arial"/>
          <w:lang w:val="en-GB" w:eastAsia="zh-CN"/>
        </w:rPr>
      </w:pPr>
      <w:r w:rsidRPr="004D351E">
        <w:rPr>
          <w:rFonts w:hint="eastAsia"/>
          <w:lang w:eastAsia="zh-CN"/>
        </w:rPr>
        <w:t>S</w:t>
      </w:r>
      <w:r w:rsidRPr="004D351E">
        <w:rPr>
          <w:lang w:eastAsia="zh-CN"/>
        </w:rPr>
        <w:t>R</w:t>
      </w:r>
      <w:r w:rsidRPr="004D351E">
        <w:rPr>
          <w:rFonts w:hint="eastAsia"/>
          <w:lang w:eastAsia="zh-CN"/>
        </w:rPr>
        <w:t>0</w:t>
      </w:r>
      <w:r>
        <w:rPr>
          <w:lang w:eastAsia="zh-CN"/>
        </w:rPr>
        <w:t>2</w:t>
      </w:r>
      <w:r>
        <w:rPr>
          <w:rFonts w:hint="eastAsia"/>
          <w:lang w:eastAsia="zh-CN"/>
        </w:rPr>
        <w:t>_F07</w:t>
      </w:r>
      <w:r>
        <w:rPr>
          <w:lang w:eastAsia="zh-CN"/>
        </w:rPr>
        <w:t xml:space="preserve"> </w:t>
      </w:r>
      <w:r w:rsidRPr="004D351E">
        <w:rPr>
          <w:rFonts w:ascii="微软雅黑" w:hAnsi="微软雅黑" w:cs="Arial" w:hint="eastAsia"/>
          <w:lang w:val="en-GB" w:eastAsia="zh-CN"/>
        </w:rPr>
        <w:t xml:space="preserve">RMA </w:t>
      </w:r>
      <w:r>
        <w:rPr>
          <w:rFonts w:ascii="微软雅黑" w:hAnsi="微软雅黑" w:cs="Arial" w:hint="eastAsia"/>
          <w:lang w:val="en-GB" w:eastAsia="zh-CN"/>
        </w:rPr>
        <w:t>库存转换（退款</w:t>
      </w:r>
      <w:r w:rsidRPr="004D351E">
        <w:rPr>
          <w:rFonts w:ascii="微软雅黑" w:hAnsi="微软雅黑" w:cs="Arial" w:hint="eastAsia"/>
          <w:lang w:val="en-GB" w:eastAsia="zh-CN"/>
        </w:rPr>
        <w:t>）逻辑</w:t>
      </w:r>
    </w:p>
    <w:p w14:paraId="3197B470" w14:textId="77777777" w:rsidR="00595968" w:rsidRPr="00595968" w:rsidRDefault="00595968" w:rsidP="0047651C">
      <w:pPr>
        <w:pStyle w:val="af3"/>
        <w:widowControl/>
        <w:numPr>
          <w:ilvl w:val="0"/>
          <w:numId w:val="18"/>
        </w:numPr>
        <w:ind w:firstLineChars="0" w:firstLine="420"/>
        <w:rPr>
          <w:rFonts w:ascii="微软雅黑" w:eastAsia="微软雅黑" w:hAnsi="微软雅黑"/>
        </w:rPr>
      </w:pPr>
      <w:r w:rsidRPr="00595968">
        <w:rPr>
          <w:rFonts w:ascii="微软雅黑" w:eastAsia="微软雅黑" w:hAnsi="微软雅黑" w:hint="eastAsia"/>
        </w:rPr>
        <w:t>当在RMA中确认某件产品确认退款后。需要发送“RMA 库存转换（退款）”退款交易。交易信息如下：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843"/>
        <w:gridCol w:w="842"/>
        <w:gridCol w:w="797"/>
        <w:gridCol w:w="797"/>
        <w:gridCol w:w="798"/>
        <w:gridCol w:w="796"/>
        <w:gridCol w:w="796"/>
        <w:gridCol w:w="797"/>
        <w:gridCol w:w="797"/>
        <w:gridCol w:w="797"/>
        <w:gridCol w:w="764"/>
      </w:tblGrid>
      <w:tr w:rsidR="0047651C" w:rsidRPr="0047651C" w14:paraId="04B7CEDF" w14:textId="77777777" w:rsidTr="0047651C">
        <w:tc>
          <w:tcPr>
            <w:tcW w:w="798" w:type="dxa"/>
            <w:shd w:val="clear" w:color="auto" w:fill="auto"/>
          </w:tcPr>
          <w:p w14:paraId="23F1EF9A"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交易类型</w:t>
            </w:r>
          </w:p>
        </w:tc>
        <w:tc>
          <w:tcPr>
            <w:tcW w:w="843" w:type="dxa"/>
            <w:shd w:val="clear" w:color="auto" w:fill="auto"/>
          </w:tcPr>
          <w:p w14:paraId="1381A24B"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RMA单据号</w:t>
            </w:r>
          </w:p>
        </w:tc>
        <w:tc>
          <w:tcPr>
            <w:tcW w:w="842" w:type="dxa"/>
            <w:shd w:val="clear" w:color="auto" w:fill="auto"/>
          </w:tcPr>
          <w:p w14:paraId="6F3BC553"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RMA单据类型</w:t>
            </w:r>
          </w:p>
        </w:tc>
        <w:tc>
          <w:tcPr>
            <w:tcW w:w="797" w:type="dxa"/>
            <w:shd w:val="clear" w:color="auto" w:fill="auto"/>
          </w:tcPr>
          <w:p w14:paraId="630DF630"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仓库</w:t>
            </w:r>
          </w:p>
        </w:tc>
        <w:tc>
          <w:tcPr>
            <w:tcW w:w="797" w:type="dxa"/>
            <w:shd w:val="clear" w:color="auto" w:fill="auto"/>
          </w:tcPr>
          <w:p w14:paraId="29AA8527"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业务单据编号</w:t>
            </w:r>
          </w:p>
        </w:tc>
        <w:tc>
          <w:tcPr>
            <w:tcW w:w="798" w:type="dxa"/>
            <w:shd w:val="clear" w:color="auto" w:fill="auto"/>
          </w:tcPr>
          <w:p w14:paraId="0DC2EA5C"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产品ID</w:t>
            </w:r>
          </w:p>
        </w:tc>
        <w:tc>
          <w:tcPr>
            <w:tcW w:w="796" w:type="dxa"/>
            <w:shd w:val="clear" w:color="auto" w:fill="auto"/>
          </w:tcPr>
          <w:p w14:paraId="09A57FF3"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交易数量</w:t>
            </w:r>
          </w:p>
        </w:tc>
        <w:tc>
          <w:tcPr>
            <w:tcW w:w="796" w:type="dxa"/>
            <w:shd w:val="clear" w:color="auto" w:fill="auto"/>
          </w:tcPr>
          <w:p w14:paraId="2D2A4D6B"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交易时间</w:t>
            </w:r>
          </w:p>
        </w:tc>
        <w:tc>
          <w:tcPr>
            <w:tcW w:w="797" w:type="dxa"/>
            <w:shd w:val="clear" w:color="auto" w:fill="auto"/>
          </w:tcPr>
          <w:p w14:paraId="4AE8C7EE"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生产日期</w:t>
            </w:r>
          </w:p>
        </w:tc>
        <w:tc>
          <w:tcPr>
            <w:tcW w:w="797" w:type="dxa"/>
            <w:shd w:val="clear" w:color="auto" w:fill="auto"/>
          </w:tcPr>
          <w:p w14:paraId="5F4AC8EE"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失效日期</w:t>
            </w:r>
          </w:p>
        </w:tc>
        <w:tc>
          <w:tcPr>
            <w:tcW w:w="797" w:type="dxa"/>
            <w:shd w:val="clear" w:color="auto" w:fill="auto"/>
          </w:tcPr>
          <w:p w14:paraId="530B39A3"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商家</w:t>
            </w:r>
          </w:p>
        </w:tc>
        <w:tc>
          <w:tcPr>
            <w:tcW w:w="764" w:type="dxa"/>
            <w:shd w:val="clear" w:color="auto" w:fill="auto"/>
          </w:tcPr>
          <w:p w14:paraId="70AF009F" w14:textId="77777777" w:rsidR="00595968" w:rsidRPr="0047651C" w:rsidRDefault="00595968"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RMA批次编号</w:t>
            </w:r>
          </w:p>
        </w:tc>
      </w:tr>
    </w:tbl>
    <w:p w14:paraId="1A880546" w14:textId="77777777" w:rsidR="00595968" w:rsidRPr="00595968" w:rsidRDefault="00595968" w:rsidP="0047651C">
      <w:pPr>
        <w:pStyle w:val="af3"/>
        <w:widowControl/>
        <w:numPr>
          <w:ilvl w:val="0"/>
          <w:numId w:val="18"/>
        </w:numPr>
        <w:ind w:firstLineChars="0" w:firstLine="420"/>
        <w:rPr>
          <w:rFonts w:ascii="微软雅黑" w:eastAsia="微软雅黑" w:hAnsi="微软雅黑"/>
        </w:rPr>
      </w:pPr>
      <w:r w:rsidRPr="00595968">
        <w:rPr>
          <w:rFonts w:ascii="微软雅黑" w:eastAsia="微软雅黑" w:hAnsi="微软雅黑" w:hint="eastAsia"/>
        </w:rPr>
        <w:lastRenderedPageBreak/>
        <w:t>ZEUS根据回传的交易，记录台帐并改变库存。</w:t>
      </w:r>
    </w:p>
    <w:p w14:paraId="6F3F141C" w14:textId="77777777" w:rsidR="00595968" w:rsidRPr="00595968" w:rsidRDefault="00595968" w:rsidP="00595968">
      <w:pPr>
        <w:rPr>
          <w:lang w:eastAsia="zh-CN"/>
        </w:rPr>
      </w:pPr>
    </w:p>
    <w:p w14:paraId="61F37386" w14:textId="77777777" w:rsidR="00595968" w:rsidRDefault="00595968" w:rsidP="00595968">
      <w:pPr>
        <w:pStyle w:val="4"/>
        <w:rPr>
          <w:rFonts w:ascii="微软雅黑" w:hAnsi="微软雅黑" w:cs="Arial"/>
          <w:lang w:val="en-GB" w:eastAsia="zh-CN"/>
        </w:rPr>
      </w:pPr>
      <w:r w:rsidRPr="004D351E">
        <w:rPr>
          <w:rFonts w:hint="eastAsia"/>
          <w:lang w:eastAsia="zh-CN"/>
        </w:rPr>
        <w:t>S</w:t>
      </w:r>
      <w:r w:rsidRPr="004D351E">
        <w:rPr>
          <w:lang w:eastAsia="zh-CN"/>
        </w:rPr>
        <w:t>R</w:t>
      </w:r>
      <w:r w:rsidRPr="004D351E">
        <w:rPr>
          <w:rFonts w:hint="eastAsia"/>
          <w:lang w:eastAsia="zh-CN"/>
        </w:rPr>
        <w:t>0</w:t>
      </w:r>
      <w:r>
        <w:rPr>
          <w:lang w:eastAsia="zh-CN"/>
        </w:rPr>
        <w:t>2</w:t>
      </w:r>
      <w:r>
        <w:rPr>
          <w:rFonts w:hint="eastAsia"/>
          <w:lang w:eastAsia="zh-CN"/>
        </w:rPr>
        <w:t>_F08</w:t>
      </w:r>
      <w:r>
        <w:rPr>
          <w:lang w:eastAsia="zh-CN"/>
        </w:rPr>
        <w:t xml:space="preserve"> </w:t>
      </w:r>
      <w:r w:rsidRPr="004D351E">
        <w:rPr>
          <w:rFonts w:ascii="微软雅黑" w:hAnsi="微软雅黑" w:cs="Arial" w:hint="eastAsia"/>
          <w:lang w:val="en-GB" w:eastAsia="zh-CN"/>
        </w:rPr>
        <w:t xml:space="preserve">RMA </w:t>
      </w:r>
      <w:r>
        <w:rPr>
          <w:rFonts w:ascii="微软雅黑" w:hAnsi="微软雅黑" w:cs="Arial" w:hint="eastAsia"/>
          <w:lang w:val="en-GB" w:eastAsia="zh-CN"/>
        </w:rPr>
        <w:t>库存转换（报废</w:t>
      </w:r>
      <w:r w:rsidRPr="004D351E">
        <w:rPr>
          <w:rFonts w:ascii="微软雅黑" w:hAnsi="微软雅黑" w:cs="Arial" w:hint="eastAsia"/>
          <w:lang w:val="en-GB" w:eastAsia="zh-CN"/>
        </w:rPr>
        <w:t>）逻辑</w:t>
      </w:r>
    </w:p>
    <w:p w14:paraId="53A3D789" w14:textId="77777777" w:rsidR="00595968" w:rsidRDefault="00595968" w:rsidP="0047651C">
      <w:pPr>
        <w:pStyle w:val="af3"/>
        <w:widowControl/>
        <w:numPr>
          <w:ilvl w:val="0"/>
          <w:numId w:val="19"/>
        </w:numPr>
        <w:ind w:firstLineChars="0" w:firstLine="420"/>
        <w:rPr>
          <w:rFonts w:ascii="微软雅黑" w:eastAsia="微软雅黑" w:hAnsi="微软雅黑"/>
        </w:rPr>
      </w:pPr>
      <w:r w:rsidRPr="00595968">
        <w:rPr>
          <w:rFonts w:ascii="微软雅黑" w:eastAsia="微软雅黑" w:hAnsi="微软雅黑" w:hint="eastAsia"/>
        </w:rPr>
        <w:t>在RMA中操作报废时，需要传送“RMA库存调整14”交易给到ZEUS，ZEUS需要记录台帐，并减少“1号店库存”。</w:t>
      </w:r>
    </w:p>
    <w:p w14:paraId="4F908646" w14:textId="77777777" w:rsidR="00595968" w:rsidRDefault="00595968" w:rsidP="00595968">
      <w:pPr>
        <w:pStyle w:val="af3"/>
        <w:widowControl/>
        <w:ind w:firstLineChars="0"/>
        <w:rPr>
          <w:rFonts w:ascii="微软雅黑" w:eastAsia="微软雅黑" w:hAnsi="微软雅黑"/>
        </w:rPr>
      </w:pPr>
    </w:p>
    <w:p w14:paraId="767C0DA8" w14:textId="77777777" w:rsidR="00595968" w:rsidRDefault="00595968" w:rsidP="00595968">
      <w:pPr>
        <w:pStyle w:val="4"/>
        <w:rPr>
          <w:rFonts w:ascii="微软雅黑" w:hAnsi="微软雅黑" w:cs="Arial"/>
          <w:lang w:val="en-GB" w:eastAsia="zh-CN"/>
        </w:rPr>
      </w:pPr>
      <w:r w:rsidRPr="004D351E">
        <w:rPr>
          <w:rFonts w:hint="eastAsia"/>
          <w:lang w:eastAsia="zh-CN"/>
        </w:rPr>
        <w:t>S</w:t>
      </w:r>
      <w:r w:rsidRPr="004D351E">
        <w:rPr>
          <w:lang w:eastAsia="zh-CN"/>
        </w:rPr>
        <w:t>R</w:t>
      </w:r>
      <w:r w:rsidRPr="004D351E">
        <w:rPr>
          <w:rFonts w:hint="eastAsia"/>
          <w:lang w:eastAsia="zh-CN"/>
        </w:rPr>
        <w:t>0</w:t>
      </w:r>
      <w:r>
        <w:rPr>
          <w:lang w:eastAsia="zh-CN"/>
        </w:rPr>
        <w:t>2</w:t>
      </w:r>
      <w:r>
        <w:rPr>
          <w:rFonts w:hint="eastAsia"/>
          <w:lang w:eastAsia="zh-CN"/>
        </w:rPr>
        <w:t>_F09</w:t>
      </w:r>
      <w:r>
        <w:rPr>
          <w:lang w:eastAsia="zh-CN"/>
        </w:rPr>
        <w:t xml:space="preserve"> </w:t>
      </w:r>
      <w:r>
        <w:rPr>
          <w:rFonts w:ascii="微软雅黑" w:hAnsi="微软雅黑" w:cs="Arial" w:hint="eastAsia"/>
          <w:lang w:val="en-GB" w:eastAsia="zh-CN"/>
        </w:rPr>
        <w:t>RMA</w:t>
      </w:r>
      <w:r>
        <w:rPr>
          <w:rFonts w:ascii="微软雅黑" w:hAnsi="微软雅黑" w:cs="Arial" w:hint="eastAsia"/>
          <w:lang w:val="en-GB" w:eastAsia="zh-CN"/>
        </w:rPr>
        <w:t>和</w:t>
      </w:r>
      <w:r>
        <w:rPr>
          <w:rFonts w:ascii="微软雅黑" w:hAnsi="微软雅黑" w:cs="Arial" w:hint="eastAsia"/>
          <w:lang w:val="en-GB" w:eastAsia="zh-CN"/>
        </w:rPr>
        <w:t>ZEUS</w:t>
      </w:r>
      <w:r>
        <w:rPr>
          <w:rFonts w:ascii="微软雅黑" w:hAnsi="微软雅黑" w:cs="Arial" w:hint="eastAsia"/>
          <w:lang w:val="en-GB" w:eastAsia="zh-CN"/>
        </w:rPr>
        <w:t>库存对账</w:t>
      </w:r>
    </w:p>
    <w:p w14:paraId="1024EB42" w14:textId="77777777" w:rsidR="00595968" w:rsidRPr="00595968" w:rsidRDefault="00595968" w:rsidP="0047651C">
      <w:pPr>
        <w:pStyle w:val="af3"/>
        <w:widowControl/>
        <w:numPr>
          <w:ilvl w:val="0"/>
          <w:numId w:val="21"/>
        </w:numPr>
        <w:ind w:firstLineChars="0" w:firstLine="420"/>
        <w:rPr>
          <w:rFonts w:ascii="微软雅黑" w:eastAsia="微软雅黑" w:hAnsi="微软雅黑" w:cs="Arial"/>
        </w:rPr>
      </w:pPr>
      <w:r w:rsidRPr="00595968">
        <w:rPr>
          <w:rFonts w:ascii="微软雅黑" w:eastAsia="微软雅黑" w:hAnsi="微软雅黑" w:cs="Arial" w:hint="eastAsia"/>
        </w:rPr>
        <w:t>在每日对账中增加RMA和ZEUS对账的功能。</w:t>
      </w:r>
    </w:p>
    <w:p w14:paraId="7361F4F3" w14:textId="77777777" w:rsidR="00595968" w:rsidRPr="00595968" w:rsidRDefault="00595968" w:rsidP="0047651C">
      <w:pPr>
        <w:pStyle w:val="af3"/>
        <w:widowControl/>
        <w:numPr>
          <w:ilvl w:val="0"/>
          <w:numId w:val="21"/>
        </w:numPr>
        <w:ind w:firstLineChars="0" w:firstLine="420"/>
        <w:rPr>
          <w:rFonts w:ascii="微软雅黑" w:eastAsia="微软雅黑" w:hAnsi="微软雅黑" w:cs="Arial"/>
        </w:rPr>
      </w:pPr>
      <w:r w:rsidRPr="00595968">
        <w:rPr>
          <w:rFonts w:ascii="微软雅黑" w:eastAsia="微软雅黑" w:hAnsi="微软雅黑" w:cs="Arial" w:hint="eastAsia"/>
        </w:rPr>
        <w:t>每日对RMA和WMS进行一次对账，并将对账结果邮件发送给干系人。明细报表格式如下：</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276"/>
        <w:gridCol w:w="1134"/>
        <w:gridCol w:w="1701"/>
        <w:gridCol w:w="1559"/>
        <w:gridCol w:w="1559"/>
        <w:gridCol w:w="1418"/>
      </w:tblGrid>
      <w:tr w:rsidR="00595968" w:rsidRPr="0047651C" w14:paraId="6F4D278D" w14:textId="77777777" w:rsidTr="0047651C">
        <w:tc>
          <w:tcPr>
            <w:tcW w:w="5495" w:type="dxa"/>
            <w:gridSpan w:val="4"/>
            <w:shd w:val="clear" w:color="auto" w:fill="auto"/>
          </w:tcPr>
          <w:p w14:paraId="0FFF1467"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b/>
                <w:lang w:eastAsia="zh-CN"/>
              </w:rPr>
              <w:t>校验报表</w:t>
            </w:r>
          </w:p>
        </w:tc>
        <w:tc>
          <w:tcPr>
            <w:tcW w:w="4536" w:type="dxa"/>
            <w:gridSpan w:val="3"/>
            <w:shd w:val="clear" w:color="auto" w:fill="auto"/>
          </w:tcPr>
          <w:p w14:paraId="47BE6C4A"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日期：2013-06-12</w:t>
            </w:r>
          </w:p>
        </w:tc>
      </w:tr>
      <w:tr w:rsidR="0047651C" w:rsidRPr="0047651C" w14:paraId="2945A13F" w14:textId="77777777" w:rsidTr="0047651C">
        <w:tc>
          <w:tcPr>
            <w:tcW w:w="1384" w:type="dxa"/>
            <w:shd w:val="clear" w:color="auto" w:fill="auto"/>
          </w:tcPr>
          <w:p w14:paraId="7DF32FCD"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产品ID</w:t>
            </w:r>
          </w:p>
        </w:tc>
        <w:tc>
          <w:tcPr>
            <w:tcW w:w="1276" w:type="dxa"/>
            <w:shd w:val="clear" w:color="auto" w:fill="auto"/>
          </w:tcPr>
          <w:p w14:paraId="757DB4BE"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PO编号</w:t>
            </w:r>
          </w:p>
        </w:tc>
        <w:tc>
          <w:tcPr>
            <w:tcW w:w="1134" w:type="dxa"/>
            <w:shd w:val="clear" w:color="auto" w:fill="auto"/>
          </w:tcPr>
          <w:p w14:paraId="728BE52A"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仓库ID</w:t>
            </w:r>
          </w:p>
        </w:tc>
        <w:tc>
          <w:tcPr>
            <w:tcW w:w="1701" w:type="dxa"/>
            <w:shd w:val="clear" w:color="auto" w:fill="auto"/>
          </w:tcPr>
          <w:p w14:paraId="7BE37E1B"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RMA-1号店库存</w:t>
            </w:r>
          </w:p>
        </w:tc>
        <w:tc>
          <w:tcPr>
            <w:tcW w:w="1559" w:type="dxa"/>
            <w:shd w:val="clear" w:color="auto" w:fill="auto"/>
          </w:tcPr>
          <w:p w14:paraId="6169C9C4"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ZS-1号店库存</w:t>
            </w:r>
          </w:p>
        </w:tc>
        <w:tc>
          <w:tcPr>
            <w:tcW w:w="1559" w:type="dxa"/>
            <w:shd w:val="clear" w:color="auto" w:fill="auto"/>
          </w:tcPr>
          <w:p w14:paraId="326E5D10"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RMA-用户库存</w:t>
            </w:r>
          </w:p>
        </w:tc>
        <w:tc>
          <w:tcPr>
            <w:tcW w:w="1418" w:type="dxa"/>
            <w:shd w:val="clear" w:color="auto" w:fill="auto"/>
          </w:tcPr>
          <w:p w14:paraId="4EF50820"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ZS-用户库存</w:t>
            </w:r>
          </w:p>
        </w:tc>
      </w:tr>
      <w:tr w:rsidR="0047651C" w:rsidRPr="0047651C" w14:paraId="11B761E0" w14:textId="77777777" w:rsidTr="0047651C">
        <w:tc>
          <w:tcPr>
            <w:tcW w:w="1384" w:type="dxa"/>
            <w:shd w:val="clear" w:color="auto" w:fill="auto"/>
          </w:tcPr>
          <w:p w14:paraId="6F47BDC2"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0012354</w:t>
            </w:r>
          </w:p>
        </w:tc>
        <w:tc>
          <w:tcPr>
            <w:tcW w:w="1276" w:type="dxa"/>
            <w:shd w:val="clear" w:color="auto" w:fill="auto"/>
          </w:tcPr>
          <w:p w14:paraId="2E47AD72"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PO001</w:t>
            </w:r>
          </w:p>
        </w:tc>
        <w:tc>
          <w:tcPr>
            <w:tcW w:w="1134" w:type="dxa"/>
            <w:shd w:val="clear" w:color="auto" w:fill="auto"/>
          </w:tcPr>
          <w:p w14:paraId="0ED5AC88"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1</w:t>
            </w:r>
          </w:p>
        </w:tc>
        <w:tc>
          <w:tcPr>
            <w:tcW w:w="1701" w:type="dxa"/>
            <w:shd w:val="clear" w:color="auto" w:fill="auto"/>
          </w:tcPr>
          <w:p w14:paraId="3648A723"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20</w:t>
            </w:r>
          </w:p>
        </w:tc>
        <w:tc>
          <w:tcPr>
            <w:tcW w:w="1559" w:type="dxa"/>
            <w:shd w:val="clear" w:color="auto" w:fill="auto"/>
          </w:tcPr>
          <w:p w14:paraId="1C40B95E"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20</w:t>
            </w:r>
          </w:p>
        </w:tc>
        <w:tc>
          <w:tcPr>
            <w:tcW w:w="1559" w:type="dxa"/>
            <w:shd w:val="clear" w:color="auto" w:fill="auto"/>
          </w:tcPr>
          <w:p w14:paraId="7A1401D8"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12</w:t>
            </w:r>
          </w:p>
        </w:tc>
        <w:tc>
          <w:tcPr>
            <w:tcW w:w="1418" w:type="dxa"/>
            <w:shd w:val="clear" w:color="auto" w:fill="auto"/>
          </w:tcPr>
          <w:p w14:paraId="6C97AC3C"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12</w:t>
            </w:r>
          </w:p>
        </w:tc>
      </w:tr>
      <w:tr w:rsidR="0047651C" w:rsidRPr="0047651C" w14:paraId="71952072" w14:textId="77777777" w:rsidTr="0047651C">
        <w:tc>
          <w:tcPr>
            <w:tcW w:w="1384" w:type="dxa"/>
            <w:shd w:val="clear" w:color="auto" w:fill="auto"/>
          </w:tcPr>
          <w:p w14:paraId="43328D64"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0012354</w:t>
            </w:r>
          </w:p>
        </w:tc>
        <w:tc>
          <w:tcPr>
            <w:tcW w:w="1276" w:type="dxa"/>
            <w:shd w:val="clear" w:color="auto" w:fill="auto"/>
          </w:tcPr>
          <w:p w14:paraId="056705F4"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PO002</w:t>
            </w:r>
          </w:p>
        </w:tc>
        <w:tc>
          <w:tcPr>
            <w:tcW w:w="1134" w:type="dxa"/>
            <w:shd w:val="clear" w:color="auto" w:fill="auto"/>
          </w:tcPr>
          <w:p w14:paraId="5C5C2633"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1</w:t>
            </w:r>
          </w:p>
        </w:tc>
        <w:tc>
          <w:tcPr>
            <w:tcW w:w="1701" w:type="dxa"/>
            <w:shd w:val="clear" w:color="auto" w:fill="auto"/>
          </w:tcPr>
          <w:p w14:paraId="56325415"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20</w:t>
            </w:r>
          </w:p>
        </w:tc>
        <w:tc>
          <w:tcPr>
            <w:tcW w:w="1559" w:type="dxa"/>
            <w:shd w:val="clear" w:color="auto" w:fill="auto"/>
          </w:tcPr>
          <w:p w14:paraId="63D0967F"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20</w:t>
            </w:r>
          </w:p>
        </w:tc>
        <w:tc>
          <w:tcPr>
            <w:tcW w:w="1559" w:type="dxa"/>
            <w:shd w:val="clear" w:color="auto" w:fill="auto"/>
          </w:tcPr>
          <w:p w14:paraId="542A836A"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12</w:t>
            </w:r>
          </w:p>
        </w:tc>
        <w:tc>
          <w:tcPr>
            <w:tcW w:w="1418" w:type="dxa"/>
            <w:shd w:val="clear" w:color="auto" w:fill="auto"/>
          </w:tcPr>
          <w:p w14:paraId="7E006E51"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12</w:t>
            </w:r>
          </w:p>
        </w:tc>
      </w:tr>
    </w:tbl>
    <w:p w14:paraId="010A9B8C" w14:textId="77777777" w:rsidR="00595968" w:rsidRPr="00595968" w:rsidRDefault="00595968" w:rsidP="0047651C">
      <w:pPr>
        <w:pStyle w:val="af3"/>
        <w:widowControl/>
        <w:numPr>
          <w:ilvl w:val="0"/>
          <w:numId w:val="20"/>
        </w:numPr>
        <w:ind w:firstLineChars="0" w:firstLine="420"/>
        <w:rPr>
          <w:rFonts w:ascii="微软雅黑" w:eastAsia="微软雅黑" w:hAnsi="微软雅黑" w:cs="Arial"/>
        </w:rPr>
      </w:pPr>
      <w:r w:rsidRPr="00595968">
        <w:rPr>
          <w:rFonts w:ascii="微软雅黑" w:eastAsia="微软雅黑" w:hAnsi="微软雅黑" w:cs="Arial" w:hint="eastAsia"/>
        </w:rPr>
        <w:t>在每日汇总报表中添加RMA仓库的对账信息：</w:t>
      </w:r>
    </w:p>
    <w:tbl>
      <w:tblPr>
        <w:tblpPr w:leftFromText="45" w:rightFromText="45" w:vertAnchor="text"/>
        <w:tblW w:w="47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7"/>
        <w:gridCol w:w="917"/>
        <w:gridCol w:w="917"/>
        <w:gridCol w:w="917"/>
        <w:gridCol w:w="917"/>
        <w:gridCol w:w="917"/>
        <w:gridCol w:w="917"/>
        <w:gridCol w:w="919"/>
        <w:gridCol w:w="918"/>
        <w:gridCol w:w="708"/>
      </w:tblGrid>
      <w:tr w:rsidR="00595968" w:rsidRPr="00595968" w14:paraId="3E7FB9DA" w14:textId="77777777" w:rsidTr="00D7526B">
        <w:trPr>
          <w:tblCellSpacing w:w="0" w:type="dxa"/>
        </w:trPr>
        <w:tc>
          <w:tcPr>
            <w:tcW w:w="0" w:type="auto"/>
            <w:gridSpan w:val="10"/>
            <w:tcBorders>
              <w:top w:val="outset" w:sz="6" w:space="0" w:color="auto"/>
              <w:left w:val="outset" w:sz="6" w:space="0" w:color="auto"/>
              <w:bottom w:val="outset" w:sz="6" w:space="0" w:color="auto"/>
              <w:right w:val="outset" w:sz="6" w:space="0" w:color="auto"/>
            </w:tcBorders>
            <w:shd w:val="clear" w:color="auto" w:fill="F74242"/>
            <w:vAlign w:val="center"/>
            <w:hideMark/>
          </w:tcPr>
          <w:p w14:paraId="0EFDED27" w14:textId="77777777" w:rsidR="00595968" w:rsidRPr="00595968" w:rsidRDefault="00595968" w:rsidP="00D7526B">
            <w:pPr>
              <w:jc w:val="center"/>
              <w:rPr>
                <w:rFonts w:ascii="微软雅黑" w:eastAsia="微软雅黑" w:hAnsi="微软雅黑" w:cs="宋体"/>
                <w:sz w:val="24"/>
                <w:szCs w:val="24"/>
                <w:lang w:eastAsia="zh-CN"/>
              </w:rPr>
            </w:pPr>
            <w:r w:rsidRPr="00595968">
              <w:rPr>
                <w:rStyle w:val="af4"/>
                <w:rFonts w:ascii="微软雅黑" w:eastAsia="微软雅黑" w:hAnsi="微软雅黑" w:hint="eastAsia"/>
                <w:lang w:eastAsia="zh-CN"/>
              </w:rPr>
              <w:t>批次库存对账汇总报表</w:t>
            </w:r>
          </w:p>
        </w:tc>
      </w:tr>
      <w:tr w:rsidR="00595968" w:rsidRPr="00595968" w14:paraId="3532C841" w14:textId="77777777" w:rsidTr="00D7526B">
        <w:trPr>
          <w:tblCellSpacing w:w="0" w:type="dxa"/>
        </w:trPr>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4509A684" w14:textId="77777777" w:rsidR="00595968" w:rsidRPr="00595968" w:rsidRDefault="00595968" w:rsidP="00D7526B">
            <w:pPr>
              <w:jc w:val="center"/>
              <w:rPr>
                <w:rFonts w:ascii="微软雅黑" w:eastAsia="微软雅黑" w:hAnsi="微软雅黑" w:cs="宋体"/>
                <w:sz w:val="24"/>
                <w:szCs w:val="24"/>
              </w:rPr>
            </w:pPr>
            <w:r w:rsidRPr="00595968">
              <w:rPr>
                <w:rStyle w:val="af4"/>
                <w:rFonts w:ascii="微软雅黑" w:eastAsia="微软雅黑" w:hAnsi="微软雅黑" w:hint="eastAsia"/>
              </w:rPr>
              <w:t>仓库名称</w:t>
            </w:r>
          </w:p>
        </w:tc>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1E45EEAC" w14:textId="77777777" w:rsidR="00595968" w:rsidRPr="00595968" w:rsidRDefault="00595968" w:rsidP="00D7526B">
            <w:pPr>
              <w:jc w:val="center"/>
              <w:rPr>
                <w:rFonts w:ascii="微软雅黑" w:eastAsia="微软雅黑" w:hAnsi="微软雅黑" w:cs="宋体"/>
                <w:sz w:val="24"/>
                <w:szCs w:val="24"/>
              </w:rPr>
            </w:pPr>
            <w:r w:rsidRPr="00595968">
              <w:rPr>
                <w:rStyle w:val="af4"/>
                <w:rFonts w:ascii="微软雅黑" w:eastAsia="微软雅黑" w:hAnsi="微软雅黑" w:hint="eastAsia"/>
              </w:rPr>
              <w:t>仓库Id</w:t>
            </w:r>
          </w:p>
        </w:tc>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7BE1F25B" w14:textId="77777777" w:rsidR="00595968" w:rsidRPr="00595968" w:rsidRDefault="00595968" w:rsidP="00D7526B">
            <w:pPr>
              <w:jc w:val="center"/>
              <w:rPr>
                <w:rFonts w:ascii="微软雅黑" w:eastAsia="微软雅黑" w:hAnsi="微软雅黑" w:cs="宋体"/>
                <w:sz w:val="24"/>
                <w:szCs w:val="24"/>
              </w:rPr>
            </w:pPr>
            <w:r w:rsidRPr="00595968">
              <w:rPr>
                <w:rStyle w:val="af4"/>
                <w:rFonts w:ascii="微软雅黑" w:eastAsia="微软雅黑" w:hAnsi="微软雅黑" w:hint="eastAsia"/>
              </w:rPr>
              <w:t>校验批次差异数</w:t>
            </w:r>
          </w:p>
        </w:tc>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261B7DE7" w14:textId="77777777" w:rsidR="00595968" w:rsidRPr="00595968" w:rsidRDefault="00595968" w:rsidP="00D7526B">
            <w:pPr>
              <w:jc w:val="center"/>
              <w:rPr>
                <w:rFonts w:ascii="微软雅黑" w:eastAsia="微软雅黑" w:hAnsi="微软雅黑" w:cs="宋体"/>
                <w:sz w:val="24"/>
                <w:szCs w:val="24"/>
              </w:rPr>
            </w:pPr>
            <w:r w:rsidRPr="00595968">
              <w:rPr>
                <w:rStyle w:val="af4"/>
                <w:rFonts w:ascii="微软雅黑" w:eastAsia="微软雅黑" w:hAnsi="微软雅黑" w:hint="eastAsia"/>
              </w:rPr>
              <w:t>不一致sku数量</w:t>
            </w:r>
          </w:p>
        </w:tc>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07B9CFAD" w14:textId="77777777" w:rsidR="00595968" w:rsidRPr="00595968" w:rsidRDefault="00595968" w:rsidP="00D7526B">
            <w:pPr>
              <w:jc w:val="center"/>
              <w:rPr>
                <w:rFonts w:ascii="微软雅黑" w:eastAsia="微软雅黑" w:hAnsi="微软雅黑" w:cs="宋体"/>
                <w:sz w:val="24"/>
                <w:szCs w:val="24"/>
                <w:lang w:eastAsia="zh-CN"/>
              </w:rPr>
            </w:pPr>
            <w:r w:rsidRPr="00595968">
              <w:rPr>
                <w:rStyle w:val="af4"/>
                <w:rFonts w:ascii="微软雅黑" w:eastAsia="微软雅黑" w:hAnsi="微软雅黑" w:hint="eastAsia"/>
                <w:lang w:eastAsia="zh-CN"/>
              </w:rPr>
              <w:t>好品库存不一致批次数量</w:t>
            </w:r>
          </w:p>
        </w:tc>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7E60E1A2" w14:textId="77777777" w:rsidR="00595968" w:rsidRPr="00595968" w:rsidRDefault="00595968" w:rsidP="00D7526B">
            <w:pPr>
              <w:jc w:val="center"/>
              <w:rPr>
                <w:rFonts w:ascii="微软雅黑" w:eastAsia="微软雅黑" w:hAnsi="微软雅黑" w:cs="宋体"/>
                <w:sz w:val="24"/>
                <w:szCs w:val="24"/>
                <w:lang w:eastAsia="zh-CN"/>
              </w:rPr>
            </w:pPr>
            <w:r w:rsidRPr="00595968">
              <w:rPr>
                <w:rStyle w:val="af4"/>
                <w:rFonts w:ascii="微软雅黑" w:eastAsia="微软雅黑" w:hAnsi="微软雅黑" w:hint="eastAsia"/>
                <w:lang w:eastAsia="zh-CN"/>
              </w:rPr>
              <w:t>坏品库存不一致批次数量</w:t>
            </w:r>
          </w:p>
        </w:tc>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65BCF01F" w14:textId="77777777" w:rsidR="00595968" w:rsidRPr="00595968" w:rsidRDefault="00595968" w:rsidP="00D7526B">
            <w:pPr>
              <w:jc w:val="center"/>
              <w:rPr>
                <w:rFonts w:ascii="微软雅黑" w:eastAsia="微软雅黑" w:hAnsi="微软雅黑" w:cs="宋体"/>
                <w:sz w:val="24"/>
                <w:szCs w:val="24"/>
                <w:lang w:eastAsia="zh-CN"/>
              </w:rPr>
            </w:pPr>
            <w:r w:rsidRPr="00595968">
              <w:rPr>
                <w:rStyle w:val="af4"/>
                <w:rFonts w:ascii="微软雅黑" w:eastAsia="微软雅黑" w:hAnsi="微软雅黑" w:hint="eastAsia"/>
                <w:lang w:eastAsia="zh-CN"/>
              </w:rPr>
              <w:t>待上架库存不一致批次数量</w:t>
            </w:r>
          </w:p>
        </w:tc>
        <w:tc>
          <w:tcPr>
            <w:tcW w:w="512"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1C54C13C" w14:textId="77777777" w:rsidR="00595968" w:rsidRPr="00595968" w:rsidRDefault="00595968" w:rsidP="00D7526B">
            <w:pPr>
              <w:jc w:val="center"/>
              <w:rPr>
                <w:rFonts w:ascii="微软雅黑" w:eastAsia="微软雅黑" w:hAnsi="微软雅黑" w:cs="宋体"/>
                <w:sz w:val="24"/>
                <w:szCs w:val="24"/>
                <w:highlight w:val="yellow"/>
                <w:lang w:eastAsia="zh-CN"/>
              </w:rPr>
            </w:pPr>
            <w:r w:rsidRPr="00595968">
              <w:rPr>
                <w:rFonts w:ascii="微软雅黑" w:eastAsia="微软雅黑" w:hAnsi="微软雅黑" w:hint="eastAsia"/>
                <w:highlight w:val="yellow"/>
                <w:lang w:eastAsia="zh-CN"/>
              </w:rPr>
              <w:t>RMA-1号店库存</w:t>
            </w:r>
          </w:p>
        </w:tc>
        <w:tc>
          <w:tcPr>
            <w:tcW w:w="512"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7A85EAD1" w14:textId="77777777" w:rsidR="00595968" w:rsidRPr="00595968" w:rsidRDefault="00595968" w:rsidP="00D7526B">
            <w:pPr>
              <w:jc w:val="center"/>
              <w:rPr>
                <w:rFonts w:ascii="微软雅黑" w:eastAsia="微软雅黑" w:hAnsi="微软雅黑" w:cs="宋体"/>
                <w:sz w:val="24"/>
                <w:szCs w:val="24"/>
                <w:highlight w:val="yellow"/>
                <w:lang w:eastAsia="zh-CN"/>
              </w:rPr>
            </w:pPr>
            <w:r w:rsidRPr="00595968">
              <w:rPr>
                <w:rFonts w:ascii="微软雅黑" w:eastAsia="微软雅黑" w:hAnsi="微软雅黑" w:hint="eastAsia"/>
                <w:highlight w:val="yellow"/>
                <w:lang w:eastAsia="zh-CN"/>
              </w:rPr>
              <w:t>RMA-用户库存</w:t>
            </w:r>
          </w:p>
        </w:tc>
        <w:tc>
          <w:tcPr>
            <w:tcW w:w="395"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7E8E53D3" w14:textId="77777777" w:rsidR="00595968" w:rsidRPr="00595968" w:rsidRDefault="00595968" w:rsidP="00D7526B">
            <w:pPr>
              <w:jc w:val="center"/>
              <w:rPr>
                <w:rFonts w:ascii="微软雅黑" w:eastAsia="微软雅黑" w:hAnsi="微软雅黑" w:cs="宋体"/>
                <w:sz w:val="24"/>
                <w:szCs w:val="24"/>
              </w:rPr>
            </w:pPr>
            <w:r w:rsidRPr="00595968">
              <w:rPr>
                <w:rStyle w:val="af4"/>
                <w:rFonts w:ascii="微软雅黑" w:eastAsia="微软雅黑" w:hAnsi="微软雅黑" w:hint="eastAsia"/>
              </w:rPr>
              <w:t>准确率</w:t>
            </w:r>
          </w:p>
        </w:tc>
      </w:tr>
      <w:tr w:rsidR="00595968" w:rsidRPr="00595968" w14:paraId="100B2BB5" w14:textId="77777777" w:rsidTr="00D7526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39302A" w14:textId="77777777" w:rsidR="00595968" w:rsidRPr="00595968" w:rsidRDefault="00595968" w:rsidP="00D7526B">
            <w:pPr>
              <w:rPr>
                <w:rFonts w:ascii="微软雅黑" w:eastAsia="微软雅黑" w:hAnsi="微软雅黑" w:cs="宋体"/>
                <w:sz w:val="24"/>
                <w:szCs w:val="24"/>
              </w:rPr>
            </w:pPr>
            <w:r w:rsidRPr="00595968">
              <w:rPr>
                <w:rFonts w:ascii="微软雅黑" w:eastAsia="微软雅黑" w:hAnsi="微软雅黑" w:hint="eastAsia"/>
              </w:rPr>
              <w:t>上海4号仓库</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9B132"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A0FA168"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FEF3F"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9FCE8"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832E4"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509CD"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5E76B"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BEDED"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39942"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100%</w:t>
            </w:r>
          </w:p>
        </w:tc>
      </w:tr>
      <w:tr w:rsidR="00595968" w:rsidRPr="00595968" w14:paraId="60E738B4" w14:textId="77777777" w:rsidTr="00D7526B">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1798711C" w14:textId="77777777" w:rsidR="00595968" w:rsidRPr="00595968" w:rsidRDefault="00595968" w:rsidP="00D7526B">
            <w:pPr>
              <w:rPr>
                <w:rFonts w:ascii="微软雅黑" w:eastAsia="微软雅黑" w:hAnsi="微软雅黑" w:cs="宋体"/>
                <w:sz w:val="24"/>
                <w:szCs w:val="24"/>
              </w:rPr>
            </w:pPr>
            <w:r w:rsidRPr="00595968">
              <w:rPr>
                <w:rFonts w:ascii="微软雅黑" w:eastAsia="微软雅黑" w:hAnsi="微软雅黑" w:hint="eastAsia"/>
              </w:rPr>
              <w:t>广州仓库</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4E37F50B"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3</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53C097D6"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7</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1E8DDBB7"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9</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4332AF55"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7</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0A7D1E08"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7CF5DDB0"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7F469F65"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535DECA3"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554C084C"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100%</w:t>
            </w:r>
          </w:p>
        </w:tc>
      </w:tr>
      <w:tr w:rsidR="00595968" w:rsidRPr="00595968" w14:paraId="17C82570" w14:textId="77777777" w:rsidTr="00D7526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773D37" w14:textId="77777777" w:rsidR="00595968" w:rsidRPr="00595968" w:rsidRDefault="00595968" w:rsidP="00D7526B">
            <w:pPr>
              <w:rPr>
                <w:rFonts w:ascii="微软雅黑" w:eastAsia="微软雅黑" w:hAnsi="微软雅黑" w:cs="宋体"/>
                <w:sz w:val="24"/>
                <w:szCs w:val="24"/>
              </w:rPr>
            </w:pPr>
            <w:r w:rsidRPr="00595968">
              <w:rPr>
                <w:rFonts w:ascii="微软雅黑" w:eastAsia="微软雅黑" w:hAnsi="微软雅黑" w:hint="eastAsia"/>
              </w:rPr>
              <w:t>廊坊仓库</w:t>
            </w:r>
          </w:p>
        </w:tc>
        <w:tc>
          <w:tcPr>
            <w:tcW w:w="0" w:type="auto"/>
            <w:tcBorders>
              <w:top w:val="outset" w:sz="6" w:space="0" w:color="auto"/>
              <w:left w:val="outset" w:sz="6" w:space="0" w:color="auto"/>
              <w:bottom w:val="outset" w:sz="6" w:space="0" w:color="auto"/>
              <w:right w:val="outset" w:sz="6" w:space="0" w:color="auto"/>
            </w:tcBorders>
            <w:vAlign w:val="center"/>
            <w:hideMark/>
          </w:tcPr>
          <w:p w14:paraId="76742910"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852F5"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57</w:t>
            </w:r>
          </w:p>
        </w:tc>
        <w:tc>
          <w:tcPr>
            <w:tcW w:w="0" w:type="auto"/>
            <w:tcBorders>
              <w:top w:val="outset" w:sz="6" w:space="0" w:color="auto"/>
              <w:left w:val="outset" w:sz="6" w:space="0" w:color="auto"/>
              <w:bottom w:val="outset" w:sz="6" w:space="0" w:color="auto"/>
              <w:right w:val="outset" w:sz="6" w:space="0" w:color="auto"/>
            </w:tcBorders>
            <w:vAlign w:val="center"/>
            <w:hideMark/>
          </w:tcPr>
          <w:p w14:paraId="14735C7F"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01F4C"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56</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D7211"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FDA648"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0E329"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76EEA"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6EABD"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100%</w:t>
            </w:r>
          </w:p>
        </w:tc>
      </w:tr>
      <w:tr w:rsidR="00595968" w:rsidRPr="00595968" w14:paraId="2E67BCA4" w14:textId="77777777" w:rsidTr="00D7526B">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7450E5D1" w14:textId="77777777" w:rsidR="00595968" w:rsidRPr="00595968" w:rsidRDefault="00595968" w:rsidP="00D7526B">
            <w:pPr>
              <w:rPr>
                <w:rFonts w:ascii="微软雅黑" w:eastAsia="微软雅黑" w:hAnsi="微软雅黑" w:cs="宋体"/>
                <w:sz w:val="24"/>
                <w:szCs w:val="24"/>
                <w:highlight w:val="yellow"/>
                <w:lang w:eastAsia="zh-CN"/>
              </w:rPr>
            </w:pPr>
            <w:r w:rsidRPr="00595968">
              <w:rPr>
                <w:rFonts w:ascii="微软雅黑" w:eastAsia="微软雅黑" w:hAnsi="微软雅黑" w:hint="eastAsia"/>
                <w:highlight w:val="yellow"/>
                <w:lang w:eastAsia="zh-CN"/>
              </w:rPr>
              <w:t>RMA仓库</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5E8D829A" w14:textId="77777777" w:rsidR="00595968" w:rsidRPr="00595968" w:rsidRDefault="00595968" w:rsidP="00D7526B">
            <w:pPr>
              <w:jc w:val="center"/>
              <w:rPr>
                <w:rFonts w:ascii="微软雅黑" w:eastAsia="微软雅黑" w:hAnsi="微软雅黑" w:cs="宋体"/>
                <w:sz w:val="24"/>
                <w:szCs w:val="24"/>
                <w:highlight w:val="yellow"/>
              </w:rPr>
            </w:pPr>
            <w:r w:rsidRPr="00595968">
              <w:rPr>
                <w:rFonts w:ascii="微软雅黑" w:eastAsia="微软雅黑" w:hAnsi="微软雅黑" w:hint="eastAsia"/>
                <w:highlight w:val="yellow"/>
              </w:rPr>
              <w:t>1</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75D83B90" w14:textId="77777777" w:rsidR="00595968" w:rsidRPr="00595968" w:rsidRDefault="00595968" w:rsidP="00D7526B">
            <w:pPr>
              <w:jc w:val="center"/>
              <w:rPr>
                <w:rFonts w:ascii="微软雅黑" w:eastAsia="微软雅黑" w:hAnsi="微软雅黑" w:cs="宋体"/>
                <w:sz w:val="24"/>
                <w:szCs w:val="24"/>
                <w:highlight w:val="yellow"/>
              </w:rPr>
            </w:pPr>
            <w:r w:rsidRPr="00595968">
              <w:rPr>
                <w:rFonts w:ascii="微软雅黑" w:eastAsia="微软雅黑" w:hAnsi="微软雅黑" w:hint="eastAsia"/>
                <w:highlight w:val="yellow"/>
              </w:rPr>
              <w:t>77</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0371F98E" w14:textId="77777777" w:rsidR="00595968" w:rsidRPr="00595968" w:rsidRDefault="00595968" w:rsidP="00D7526B">
            <w:pPr>
              <w:jc w:val="center"/>
              <w:rPr>
                <w:rFonts w:ascii="微软雅黑" w:eastAsia="微软雅黑" w:hAnsi="微软雅黑" w:cs="宋体"/>
                <w:sz w:val="24"/>
                <w:szCs w:val="24"/>
                <w:highlight w:val="yellow"/>
              </w:rPr>
            </w:pPr>
            <w:r w:rsidRPr="00595968">
              <w:rPr>
                <w:rFonts w:ascii="微软雅黑" w:eastAsia="微软雅黑" w:hAnsi="微软雅黑" w:hint="eastAsia"/>
                <w:highlight w:val="yellow"/>
              </w:rPr>
              <w:t>84</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467F61FA" w14:textId="77777777" w:rsidR="00595968" w:rsidRPr="00595968" w:rsidRDefault="00595968" w:rsidP="00D7526B">
            <w:pPr>
              <w:jc w:val="center"/>
              <w:rPr>
                <w:rFonts w:ascii="微软雅黑" w:eastAsia="微软雅黑" w:hAnsi="微软雅黑" w:cs="宋体"/>
                <w:sz w:val="24"/>
                <w:szCs w:val="24"/>
                <w:highlight w:val="yellow"/>
              </w:rPr>
            </w:pPr>
            <w:r w:rsidRPr="00595968">
              <w:rPr>
                <w:rFonts w:ascii="微软雅黑" w:eastAsia="微软雅黑" w:hAnsi="微软雅黑" w:hint="eastAsia"/>
                <w:highlight w:val="yellow"/>
              </w:rPr>
              <w:t>47</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1FDE7FCD" w14:textId="77777777" w:rsidR="00595968" w:rsidRPr="00595968" w:rsidRDefault="00595968" w:rsidP="00D7526B">
            <w:pPr>
              <w:jc w:val="center"/>
              <w:rPr>
                <w:rFonts w:ascii="微软雅黑" w:eastAsia="微软雅黑" w:hAnsi="微软雅黑" w:cs="宋体"/>
                <w:sz w:val="24"/>
                <w:szCs w:val="24"/>
                <w:highlight w:val="yellow"/>
              </w:rPr>
            </w:pPr>
            <w:r w:rsidRPr="00595968">
              <w:rPr>
                <w:rFonts w:ascii="微软雅黑" w:eastAsia="微软雅黑" w:hAnsi="微软雅黑" w:hint="eastAsia"/>
                <w:highlight w:val="yellow"/>
              </w:rPr>
              <w:t>29</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35D995FE" w14:textId="77777777" w:rsidR="00595968" w:rsidRPr="00595968" w:rsidRDefault="00595968" w:rsidP="00D7526B">
            <w:pPr>
              <w:jc w:val="center"/>
              <w:rPr>
                <w:rFonts w:ascii="微软雅黑" w:eastAsia="微软雅黑" w:hAnsi="微软雅黑" w:cs="宋体"/>
                <w:sz w:val="24"/>
                <w:szCs w:val="24"/>
                <w:highlight w:val="yellow"/>
              </w:rPr>
            </w:pPr>
            <w:r w:rsidRPr="00595968">
              <w:rPr>
                <w:rFonts w:ascii="微软雅黑" w:eastAsia="微软雅黑" w:hAnsi="微软雅黑" w:hint="eastAsia"/>
                <w:highlight w:val="yellow"/>
              </w:rPr>
              <w:t>0</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775C05CA" w14:textId="77777777" w:rsidR="00595968" w:rsidRPr="00595968" w:rsidRDefault="00595968" w:rsidP="00D7526B">
            <w:pPr>
              <w:jc w:val="center"/>
              <w:rPr>
                <w:rFonts w:ascii="微软雅黑" w:eastAsia="微软雅黑" w:hAnsi="微软雅黑" w:cs="宋体"/>
                <w:sz w:val="24"/>
                <w:szCs w:val="24"/>
                <w:highlight w:val="yellow"/>
              </w:rPr>
            </w:pPr>
            <w:r w:rsidRPr="00595968">
              <w:rPr>
                <w:rFonts w:ascii="微软雅黑" w:eastAsia="微软雅黑" w:hAnsi="微软雅黑" w:hint="eastAsia"/>
                <w:highlight w:val="yellow"/>
              </w:rPr>
              <w:t>2</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20571264" w14:textId="77777777" w:rsidR="00595968" w:rsidRPr="00595968" w:rsidRDefault="00595968" w:rsidP="00D7526B">
            <w:pPr>
              <w:jc w:val="center"/>
              <w:rPr>
                <w:rFonts w:ascii="微软雅黑" w:eastAsia="微软雅黑" w:hAnsi="微软雅黑" w:cs="宋体"/>
                <w:sz w:val="24"/>
                <w:szCs w:val="24"/>
                <w:highlight w:val="yellow"/>
              </w:rPr>
            </w:pPr>
            <w:r w:rsidRPr="00595968">
              <w:rPr>
                <w:rFonts w:ascii="微软雅黑" w:eastAsia="微软雅黑" w:hAnsi="微软雅黑" w:hint="eastAsia"/>
                <w:highlight w:val="yellow"/>
              </w:rPr>
              <w:t>1</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4769517B" w14:textId="77777777" w:rsidR="00595968" w:rsidRPr="00595968" w:rsidRDefault="00595968" w:rsidP="00D7526B">
            <w:pPr>
              <w:jc w:val="center"/>
              <w:rPr>
                <w:rFonts w:ascii="微软雅黑" w:eastAsia="微软雅黑" w:hAnsi="微软雅黑" w:cs="宋体"/>
                <w:sz w:val="24"/>
                <w:szCs w:val="24"/>
                <w:highlight w:val="yellow"/>
              </w:rPr>
            </w:pPr>
            <w:r w:rsidRPr="00595968">
              <w:rPr>
                <w:rFonts w:ascii="微软雅黑" w:eastAsia="微软雅黑" w:hAnsi="微软雅黑" w:hint="eastAsia"/>
                <w:highlight w:val="yellow"/>
              </w:rPr>
              <w:t>100%</w:t>
            </w:r>
          </w:p>
        </w:tc>
      </w:tr>
      <w:tr w:rsidR="00595968" w:rsidRPr="00595968" w14:paraId="7418F874" w14:textId="77777777" w:rsidTr="00D7526B">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74242"/>
            <w:vAlign w:val="center"/>
            <w:hideMark/>
          </w:tcPr>
          <w:p w14:paraId="5CBCBB10" w14:textId="77777777" w:rsidR="00595968" w:rsidRPr="00595968" w:rsidRDefault="00595968" w:rsidP="00D7526B">
            <w:pPr>
              <w:rPr>
                <w:rFonts w:ascii="微软雅黑" w:eastAsia="微软雅黑" w:hAnsi="微软雅黑" w:cs="宋体"/>
                <w:sz w:val="24"/>
                <w:szCs w:val="24"/>
              </w:rPr>
            </w:pPr>
            <w:r w:rsidRPr="00595968">
              <w:rPr>
                <w:rFonts w:ascii="微软雅黑" w:eastAsia="微软雅黑" w:hAnsi="微软雅黑" w:hint="eastAsia"/>
              </w:rPr>
              <w:t>所有仓库</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4F614CB2"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172</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62C83A7A"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194</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36785727"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141</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41B43E2C"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30</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3AC1F101"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0</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3D479718"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2</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7E7C447D"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1</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005C6846" w14:textId="77777777" w:rsidR="00595968" w:rsidRPr="00595968" w:rsidRDefault="00595968" w:rsidP="00D7526B">
            <w:pPr>
              <w:jc w:val="center"/>
              <w:rPr>
                <w:rFonts w:ascii="微软雅黑" w:eastAsia="微软雅黑" w:hAnsi="微软雅黑" w:cs="宋体"/>
                <w:sz w:val="24"/>
                <w:szCs w:val="24"/>
              </w:rPr>
            </w:pPr>
            <w:r w:rsidRPr="00595968">
              <w:rPr>
                <w:rFonts w:ascii="微软雅黑" w:eastAsia="微软雅黑" w:hAnsi="微软雅黑" w:hint="eastAsia"/>
              </w:rPr>
              <w:t>100%</w:t>
            </w:r>
          </w:p>
        </w:tc>
      </w:tr>
    </w:tbl>
    <w:p w14:paraId="7D006EBA" w14:textId="77777777" w:rsidR="00595968" w:rsidRPr="00595968" w:rsidRDefault="00595968" w:rsidP="00595968">
      <w:pPr>
        <w:rPr>
          <w:rFonts w:ascii="微软雅黑" w:eastAsia="微软雅黑" w:hAnsi="微软雅黑" w:cs="Arial"/>
          <w:lang w:eastAsia="zh-CN"/>
        </w:rPr>
      </w:pPr>
    </w:p>
    <w:p w14:paraId="14A4D613" w14:textId="77777777" w:rsidR="00595968" w:rsidRPr="00595968" w:rsidRDefault="00595968" w:rsidP="00595968">
      <w:pPr>
        <w:rPr>
          <w:rFonts w:ascii="微软雅黑" w:eastAsia="微软雅黑" w:hAnsi="微软雅黑" w:cs="Arial"/>
          <w:lang w:eastAsia="zh-CN"/>
        </w:rPr>
      </w:pPr>
    </w:p>
    <w:p w14:paraId="12B55E2A" w14:textId="77777777" w:rsidR="00595968" w:rsidRPr="00595968" w:rsidRDefault="00595968" w:rsidP="00595968">
      <w:pPr>
        <w:rPr>
          <w:rFonts w:ascii="微软雅黑" w:eastAsia="微软雅黑" w:hAnsi="微软雅黑" w:cs="Arial"/>
          <w:lang w:eastAsia="zh-CN"/>
        </w:rPr>
      </w:pPr>
    </w:p>
    <w:p w14:paraId="52EA1AC4" w14:textId="77777777" w:rsidR="00595968" w:rsidRPr="00595968" w:rsidRDefault="00595968" w:rsidP="00595968">
      <w:pPr>
        <w:rPr>
          <w:rFonts w:ascii="微软雅黑" w:eastAsia="微软雅黑" w:hAnsi="微软雅黑" w:cs="Arial"/>
          <w:lang w:eastAsia="zh-CN"/>
        </w:rPr>
      </w:pPr>
    </w:p>
    <w:p w14:paraId="7A11C32A" w14:textId="77777777" w:rsidR="00595968" w:rsidRPr="00595968" w:rsidRDefault="00595968" w:rsidP="00595968">
      <w:pPr>
        <w:rPr>
          <w:rFonts w:ascii="微软雅黑" w:eastAsia="微软雅黑" w:hAnsi="微软雅黑" w:cs="Arial"/>
          <w:lang w:eastAsia="zh-CN"/>
        </w:rPr>
      </w:pPr>
    </w:p>
    <w:p w14:paraId="16792D07" w14:textId="77777777" w:rsidR="00595968" w:rsidRPr="00595968" w:rsidRDefault="00595968" w:rsidP="00595968">
      <w:pPr>
        <w:rPr>
          <w:rFonts w:ascii="微软雅黑" w:eastAsia="微软雅黑" w:hAnsi="微软雅黑" w:cs="Arial"/>
          <w:lang w:eastAsia="zh-CN"/>
        </w:rPr>
      </w:pPr>
    </w:p>
    <w:p w14:paraId="41C1284E" w14:textId="77777777" w:rsidR="00595968" w:rsidRPr="00595968" w:rsidRDefault="00595968" w:rsidP="00595968">
      <w:pPr>
        <w:rPr>
          <w:rFonts w:ascii="微软雅黑" w:eastAsia="微软雅黑" w:hAnsi="微软雅黑" w:cs="Arial"/>
          <w:lang w:eastAsia="zh-CN"/>
        </w:rPr>
      </w:pPr>
    </w:p>
    <w:p w14:paraId="2A340C1C" w14:textId="77777777" w:rsidR="00595968" w:rsidRPr="00595968" w:rsidRDefault="00595968" w:rsidP="00595968">
      <w:pPr>
        <w:rPr>
          <w:rFonts w:ascii="微软雅黑" w:eastAsia="微软雅黑" w:hAnsi="微软雅黑" w:cs="Arial"/>
          <w:lang w:eastAsia="zh-CN"/>
        </w:rPr>
      </w:pPr>
    </w:p>
    <w:p w14:paraId="29C1447F" w14:textId="77777777" w:rsidR="00595968" w:rsidRPr="00595968" w:rsidRDefault="00595968" w:rsidP="00595968">
      <w:pPr>
        <w:rPr>
          <w:rFonts w:ascii="微软雅黑" w:eastAsia="微软雅黑" w:hAnsi="微软雅黑" w:cs="Arial"/>
          <w:lang w:eastAsia="zh-CN"/>
        </w:rPr>
      </w:pPr>
    </w:p>
    <w:p w14:paraId="766D8A0F" w14:textId="77777777" w:rsidR="00595968" w:rsidRPr="00595968" w:rsidRDefault="00595968" w:rsidP="00595968">
      <w:pPr>
        <w:rPr>
          <w:rFonts w:ascii="微软雅黑" w:eastAsia="微软雅黑" w:hAnsi="微软雅黑" w:cs="Arial"/>
          <w:lang w:eastAsia="zh-CN"/>
        </w:rPr>
      </w:pPr>
    </w:p>
    <w:p w14:paraId="63565E0E" w14:textId="77777777" w:rsidR="00595968" w:rsidRPr="00595968" w:rsidRDefault="00595968" w:rsidP="0047651C">
      <w:pPr>
        <w:pStyle w:val="af3"/>
        <w:widowControl/>
        <w:numPr>
          <w:ilvl w:val="0"/>
          <w:numId w:val="20"/>
        </w:numPr>
        <w:ind w:firstLineChars="0" w:firstLine="420"/>
        <w:rPr>
          <w:rFonts w:ascii="微软雅黑" w:eastAsia="微软雅黑" w:hAnsi="微软雅黑" w:cs="Arial"/>
        </w:rPr>
      </w:pPr>
      <w:r w:rsidRPr="00595968">
        <w:rPr>
          <w:rFonts w:ascii="微软雅黑" w:eastAsia="微软雅黑" w:hAnsi="微软雅黑" w:cs="Arial" w:hint="eastAsia"/>
        </w:rPr>
        <w:t>对账逻辑如下：</w:t>
      </w:r>
    </w:p>
    <w:p w14:paraId="03631BA0" w14:textId="77777777" w:rsidR="00595968" w:rsidRPr="00595968" w:rsidRDefault="00595968" w:rsidP="0047651C">
      <w:pPr>
        <w:pStyle w:val="af3"/>
        <w:widowControl/>
        <w:numPr>
          <w:ilvl w:val="0"/>
          <w:numId w:val="22"/>
        </w:numPr>
        <w:ind w:firstLineChars="0" w:firstLine="420"/>
        <w:rPr>
          <w:rFonts w:ascii="微软雅黑" w:eastAsia="微软雅黑" w:hAnsi="微软雅黑" w:cs="Arial"/>
        </w:rPr>
      </w:pPr>
      <w:r w:rsidRPr="00595968">
        <w:rPr>
          <w:rFonts w:ascii="微软雅黑" w:eastAsia="微软雅黑" w:hAnsi="微软雅黑" w:cs="Arial" w:hint="eastAsia"/>
        </w:rPr>
        <w:lastRenderedPageBreak/>
        <w:t>先做整个RMA库存和ZEUS库存的对比，记录下有差异的批次。</w:t>
      </w:r>
    </w:p>
    <w:p w14:paraId="0C27891E" w14:textId="77777777" w:rsidR="00595968" w:rsidRPr="00595968" w:rsidRDefault="00595968" w:rsidP="0047651C">
      <w:pPr>
        <w:pStyle w:val="af3"/>
        <w:widowControl/>
        <w:numPr>
          <w:ilvl w:val="0"/>
          <w:numId w:val="22"/>
        </w:numPr>
        <w:ind w:firstLineChars="0" w:firstLine="420"/>
        <w:rPr>
          <w:rFonts w:ascii="微软雅黑" w:eastAsia="微软雅黑" w:hAnsi="微软雅黑" w:cs="Arial"/>
        </w:rPr>
      </w:pPr>
      <w:r w:rsidRPr="00595968">
        <w:rPr>
          <w:rFonts w:ascii="微软雅黑" w:eastAsia="微软雅黑" w:hAnsi="微软雅黑" w:cs="Arial" w:hint="eastAsia"/>
        </w:rPr>
        <w:t>过一个小时，将有差异的批次再对比一次，记录下还是有差异的批次。</w:t>
      </w:r>
    </w:p>
    <w:p w14:paraId="63C3FC05" w14:textId="77777777" w:rsidR="00595968" w:rsidRPr="00595968" w:rsidRDefault="00595968" w:rsidP="0047651C">
      <w:pPr>
        <w:pStyle w:val="af3"/>
        <w:widowControl/>
        <w:numPr>
          <w:ilvl w:val="0"/>
          <w:numId w:val="22"/>
        </w:numPr>
        <w:ind w:firstLineChars="0" w:firstLine="420"/>
        <w:rPr>
          <w:rFonts w:ascii="微软雅黑" w:hAnsi="微软雅黑" w:cs="Arial"/>
        </w:rPr>
      </w:pPr>
      <w:r w:rsidRPr="00595968">
        <w:rPr>
          <w:rFonts w:ascii="微软雅黑" w:eastAsia="微软雅黑" w:hAnsi="微软雅黑" w:cs="Arial" w:hint="eastAsia"/>
        </w:rPr>
        <w:t>过一个小时，再将上一次有差异的批次再对比一次，最后记录下有差异的批次，按上面所述的报表邮件发送给干系人。</w:t>
      </w:r>
    </w:p>
    <w:p w14:paraId="70A82787" w14:textId="77777777" w:rsidR="00595968" w:rsidRDefault="00595968" w:rsidP="00595968">
      <w:pPr>
        <w:pStyle w:val="af3"/>
        <w:widowControl/>
        <w:ind w:firstLineChars="0" w:firstLine="0"/>
        <w:rPr>
          <w:rFonts w:ascii="微软雅黑" w:eastAsia="微软雅黑" w:hAnsi="微软雅黑" w:cs="Arial"/>
        </w:rPr>
      </w:pPr>
    </w:p>
    <w:p w14:paraId="7E014C77" w14:textId="77777777" w:rsidR="00595968" w:rsidRDefault="00595968" w:rsidP="00595968">
      <w:pPr>
        <w:pStyle w:val="4"/>
        <w:rPr>
          <w:rFonts w:ascii="微软雅黑" w:hAnsi="微软雅黑" w:cs="Arial"/>
          <w:lang w:val="en-GB" w:eastAsia="zh-CN"/>
        </w:rPr>
      </w:pPr>
      <w:r w:rsidRPr="004D351E">
        <w:rPr>
          <w:rFonts w:hint="eastAsia"/>
          <w:lang w:eastAsia="zh-CN"/>
        </w:rPr>
        <w:t>S</w:t>
      </w:r>
      <w:r w:rsidRPr="004D351E">
        <w:rPr>
          <w:lang w:eastAsia="zh-CN"/>
        </w:rPr>
        <w:t>R</w:t>
      </w:r>
      <w:r w:rsidRPr="004D351E">
        <w:rPr>
          <w:rFonts w:hint="eastAsia"/>
          <w:lang w:eastAsia="zh-CN"/>
        </w:rPr>
        <w:t>0</w:t>
      </w:r>
      <w:r>
        <w:rPr>
          <w:lang w:eastAsia="zh-CN"/>
        </w:rPr>
        <w:t>2</w:t>
      </w:r>
      <w:r>
        <w:rPr>
          <w:rFonts w:hint="eastAsia"/>
          <w:lang w:eastAsia="zh-CN"/>
        </w:rPr>
        <w:t>_F10</w:t>
      </w:r>
      <w:r>
        <w:rPr>
          <w:lang w:eastAsia="zh-CN"/>
        </w:rPr>
        <w:t xml:space="preserve"> </w:t>
      </w:r>
      <w:r>
        <w:rPr>
          <w:rFonts w:ascii="微软雅黑" w:hAnsi="微软雅黑" w:cs="Arial" w:hint="eastAsia"/>
          <w:lang w:val="en-GB" w:eastAsia="zh-CN"/>
        </w:rPr>
        <w:t>RMA</w:t>
      </w:r>
      <w:r>
        <w:rPr>
          <w:rFonts w:ascii="微软雅黑" w:hAnsi="微软雅黑" w:cs="Arial" w:hint="eastAsia"/>
          <w:lang w:val="en-GB" w:eastAsia="zh-CN"/>
        </w:rPr>
        <w:t>库存初始化</w:t>
      </w:r>
    </w:p>
    <w:p w14:paraId="12DF7D20" w14:textId="77777777" w:rsidR="00595968" w:rsidRPr="00595968" w:rsidRDefault="00595968" w:rsidP="0047651C">
      <w:pPr>
        <w:pStyle w:val="af3"/>
        <w:widowControl/>
        <w:numPr>
          <w:ilvl w:val="0"/>
          <w:numId w:val="23"/>
        </w:numPr>
        <w:ind w:firstLineChars="0" w:firstLine="420"/>
        <w:rPr>
          <w:rFonts w:ascii="微软雅黑" w:eastAsia="微软雅黑" w:hAnsi="微软雅黑"/>
        </w:rPr>
      </w:pPr>
      <w:r w:rsidRPr="00595968">
        <w:rPr>
          <w:rFonts w:ascii="微软雅黑" w:eastAsia="微软雅黑" w:hAnsi="微软雅黑" w:hint="eastAsia"/>
        </w:rPr>
        <w:t>在RMA批次库存上线前，必须进行RMA现有库存的初始化。</w:t>
      </w:r>
    </w:p>
    <w:p w14:paraId="22CFECE6" w14:textId="77777777" w:rsidR="00595968" w:rsidRPr="00595968" w:rsidRDefault="00595968" w:rsidP="0047651C">
      <w:pPr>
        <w:pStyle w:val="af3"/>
        <w:widowControl/>
        <w:numPr>
          <w:ilvl w:val="0"/>
          <w:numId w:val="23"/>
        </w:numPr>
        <w:ind w:firstLineChars="0" w:firstLine="420"/>
        <w:rPr>
          <w:rFonts w:ascii="微软雅黑" w:eastAsia="微软雅黑" w:hAnsi="微软雅黑"/>
        </w:rPr>
      </w:pPr>
      <w:r w:rsidRPr="00595968">
        <w:rPr>
          <w:rFonts w:ascii="微软雅黑" w:eastAsia="微软雅黑" w:hAnsi="微软雅黑" w:hint="eastAsia"/>
        </w:rPr>
        <w:t>初始化方案为第一步：在RMA中生成初始化批次编号。</w:t>
      </w:r>
    </w:p>
    <w:p w14:paraId="1DBFF6D8" w14:textId="77777777" w:rsidR="00595968" w:rsidRPr="00595968" w:rsidRDefault="00595968" w:rsidP="0047651C">
      <w:pPr>
        <w:pStyle w:val="af3"/>
        <w:widowControl/>
        <w:numPr>
          <w:ilvl w:val="0"/>
          <w:numId w:val="24"/>
        </w:numPr>
        <w:ind w:firstLineChars="0" w:firstLine="420"/>
        <w:rPr>
          <w:rFonts w:ascii="微软雅黑" w:eastAsia="微软雅黑" w:hAnsi="微软雅黑"/>
        </w:rPr>
      </w:pPr>
      <w:r w:rsidRPr="00595968">
        <w:rPr>
          <w:rFonts w:ascii="微软雅黑" w:eastAsia="微软雅黑" w:hAnsi="微软雅黑" w:hint="eastAsia"/>
        </w:rPr>
        <w:t>RMA中存在的同一SKU的库存记录的RMA初始化批次编号必须统一。</w:t>
      </w:r>
    </w:p>
    <w:p w14:paraId="686D744A" w14:textId="77777777" w:rsidR="00595968" w:rsidRPr="00595968" w:rsidRDefault="00595968" w:rsidP="0047651C">
      <w:pPr>
        <w:pStyle w:val="af3"/>
        <w:widowControl/>
        <w:numPr>
          <w:ilvl w:val="0"/>
          <w:numId w:val="24"/>
        </w:numPr>
        <w:ind w:firstLineChars="0" w:firstLine="420"/>
        <w:rPr>
          <w:rFonts w:ascii="微软雅黑" w:eastAsia="微软雅黑" w:hAnsi="微软雅黑"/>
        </w:rPr>
      </w:pPr>
      <w:r w:rsidRPr="00595968">
        <w:rPr>
          <w:rFonts w:ascii="微软雅黑" w:eastAsia="微软雅黑" w:hAnsi="微软雅黑" w:hint="eastAsia"/>
        </w:rPr>
        <w:t>RMA中已存在库存的RMA批次编号，在初始化时必须统一生成。</w:t>
      </w:r>
    </w:p>
    <w:p w14:paraId="4A132116" w14:textId="77777777" w:rsidR="00595968" w:rsidRPr="00595968" w:rsidRDefault="00595968" w:rsidP="0047651C">
      <w:pPr>
        <w:pStyle w:val="af3"/>
        <w:widowControl/>
        <w:numPr>
          <w:ilvl w:val="0"/>
          <w:numId w:val="25"/>
        </w:numPr>
        <w:ind w:firstLineChars="0" w:firstLine="420"/>
        <w:rPr>
          <w:rFonts w:ascii="微软雅黑" w:eastAsia="微软雅黑" w:hAnsi="微软雅黑"/>
        </w:rPr>
      </w:pPr>
      <w:r w:rsidRPr="00595968">
        <w:rPr>
          <w:rFonts w:ascii="微软雅黑" w:eastAsia="微软雅黑" w:hAnsi="微软雅黑" w:hint="eastAsia"/>
        </w:rPr>
        <w:t>初始化方案第二步：同步RMA库存和ZEUS库存。</w:t>
      </w:r>
    </w:p>
    <w:p w14:paraId="5AE9198A" w14:textId="77777777" w:rsidR="00595968" w:rsidRPr="00595968" w:rsidRDefault="00595968" w:rsidP="0047651C">
      <w:pPr>
        <w:pStyle w:val="af3"/>
        <w:widowControl/>
        <w:numPr>
          <w:ilvl w:val="0"/>
          <w:numId w:val="26"/>
        </w:numPr>
        <w:ind w:firstLineChars="0" w:firstLine="420"/>
        <w:rPr>
          <w:rFonts w:ascii="微软雅黑" w:eastAsia="微软雅黑" w:hAnsi="微软雅黑"/>
        </w:rPr>
      </w:pPr>
      <w:r w:rsidRPr="00595968">
        <w:rPr>
          <w:rFonts w:ascii="微软雅黑" w:eastAsia="微软雅黑" w:hAnsi="微软雅黑" w:hint="eastAsia"/>
        </w:rPr>
        <w:t>RMA通过传送一种特殊的初始化调整交易来同步库存数据到ZEUS。</w:t>
      </w:r>
    </w:p>
    <w:p w14:paraId="3B85A716" w14:textId="77777777" w:rsidR="00595968" w:rsidRPr="00595968" w:rsidRDefault="00595968" w:rsidP="00595968">
      <w:pPr>
        <w:rPr>
          <w:rFonts w:ascii="微软雅黑" w:eastAsia="微软雅黑" w:hAnsi="微软雅黑"/>
          <w:lang w:eastAsia="zh-CN"/>
        </w:rPr>
      </w:pPr>
    </w:p>
    <w:p w14:paraId="1167DCAC" w14:textId="77777777" w:rsidR="00595968" w:rsidRPr="00595968" w:rsidRDefault="00595968" w:rsidP="00595968">
      <w:pPr>
        <w:rPr>
          <w:rFonts w:ascii="微软雅黑" w:eastAsia="微软雅黑" w:hAnsi="微软雅黑"/>
          <w:lang w:eastAsia="zh-CN"/>
        </w:rPr>
      </w:pPr>
    </w:p>
    <w:p w14:paraId="5889789E" w14:textId="77777777" w:rsidR="00595968" w:rsidRPr="00595968" w:rsidRDefault="00595968" w:rsidP="00595968">
      <w:pPr>
        <w:rPr>
          <w:rFonts w:ascii="微软雅黑" w:eastAsia="微软雅黑" w:hAnsi="微软雅黑"/>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813"/>
        <w:gridCol w:w="812"/>
        <w:gridCol w:w="776"/>
        <w:gridCol w:w="726"/>
        <w:gridCol w:w="755"/>
        <w:gridCol w:w="725"/>
        <w:gridCol w:w="792"/>
        <w:gridCol w:w="726"/>
        <w:gridCol w:w="726"/>
        <w:gridCol w:w="726"/>
        <w:gridCol w:w="1269"/>
      </w:tblGrid>
      <w:tr w:rsidR="0047651C" w:rsidRPr="0047651C" w14:paraId="4E66EC76" w14:textId="77777777" w:rsidTr="0047651C">
        <w:tc>
          <w:tcPr>
            <w:tcW w:w="798" w:type="dxa"/>
            <w:shd w:val="clear" w:color="auto" w:fill="auto"/>
          </w:tcPr>
          <w:p w14:paraId="2CE51FD7"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rPr>
              <w:t>交易类型</w:t>
            </w:r>
          </w:p>
        </w:tc>
        <w:tc>
          <w:tcPr>
            <w:tcW w:w="843" w:type="dxa"/>
            <w:shd w:val="clear" w:color="auto" w:fill="auto"/>
          </w:tcPr>
          <w:p w14:paraId="6D0337CC"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rPr>
              <w:t>RMA单据号</w:t>
            </w:r>
          </w:p>
        </w:tc>
        <w:tc>
          <w:tcPr>
            <w:tcW w:w="842" w:type="dxa"/>
            <w:shd w:val="clear" w:color="auto" w:fill="auto"/>
          </w:tcPr>
          <w:p w14:paraId="2F806BE5"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rPr>
              <w:t>RMA单据类型</w:t>
            </w:r>
          </w:p>
        </w:tc>
        <w:tc>
          <w:tcPr>
            <w:tcW w:w="797" w:type="dxa"/>
            <w:shd w:val="clear" w:color="auto" w:fill="auto"/>
          </w:tcPr>
          <w:p w14:paraId="6CB8017C"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rPr>
              <w:t>仓库</w:t>
            </w:r>
          </w:p>
        </w:tc>
        <w:tc>
          <w:tcPr>
            <w:tcW w:w="797" w:type="dxa"/>
            <w:shd w:val="clear" w:color="auto" w:fill="auto"/>
          </w:tcPr>
          <w:p w14:paraId="6A1DF552"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rPr>
              <w:t>业务单据编号</w:t>
            </w:r>
          </w:p>
        </w:tc>
        <w:tc>
          <w:tcPr>
            <w:tcW w:w="798" w:type="dxa"/>
            <w:shd w:val="clear" w:color="auto" w:fill="auto"/>
          </w:tcPr>
          <w:p w14:paraId="1A592D9F"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rPr>
              <w:t>产品ID</w:t>
            </w:r>
          </w:p>
        </w:tc>
        <w:tc>
          <w:tcPr>
            <w:tcW w:w="796" w:type="dxa"/>
            <w:shd w:val="clear" w:color="auto" w:fill="auto"/>
          </w:tcPr>
          <w:p w14:paraId="6A37F6A4"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rPr>
              <w:t>交易数量</w:t>
            </w:r>
          </w:p>
        </w:tc>
        <w:tc>
          <w:tcPr>
            <w:tcW w:w="796" w:type="dxa"/>
            <w:shd w:val="clear" w:color="auto" w:fill="auto"/>
          </w:tcPr>
          <w:p w14:paraId="7FFDCF29"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rPr>
              <w:t>交易时间</w:t>
            </w:r>
          </w:p>
        </w:tc>
        <w:tc>
          <w:tcPr>
            <w:tcW w:w="797" w:type="dxa"/>
            <w:shd w:val="clear" w:color="auto" w:fill="auto"/>
          </w:tcPr>
          <w:p w14:paraId="47015314"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rPr>
              <w:t>生产日期</w:t>
            </w:r>
          </w:p>
        </w:tc>
        <w:tc>
          <w:tcPr>
            <w:tcW w:w="797" w:type="dxa"/>
            <w:shd w:val="clear" w:color="auto" w:fill="auto"/>
          </w:tcPr>
          <w:p w14:paraId="18DCF16C"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rPr>
              <w:t>失效日期</w:t>
            </w:r>
          </w:p>
        </w:tc>
        <w:tc>
          <w:tcPr>
            <w:tcW w:w="797" w:type="dxa"/>
            <w:shd w:val="clear" w:color="auto" w:fill="auto"/>
          </w:tcPr>
          <w:p w14:paraId="6F2676D3"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color w:val="FF0000"/>
              </w:rPr>
              <w:t>商家</w:t>
            </w:r>
          </w:p>
        </w:tc>
        <w:tc>
          <w:tcPr>
            <w:tcW w:w="764" w:type="dxa"/>
            <w:shd w:val="clear" w:color="auto" w:fill="auto"/>
          </w:tcPr>
          <w:p w14:paraId="31A97E81" w14:textId="77777777" w:rsidR="00595968" w:rsidRPr="0047651C" w:rsidRDefault="00595968" w:rsidP="0047651C">
            <w:pPr>
              <w:spacing w:before="60"/>
              <w:rPr>
                <w:rFonts w:ascii="微软雅黑" w:eastAsia="微软雅黑" w:hAnsi="微软雅黑"/>
                <w:color w:val="FF0000"/>
              </w:rPr>
            </w:pPr>
            <w:r w:rsidRPr="0047651C">
              <w:rPr>
                <w:rFonts w:ascii="微软雅黑" w:eastAsia="微软雅黑" w:hAnsi="微软雅黑" w:hint="eastAsia"/>
                <w:color w:val="FF0000"/>
              </w:rPr>
              <w:t>RMA批次编号</w:t>
            </w:r>
          </w:p>
        </w:tc>
      </w:tr>
      <w:tr w:rsidR="0047651C" w:rsidRPr="0047651C" w14:paraId="1D5E9E42" w14:textId="77777777" w:rsidTr="0047651C">
        <w:tc>
          <w:tcPr>
            <w:tcW w:w="798" w:type="dxa"/>
            <w:shd w:val="clear" w:color="auto" w:fill="auto"/>
          </w:tcPr>
          <w:p w14:paraId="5D8A3D49"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RMA调整库存11</w:t>
            </w:r>
          </w:p>
        </w:tc>
        <w:tc>
          <w:tcPr>
            <w:tcW w:w="843" w:type="dxa"/>
            <w:shd w:val="clear" w:color="auto" w:fill="auto"/>
          </w:tcPr>
          <w:p w14:paraId="1B5E123B" w14:textId="77777777" w:rsidR="00595968" w:rsidRPr="0047651C" w:rsidRDefault="00595968" w:rsidP="0047651C">
            <w:pPr>
              <w:spacing w:before="60"/>
              <w:rPr>
                <w:rFonts w:ascii="微软雅黑" w:eastAsia="微软雅黑" w:hAnsi="微软雅黑"/>
                <w:lang w:eastAsia="zh-CN"/>
              </w:rPr>
            </w:pPr>
          </w:p>
        </w:tc>
        <w:tc>
          <w:tcPr>
            <w:tcW w:w="842" w:type="dxa"/>
            <w:shd w:val="clear" w:color="auto" w:fill="auto"/>
          </w:tcPr>
          <w:p w14:paraId="02EE2CD1" w14:textId="77777777" w:rsidR="00595968" w:rsidRPr="0047651C" w:rsidRDefault="00595968" w:rsidP="0047651C">
            <w:pPr>
              <w:spacing w:before="60"/>
              <w:rPr>
                <w:rFonts w:ascii="微软雅黑" w:eastAsia="微软雅黑" w:hAnsi="微软雅黑"/>
                <w:lang w:eastAsia="zh-CN"/>
              </w:rPr>
            </w:pPr>
          </w:p>
        </w:tc>
        <w:tc>
          <w:tcPr>
            <w:tcW w:w="797" w:type="dxa"/>
            <w:shd w:val="clear" w:color="auto" w:fill="auto"/>
          </w:tcPr>
          <w:p w14:paraId="0639F711"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RMA仓库</w:t>
            </w:r>
          </w:p>
        </w:tc>
        <w:tc>
          <w:tcPr>
            <w:tcW w:w="797" w:type="dxa"/>
            <w:shd w:val="clear" w:color="auto" w:fill="auto"/>
          </w:tcPr>
          <w:p w14:paraId="78C7EFF0" w14:textId="77777777" w:rsidR="00595968" w:rsidRPr="0047651C" w:rsidRDefault="00595968" w:rsidP="0047651C">
            <w:pPr>
              <w:spacing w:before="60"/>
              <w:rPr>
                <w:rFonts w:ascii="微软雅黑" w:eastAsia="微软雅黑" w:hAnsi="微软雅黑"/>
                <w:lang w:eastAsia="zh-CN"/>
              </w:rPr>
            </w:pPr>
          </w:p>
        </w:tc>
        <w:tc>
          <w:tcPr>
            <w:tcW w:w="798" w:type="dxa"/>
            <w:shd w:val="clear" w:color="auto" w:fill="auto"/>
          </w:tcPr>
          <w:p w14:paraId="294CB3D4"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001</w:t>
            </w:r>
          </w:p>
        </w:tc>
        <w:tc>
          <w:tcPr>
            <w:tcW w:w="796" w:type="dxa"/>
            <w:shd w:val="clear" w:color="auto" w:fill="auto"/>
          </w:tcPr>
          <w:p w14:paraId="7E9B9B10"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3</w:t>
            </w:r>
          </w:p>
        </w:tc>
        <w:tc>
          <w:tcPr>
            <w:tcW w:w="796" w:type="dxa"/>
            <w:shd w:val="clear" w:color="auto" w:fill="auto"/>
          </w:tcPr>
          <w:p w14:paraId="3298A6DB"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2017-07-23</w:t>
            </w:r>
          </w:p>
          <w:p w14:paraId="2545E4B8"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23：11：12</w:t>
            </w:r>
          </w:p>
        </w:tc>
        <w:tc>
          <w:tcPr>
            <w:tcW w:w="797" w:type="dxa"/>
            <w:shd w:val="clear" w:color="auto" w:fill="auto"/>
          </w:tcPr>
          <w:p w14:paraId="0564336D" w14:textId="77777777" w:rsidR="00595968" w:rsidRPr="0047651C" w:rsidRDefault="00595968" w:rsidP="0047651C">
            <w:pPr>
              <w:spacing w:before="60"/>
              <w:rPr>
                <w:rFonts w:ascii="微软雅黑" w:eastAsia="微软雅黑" w:hAnsi="微软雅黑"/>
                <w:lang w:eastAsia="zh-CN"/>
              </w:rPr>
            </w:pPr>
          </w:p>
        </w:tc>
        <w:tc>
          <w:tcPr>
            <w:tcW w:w="797" w:type="dxa"/>
            <w:shd w:val="clear" w:color="auto" w:fill="auto"/>
          </w:tcPr>
          <w:p w14:paraId="70158222" w14:textId="77777777" w:rsidR="00595968" w:rsidRPr="0047651C" w:rsidRDefault="00595968" w:rsidP="0047651C">
            <w:pPr>
              <w:spacing w:before="60"/>
              <w:rPr>
                <w:rFonts w:ascii="微软雅黑" w:eastAsia="微软雅黑" w:hAnsi="微软雅黑"/>
                <w:lang w:eastAsia="zh-CN"/>
              </w:rPr>
            </w:pPr>
          </w:p>
        </w:tc>
        <w:tc>
          <w:tcPr>
            <w:tcW w:w="797" w:type="dxa"/>
            <w:shd w:val="clear" w:color="auto" w:fill="auto"/>
          </w:tcPr>
          <w:p w14:paraId="042E52A2" w14:textId="77777777" w:rsidR="00595968" w:rsidRPr="0047651C" w:rsidRDefault="00595968" w:rsidP="0047651C">
            <w:pPr>
              <w:spacing w:before="60"/>
              <w:rPr>
                <w:rFonts w:ascii="微软雅黑" w:eastAsia="微软雅黑" w:hAnsi="微软雅黑"/>
                <w:color w:val="FF0000"/>
                <w:lang w:eastAsia="zh-CN"/>
              </w:rPr>
            </w:pPr>
            <w:r w:rsidRPr="0047651C">
              <w:rPr>
                <w:rFonts w:ascii="微软雅黑" w:eastAsia="微软雅黑" w:hAnsi="微软雅黑" w:hint="eastAsia"/>
                <w:color w:val="FF0000"/>
                <w:lang w:eastAsia="zh-CN"/>
              </w:rPr>
              <w:t>上海</w:t>
            </w:r>
          </w:p>
        </w:tc>
        <w:tc>
          <w:tcPr>
            <w:tcW w:w="764" w:type="dxa"/>
            <w:shd w:val="clear" w:color="auto" w:fill="auto"/>
          </w:tcPr>
          <w:p w14:paraId="0024C322" w14:textId="77777777" w:rsidR="00595968" w:rsidRPr="0047651C" w:rsidRDefault="00595968" w:rsidP="0047651C">
            <w:pPr>
              <w:spacing w:before="60"/>
              <w:rPr>
                <w:rFonts w:ascii="微软雅黑" w:eastAsia="微软雅黑" w:hAnsi="微软雅黑"/>
                <w:color w:val="FF0000"/>
                <w:lang w:eastAsia="zh-CN"/>
              </w:rPr>
            </w:pPr>
            <w:r w:rsidRPr="0047651C">
              <w:rPr>
                <w:rFonts w:ascii="微软雅黑" w:eastAsia="微软雅黑" w:hAnsi="微软雅黑" w:hint="eastAsia"/>
                <w:color w:val="FF0000"/>
                <w:lang w:eastAsia="zh-CN"/>
              </w:rPr>
              <w:t>RMA00123</w:t>
            </w:r>
          </w:p>
        </w:tc>
      </w:tr>
      <w:tr w:rsidR="0047651C" w:rsidRPr="0047651C" w14:paraId="34249832" w14:textId="77777777" w:rsidTr="0047651C">
        <w:tc>
          <w:tcPr>
            <w:tcW w:w="798" w:type="dxa"/>
            <w:shd w:val="clear" w:color="auto" w:fill="auto"/>
          </w:tcPr>
          <w:p w14:paraId="51EA1894"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RMA调整库存12</w:t>
            </w:r>
          </w:p>
        </w:tc>
        <w:tc>
          <w:tcPr>
            <w:tcW w:w="843" w:type="dxa"/>
            <w:shd w:val="clear" w:color="auto" w:fill="auto"/>
          </w:tcPr>
          <w:p w14:paraId="1CBDBC63" w14:textId="77777777" w:rsidR="00595968" w:rsidRPr="0047651C" w:rsidRDefault="00595968" w:rsidP="0047651C">
            <w:pPr>
              <w:spacing w:before="60"/>
              <w:rPr>
                <w:rFonts w:ascii="微软雅黑" w:eastAsia="微软雅黑" w:hAnsi="微软雅黑"/>
                <w:lang w:eastAsia="zh-CN"/>
              </w:rPr>
            </w:pPr>
          </w:p>
        </w:tc>
        <w:tc>
          <w:tcPr>
            <w:tcW w:w="842" w:type="dxa"/>
            <w:shd w:val="clear" w:color="auto" w:fill="auto"/>
          </w:tcPr>
          <w:p w14:paraId="35F0D48B" w14:textId="77777777" w:rsidR="00595968" w:rsidRPr="0047651C" w:rsidRDefault="00595968" w:rsidP="0047651C">
            <w:pPr>
              <w:spacing w:before="60"/>
              <w:rPr>
                <w:rFonts w:ascii="微软雅黑" w:eastAsia="微软雅黑" w:hAnsi="微软雅黑"/>
                <w:lang w:eastAsia="zh-CN"/>
              </w:rPr>
            </w:pPr>
          </w:p>
        </w:tc>
        <w:tc>
          <w:tcPr>
            <w:tcW w:w="797" w:type="dxa"/>
            <w:shd w:val="clear" w:color="auto" w:fill="auto"/>
          </w:tcPr>
          <w:p w14:paraId="7316A346"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RMA仓库</w:t>
            </w:r>
          </w:p>
        </w:tc>
        <w:tc>
          <w:tcPr>
            <w:tcW w:w="797" w:type="dxa"/>
            <w:shd w:val="clear" w:color="auto" w:fill="auto"/>
          </w:tcPr>
          <w:p w14:paraId="468298E9" w14:textId="77777777" w:rsidR="00595968" w:rsidRPr="0047651C" w:rsidRDefault="00595968" w:rsidP="0047651C">
            <w:pPr>
              <w:spacing w:before="60"/>
              <w:rPr>
                <w:rFonts w:ascii="微软雅黑" w:eastAsia="微软雅黑" w:hAnsi="微软雅黑"/>
                <w:lang w:eastAsia="zh-CN"/>
              </w:rPr>
            </w:pPr>
          </w:p>
        </w:tc>
        <w:tc>
          <w:tcPr>
            <w:tcW w:w="798" w:type="dxa"/>
            <w:shd w:val="clear" w:color="auto" w:fill="auto"/>
          </w:tcPr>
          <w:p w14:paraId="1B30EC74"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002</w:t>
            </w:r>
          </w:p>
        </w:tc>
        <w:tc>
          <w:tcPr>
            <w:tcW w:w="796" w:type="dxa"/>
            <w:shd w:val="clear" w:color="auto" w:fill="auto"/>
          </w:tcPr>
          <w:p w14:paraId="3EEBCE65"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4</w:t>
            </w:r>
          </w:p>
        </w:tc>
        <w:tc>
          <w:tcPr>
            <w:tcW w:w="796" w:type="dxa"/>
            <w:shd w:val="clear" w:color="auto" w:fill="auto"/>
          </w:tcPr>
          <w:p w14:paraId="7759D1A1"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2017-07-23</w:t>
            </w:r>
          </w:p>
          <w:p w14:paraId="4BCBFEA1" w14:textId="77777777" w:rsidR="00595968" w:rsidRPr="0047651C" w:rsidRDefault="00595968" w:rsidP="0047651C">
            <w:pPr>
              <w:spacing w:before="60"/>
              <w:rPr>
                <w:rFonts w:ascii="微软雅黑" w:eastAsia="微软雅黑" w:hAnsi="微软雅黑"/>
                <w:lang w:eastAsia="zh-CN"/>
              </w:rPr>
            </w:pPr>
            <w:r w:rsidRPr="0047651C">
              <w:rPr>
                <w:rFonts w:ascii="微软雅黑" w:eastAsia="微软雅黑" w:hAnsi="微软雅黑" w:hint="eastAsia"/>
                <w:lang w:eastAsia="zh-CN"/>
              </w:rPr>
              <w:t>23：11：12</w:t>
            </w:r>
          </w:p>
        </w:tc>
        <w:tc>
          <w:tcPr>
            <w:tcW w:w="797" w:type="dxa"/>
            <w:shd w:val="clear" w:color="auto" w:fill="auto"/>
          </w:tcPr>
          <w:p w14:paraId="6BF44B1D" w14:textId="77777777" w:rsidR="00595968" w:rsidRPr="0047651C" w:rsidRDefault="00595968" w:rsidP="0047651C">
            <w:pPr>
              <w:spacing w:before="60"/>
              <w:rPr>
                <w:rFonts w:ascii="微软雅黑" w:eastAsia="微软雅黑" w:hAnsi="微软雅黑"/>
                <w:lang w:eastAsia="zh-CN"/>
              </w:rPr>
            </w:pPr>
          </w:p>
        </w:tc>
        <w:tc>
          <w:tcPr>
            <w:tcW w:w="797" w:type="dxa"/>
            <w:shd w:val="clear" w:color="auto" w:fill="auto"/>
          </w:tcPr>
          <w:p w14:paraId="15F29591" w14:textId="77777777" w:rsidR="00595968" w:rsidRPr="0047651C" w:rsidRDefault="00595968" w:rsidP="0047651C">
            <w:pPr>
              <w:spacing w:before="60"/>
              <w:rPr>
                <w:rFonts w:ascii="微软雅黑" w:eastAsia="微软雅黑" w:hAnsi="微软雅黑"/>
                <w:lang w:eastAsia="zh-CN"/>
              </w:rPr>
            </w:pPr>
          </w:p>
        </w:tc>
        <w:tc>
          <w:tcPr>
            <w:tcW w:w="797" w:type="dxa"/>
            <w:shd w:val="clear" w:color="auto" w:fill="auto"/>
          </w:tcPr>
          <w:p w14:paraId="1660A33C" w14:textId="77777777" w:rsidR="00595968" w:rsidRPr="0047651C" w:rsidRDefault="00595968" w:rsidP="0047651C">
            <w:pPr>
              <w:spacing w:before="60"/>
              <w:rPr>
                <w:rFonts w:ascii="微软雅黑" w:eastAsia="微软雅黑" w:hAnsi="微软雅黑"/>
                <w:color w:val="FF0000"/>
                <w:lang w:eastAsia="zh-CN"/>
              </w:rPr>
            </w:pPr>
            <w:r w:rsidRPr="0047651C">
              <w:rPr>
                <w:rFonts w:ascii="微软雅黑" w:eastAsia="微软雅黑" w:hAnsi="微软雅黑" w:hint="eastAsia"/>
                <w:color w:val="FF0000"/>
                <w:lang w:eastAsia="zh-CN"/>
              </w:rPr>
              <w:t>上海</w:t>
            </w:r>
          </w:p>
        </w:tc>
        <w:tc>
          <w:tcPr>
            <w:tcW w:w="764" w:type="dxa"/>
            <w:shd w:val="clear" w:color="auto" w:fill="auto"/>
          </w:tcPr>
          <w:p w14:paraId="1462FA2F" w14:textId="77777777" w:rsidR="00595968" w:rsidRPr="0047651C" w:rsidRDefault="00595968" w:rsidP="0047651C">
            <w:pPr>
              <w:spacing w:before="60"/>
              <w:rPr>
                <w:rFonts w:ascii="微软雅黑" w:eastAsia="微软雅黑" w:hAnsi="微软雅黑"/>
                <w:color w:val="FF0000"/>
                <w:lang w:eastAsia="zh-CN"/>
              </w:rPr>
            </w:pPr>
            <w:r w:rsidRPr="0047651C">
              <w:rPr>
                <w:rFonts w:ascii="微软雅黑" w:eastAsia="微软雅黑" w:hAnsi="微软雅黑" w:hint="eastAsia"/>
                <w:color w:val="FF0000"/>
                <w:lang w:eastAsia="zh-CN"/>
              </w:rPr>
              <w:t>RMA00123</w:t>
            </w:r>
          </w:p>
        </w:tc>
      </w:tr>
    </w:tbl>
    <w:p w14:paraId="7AEF75B3" w14:textId="77777777" w:rsidR="00595968" w:rsidRPr="00595968" w:rsidRDefault="00595968" w:rsidP="00595968">
      <w:pPr>
        <w:rPr>
          <w:rFonts w:ascii="微软雅黑" w:eastAsia="微软雅黑" w:hAnsi="微软雅黑"/>
          <w:lang w:eastAsia="zh-CN"/>
        </w:rPr>
      </w:pPr>
    </w:p>
    <w:p w14:paraId="4F83556E" w14:textId="77777777" w:rsidR="00595968" w:rsidRPr="00595968" w:rsidRDefault="00595968" w:rsidP="0047651C">
      <w:pPr>
        <w:pStyle w:val="af3"/>
        <w:widowControl/>
        <w:numPr>
          <w:ilvl w:val="0"/>
          <w:numId w:val="26"/>
        </w:numPr>
        <w:ind w:firstLineChars="0" w:firstLine="420"/>
        <w:rPr>
          <w:rFonts w:ascii="微软雅黑" w:eastAsia="微软雅黑" w:hAnsi="微软雅黑"/>
        </w:rPr>
      </w:pPr>
      <w:r w:rsidRPr="00595968">
        <w:rPr>
          <w:rFonts w:ascii="微软雅黑" w:eastAsia="微软雅黑" w:hAnsi="微软雅黑" w:hint="eastAsia"/>
        </w:rPr>
        <w:t>ZEUS必须记录调整台帐，并变化库存。</w:t>
      </w:r>
    </w:p>
    <w:p w14:paraId="7C712B1C" w14:textId="77777777" w:rsidR="00595968" w:rsidRPr="00595968" w:rsidRDefault="00595968" w:rsidP="0047651C">
      <w:pPr>
        <w:pStyle w:val="af3"/>
        <w:widowControl/>
        <w:numPr>
          <w:ilvl w:val="0"/>
          <w:numId w:val="26"/>
        </w:numPr>
        <w:ind w:firstLineChars="0" w:firstLine="420"/>
        <w:rPr>
          <w:rFonts w:ascii="微软雅黑" w:eastAsia="微软雅黑" w:hAnsi="微软雅黑"/>
        </w:rPr>
      </w:pPr>
      <w:r w:rsidRPr="00595968">
        <w:rPr>
          <w:rFonts w:ascii="微软雅黑" w:eastAsia="微软雅黑" w:hAnsi="微软雅黑" w:hint="eastAsia"/>
        </w:rPr>
        <w:lastRenderedPageBreak/>
        <w:t>ZEUS中必要，而RMA中没有的属性，由ZEUS自己造数据初始化。比如PO编号等。</w:t>
      </w:r>
    </w:p>
    <w:p w14:paraId="1C8FBC52" w14:textId="77777777" w:rsidR="00E74CBF" w:rsidRDefault="00E74CBF" w:rsidP="00E74CBF">
      <w:pPr>
        <w:rPr>
          <w:lang w:val="en-GB" w:eastAsia="zh-CN"/>
        </w:rPr>
      </w:pPr>
    </w:p>
    <w:p w14:paraId="51386609" w14:textId="77777777" w:rsidR="00E74CBF" w:rsidRDefault="00E74CBF" w:rsidP="00E74CBF">
      <w:pPr>
        <w:rPr>
          <w:lang w:val="en-GB" w:eastAsia="zh-CN"/>
        </w:rPr>
      </w:pPr>
    </w:p>
    <w:p w14:paraId="7BAF55B6" w14:textId="77777777" w:rsidR="00E74CBF" w:rsidRDefault="00E74CBF" w:rsidP="00E74CBF">
      <w:pPr>
        <w:rPr>
          <w:lang w:val="en-GB" w:eastAsia="zh-CN"/>
        </w:rPr>
      </w:pPr>
    </w:p>
    <w:p w14:paraId="10781D48" w14:textId="77777777" w:rsidR="00E74CBF" w:rsidRDefault="00E74CBF" w:rsidP="00E74CBF">
      <w:pPr>
        <w:pStyle w:val="2"/>
        <w:rPr>
          <w:lang w:val="en-GB" w:eastAsia="zh-CN"/>
        </w:rPr>
      </w:pPr>
      <w:r>
        <w:rPr>
          <w:rFonts w:hint="eastAsia"/>
          <w:lang w:val="en-GB" w:eastAsia="zh-CN"/>
        </w:rPr>
        <w:t>系统</w:t>
      </w:r>
      <w:r>
        <w:rPr>
          <w:lang w:val="en-GB" w:eastAsia="zh-CN"/>
        </w:rPr>
        <w:t>需求</w:t>
      </w:r>
      <w:r>
        <w:rPr>
          <w:rFonts w:hint="eastAsia"/>
          <w:lang w:val="en-GB" w:eastAsia="zh-CN"/>
        </w:rPr>
        <w:t>SR03</w:t>
      </w:r>
      <w:r>
        <w:rPr>
          <w:rFonts w:hint="eastAsia"/>
          <w:lang w:val="en-GB" w:eastAsia="zh-CN"/>
        </w:rPr>
        <w:t>：</w:t>
      </w:r>
      <w:r>
        <w:rPr>
          <w:lang w:val="en-GB" w:eastAsia="zh-CN"/>
        </w:rPr>
        <w:t xml:space="preserve">B2B/B2C </w:t>
      </w:r>
      <w:r>
        <w:rPr>
          <w:rFonts w:hint="eastAsia"/>
          <w:lang w:val="en-GB" w:eastAsia="zh-CN"/>
        </w:rPr>
        <w:t>批次</w:t>
      </w:r>
      <w:r>
        <w:rPr>
          <w:lang w:val="en-GB" w:eastAsia="zh-CN"/>
        </w:rPr>
        <w:t>库存</w:t>
      </w:r>
    </w:p>
    <w:p w14:paraId="6B0817DD" w14:textId="77777777" w:rsidR="00E74CBF" w:rsidRDefault="00E74CBF" w:rsidP="00E74CBF">
      <w:pPr>
        <w:pStyle w:val="3"/>
        <w:rPr>
          <w:lang w:val="en-GB" w:eastAsia="zh-CN"/>
        </w:rPr>
      </w:pPr>
      <w:r>
        <w:rPr>
          <w:rFonts w:hint="eastAsia"/>
          <w:lang w:val="en-GB" w:eastAsia="zh-CN"/>
        </w:rPr>
        <w:t>功能</w:t>
      </w:r>
      <w:r>
        <w:rPr>
          <w:lang w:val="en-GB" w:eastAsia="zh-CN"/>
        </w:rPr>
        <w:t>需求</w:t>
      </w:r>
    </w:p>
    <w:p w14:paraId="308868C8" w14:textId="77777777" w:rsidR="006E277A" w:rsidRPr="006E277A" w:rsidRDefault="006E277A" w:rsidP="006E277A">
      <w:pPr>
        <w:rPr>
          <w:lang w:val="en-GB" w:eastAsia="zh-CN"/>
        </w:rPr>
      </w:pPr>
      <w:r>
        <w:rPr>
          <w:rFonts w:hint="eastAsia"/>
          <w:lang w:val="en-GB" w:eastAsia="zh-CN"/>
        </w:rPr>
        <w:t>B2B</w:t>
      </w:r>
      <w:r>
        <w:rPr>
          <w:rFonts w:hint="eastAsia"/>
          <w:lang w:val="en-GB" w:eastAsia="zh-CN"/>
        </w:rPr>
        <w:t>供应商</w:t>
      </w:r>
      <w:r>
        <w:rPr>
          <w:lang w:val="en-GB" w:eastAsia="zh-CN"/>
        </w:rPr>
        <w:t>直送</w:t>
      </w:r>
      <w:r>
        <w:rPr>
          <w:rFonts w:hint="eastAsia"/>
          <w:lang w:val="en-GB" w:eastAsia="zh-CN"/>
        </w:rPr>
        <w:t>纳入</w:t>
      </w:r>
      <w:r>
        <w:rPr>
          <w:lang w:val="en-GB" w:eastAsia="zh-CN"/>
        </w:rPr>
        <w:t>批次</w:t>
      </w:r>
      <w:r>
        <w:rPr>
          <w:rFonts w:hint="eastAsia"/>
          <w:lang w:val="en-GB" w:eastAsia="zh-CN"/>
        </w:rPr>
        <w:t>系统</w:t>
      </w:r>
      <w:r>
        <w:rPr>
          <w:lang w:val="en-GB" w:eastAsia="zh-CN"/>
        </w:rPr>
        <w:t>管理</w:t>
      </w:r>
      <w:r>
        <w:rPr>
          <w:rFonts w:hint="eastAsia"/>
          <w:lang w:val="en-GB" w:eastAsia="zh-CN"/>
        </w:rPr>
        <w:t>时序</w:t>
      </w:r>
      <w:r>
        <w:rPr>
          <w:lang w:val="en-GB" w:eastAsia="zh-CN"/>
        </w:rPr>
        <w:t>图</w:t>
      </w:r>
      <w:r>
        <w:rPr>
          <w:rFonts w:hint="eastAsia"/>
          <w:lang w:val="en-GB" w:eastAsia="zh-CN"/>
        </w:rPr>
        <w:t>：</w:t>
      </w:r>
    </w:p>
    <w:p w14:paraId="7C287EEB" w14:textId="77777777" w:rsidR="006E277A" w:rsidRDefault="006E277A" w:rsidP="006E277A">
      <w:pPr>
        <w:rPr>
          <w:rFonts w:ascii="微软雅黑" w:eastAsia="微软雅黑" w:hAnsi="微软雅黑"/>
        </w:rPr>
      </w:pPr>
      <w:r>
        <w:rPr>
          <w:rFonts w:ascii="微软雅黑" w:eastAsia="微软雅黑" w:hAnsi="微软雅黑"/>
        </w:rPr>
        <w:fldChar w:fldCharType="begin"/>
      </w:r>
      <w:r>
        <w:rPr>
          <w:rFonts w:ascii="微软雅黑" w:eastAsia="微软雅黑" w:hAnsi="微软雅黑"/>
        </w:rPr>
        <w:instrText xml:space="preserve"> INCLUDEPICTURE  "cid:image001.jpg@01CE9E7E.F6ED5560" \* MERGEFORMATINET </w:instrText>
      </w:r>
      <w:r>
        <w:rPr>
          <w:rFonts w:ascii="微软雅黑" w:eastAsia="微软雅黑" w:hAnsi="微软雅黑"/>
        </w:rPr>
        <w:fldChar w:fldCharType="separate"/>
      </w:r>
      <w:r w:rsidR="00627BC6">
        <w:rPr>
          <w:rFonts w:ascii="微软雅黑" w:eastAsia="微软雅黑" w:hAnsi="微软雅黑"/>
        </w:rPr>
        <w:fldChar w:fldCharType="begin"/>
      </w:r>
      <w:r w:rsidR="00627BC6">
        <w:rPr>
          <w:rFonts w:ascii="微软雅黑" w:eastAsia="微软雅黑" w:hAnsi="微软雅黑"/>
        </w:rPr>
        <w:instrText xml:space="preserve"> </w:instrText>
      </w:r>
      <w:r w:rsidR="00627BC6">
        <w:rPr>
          <w:rFonts w:ascii="微软雅黑" w:eastAsia="微软雅黑" w:hAnsi="微软雅黑"/>
        </w:rPr>
        <w:instrText>INCLUDEPICTURE  "cid:image001.jpg@01CE9E7E.F6ED5560" \* MERGEFORMATINET</w:instrText>
      </w:r>
      <w:r w:rsidR="00627BC6">
        <w:rPr>
          <w:rFonts w:ascii="微软雅黑" w:eastAsia="微软雅黑" w:hAnsi="微软雅黑"/>
        </w:rPr>
        <w:instrText xml:space="preserve"> </w:instrText>
      </w:r>
      <w:r w:rsidR="00627BC6">
        <w:rPr>
          <w:rFonts w:ascii="微软雅黑" w:eastAsia="微软雅黑" w:hAnsi="微软雅黑"/>
        </w:rPr>
        <w:fldChar w:fldCharType="separate"/>
      </w:r>
      <w:r w:rsidR="007A25F8">
        <w:rPr>
          <w:rFonts w:ascii="微软雅黑" w:eastAsia="微软雅黑" w:hAnsi="微软雅黑"/>
        </w:rPr>
        <w:pict w14:anchorId="07399373">
          <v:shape id="_x0000_i1029" type="#_x0000_t75" style="width:410.05pt;height:305.3pt">
            <v:imagedata r:id="rId15" r:href="rId16"/>
          </v:shape>
        </w:pict>
      </w:r>
      <w:r w:rsidR="00627BC6">
        <w:rPr>
          <w:rFonts w:ascii="微软雅黑" w:eastAsia="微软雅黑" w:hAnsi="微软雅黑"/>
        </w:rPr>
        <w:fldChar w:fldCharType="end"/>
      </w:r>
      <w:r>
        <w:rPr>
          <w:rFonts w:ascii="微软雅黑" w:eastAsia="微软雅黑" w:hAnsi="微软雅黑"/>
        </w:rPr>
        <w:fldChar w:fldCharType="end"/>
      </w:r>
    </w:p>
    <w:p w14:paraId="3899FB67" w14:textId="77777777" w:rsidR="006E277A" w:rsidRDefault="006E277A" w:rsidP="006E277A">
      <w:pPr>
        <w:rPr>
          <w:rFonts w:ascii="微软雅黑" w:eastAsia="微软雅黑" w:hAnsi="微软雅黑"/>
          <w:lang w:eastAsia="zh-CN"/>
        </w:rPr>
      </w:pPr>
      <w:r>
        <w:rPr>
          <w:rFonts w:ascii="微软雅黑" w:eastAsia="微软雅黑" w:hAnsi="微软雅黑" w:hint="eastAsia"/>
          <w:lang w:eastAsia="zh-CN"/>
        </w:rPr>
        <w:t>上图为流程设计，</w:t>
      </w:r>
      <w:r w:rsidRPr="007125D8">
        <w:rPr>
          <w:rFonts w:ascii="微软雅黑" w:eastAsia="微软雅黑" w:hAnsi="微软雅黑" w:hint="eastAsia"/>
          <w:color w:val="FF0000"/>
          <w:lang w:eastAsia="zh-CN"/>
        </w:rPr>
        <w:t>功能定义为2个接口</w:t>
      </w:r>
      <w:r>
        <w:rPr>
          <w:rFonts w:ascii="微软雅黑" w:eastAsia="微软雅黑" w:hAnsi="微软雅黑" w:hint="eastAsia"/>
          <w:lang w:eastAsia="zh-CN"/>
        </w:rPr>
        <w:t>，第1个生成ASN，第2个执行DO发运。</w:t>
      </w:r>
    </w:p>
    <w:p w14:paraId="064E65FA" w14:textId="77777777" w:rsidR="006E277A" w:rsidRDefault="006E277A" w:rsidP="006E277A">
      <w:pPr>
        <w:widowControl w:val="0"/>
        <w:numPr>
          <w:ilvl w:val="0"/>
          <w:numId w:val="45"/>
        </w:numPr>
        <w:overflowPunct/>
        <w:autoSpaceDE/>
        <w:autoSpaceDN/>
        <w:adjustRightInd/>
        <w:spacing w:after="0"/>
        <w:jc w:val="both"/>
        <w:textAlignment w:val="auto"/>
        <w:rPr>
          <w:rFonts w:ascii="微软雅黑" w:eastAsia="微软雅黑" w:hAnsi="微软雅黑"/>
          <w:lang w:eastAsia="zh-CN"/>
        </w:rPr>
      </w:pPr>
      <w:r>
        <w:rPr>
          <w:rFonts w:ascii="微软雅黑" w:eastAsia="微软雅黑" w:hAnsi="微软雅黑" w:hint="eastAsia"/>
          <w:lang w:eastAsia="zh-CN"/>
        </w:rPr>
        <w:t>前台客户端调用“B2B执行ASN收货接口”，接口首先判断PO是否存在</w:t>
      </w:r>
    </w:p>
    <w:p w14:paraId="08AAED35" w14:textId="77777777" w:rsidR="006E277A" w:rsidRDefault="006E277A" w:rsidP="006E277A">
      <w:pPr>
        <w:widowControl w:val="0"/>
        <w:numPr>
          <w:ilvl w:val="0"/>
          <w:numId w:val="46"/>
        </w:numPr>
        <w:overflowPunct/>
        <w:autoSpaceDE/>
        <w:autoSpaceDN/>
        <w:adjustRightInd/>
        <w:spacing w:after="0"/>
        <w:jc w:val="both"/>
        <w:textAlignment w:val="auto"/>
        <w:rPr>
          <w:rFonts w:ascii="微软雅黑" w:eastAsia="微软雅黑" w:hAnsi="微软雅黑"/>
        </w:rPr>
      </w:pPr>
      <w:r>
        <w:rPr>
          <w:rFonts w:ascii="微软雅黑" w:eastAsia="微软雅黑" w:hAnsi="微软雅黑" w:hint="eastAsia"/>
        </w:rPr>
        <w:t>存在，则进入下一步。</w:t>
      </w:r>
    </w:p>
    <w:p w14:paraId="205AC560" w14:textId="77777777" w:rsidR="006E277A" w:rsidRDefault="006E277A" w:rsidP="006E277A">
      <w:pPr>
        <w:widowControl w:val="0"/>
        <w:numPr>
          <w:ilvl w:val="0"/>
          <w:numId w:val="46"/>
        </w:numPr>
        <w:overflowPunct/>
        <w:autoSpaceDE/>
        <w:autoSpaceDN/>
        <w:adjustRightInd/>
        <w:spacing w:after="0"/>
        <w:jc w:val="both"/>
        <w:textAlignment w:val="auto"/>
        <w:rPr>
          <w:rFonts w:ascii="微软雅黑" w:eastAsia="微软雅黑" w:hAnsi="微软雅黑"/>
        </w:rPr>
      </w:pPr>
      <w:r>
        <w:rPr>
          <w:rFonts w:ascii="微软雅黑" w:eastAsia="微软雅黑" w:hAnsi="微软雅黑" w:hint="eastAsia"/>
        </w:rPr>
        <w:t>不存在，返回提示。</w:t>
      </w:r>
    </w:p>
    <w:p w14:paraId="5552B36A" w14:textId="77777777" w:rsidR="006E277A" w:rsidRDefault="006E277A" w:rsidP="006E277A">
      <w:pPr>
        <w:ind w:left="360"/>
        <w:rPr>
          <w:rFonts w:ascii="微软雅黑" w:eastAsia="微软雅黑" w:hAnsi="微软雅黑"/>
          <w:lang w:eastAsia="zh-CN"/>
        </w:rPr>
      </w:pPr>
      <w:r>
        <w:rPr>
          <w:rFonts w:ascii="微软雅黑" w:eastAsia="微软雅黑" w:hAnsi="微软雅黑" w:hint="eastAsia"/>
          <w:lang w:eastAsia="zh-CN"/>
        </w:rPr>
        <w:t>然后判断PO是否已经生成了ASN</w:t>
      </w:r>
    </w:p>
    <w:p w14:paraId="60B9C48B" w14:textId="77777777" w:rsidR="006E277A" w:rsidRDefault="006E277A" w:rsidP="006E277A">
      <w:pPr>
        <w:widowControl w:val="0"/>
        <w:numPr>
          <w:ilvl w:val="0"/>
          <w:numId w:val="47"/>
        </w:numPr>
        <w:overflowPunct/>
        <w:autoSpaceDE/>
        <w:autoSpaceDN/>
        <w:adjustRightInd/>
        <w:spacing w:after="0"/>
        <w:jc w:val="both"/>
        <w:textAlignment w:val="auto"/>
        <w:rPr>
          <w:rFonts w:ascii="微软雅黑" w:eastAsia="微软雅黑" w:hAnsi="微软雅黑"/>
          <w:lang w:eastAsia="zh-CN"/>
        </w:rPr>
      </w:pPr>
      <w:r>
        <w:rPr>
          <w:rFonts w:ascii="微软雅黑" w:eastAsia="微软雅黑" w:hAnsi="微软雅黑" w:hint="eastAsia"/>
          <w:lang w:eastAsia="zh-CN"/>
        </w:rPr>
        <w:lastRenderedPageBreak/>
        <w:t>已经生成，将这个ASN_NBR作为结果返回给调用方，这种情况往往是出现了TIMEOUT异常导致调用方进行重复提交。</w:t>
      </w:r>
    </w:p>
    <w:p w14:paraId="51B5FCEF" w14:textId="77777777" w:rsidR="006E277A" w:rsidRDefault="006E277A" w:rsidP="006E277A">
      <w:pPr>
        <w:widowControl w:val="0"/>
        <w:numPr>
          <w:ilvl w:val="0"/>
          <w:numId w:val="47"/>
        </w:numPr>
        <w:overflowPunct/>
        <w:autoSpaceDE/>
        <w:autoSpaceDN/>
        <w:adjustRightInd/>
        <w:spacing w:after="0"/>
        <w:jc w:val="both"/>
        <w:textAlignment w:val="auto"/>
        <w:rPr>
          <w:rFonts w:ascii="微软雅黑" w:eastAsia="微软雅黑" w:hAnsi="微软雅黑"/>
        </w:rPr>
      </w:pPr>
      <w:r>
        <w:rPr>
          <w:rFonts w:ascii="微软雅黑" w:eastAsia="微软雅黑" w:hAnsi="微软雅黑" w:hint="eastAsia"/>
        </w:rPr>
        <w:t>未生成，进入下一步，</w:t>
      </w:r>
    </w:p>
    <w:p w14:paraId="4DB54101" w14:textId="77777777" w:rsidR="006E277A" w:rsidRDefault="006E277A" w:rsidP="006E277A">
      <w:pPr>
        <w:ind w:left="360"/>
        <w:rPr>
          <w:rFonts w:ascii="微软雅黑" w:eastAsia="微软雅黑" w:hAnsi="微软雅黑"/>
          <w:lang w:eastAsia="zh-CN"/>
        </w:rPr>
      </w:pPr>
      <w:r>
        <w:rPr>
          <w:rFonts w:ascii="微软雅黑" w:eastAsia="微软雅黑" w:hAnsi="微软雅黑" w:hint="eastAsia"/>
          <w:lang w:eastAsia="zh-CN"/>
        </w:rPr>
        <w:t>调用ASN接口生成ASN编号</w:t>
      </w:r>
    </w:p>
    <w:p w14:paraId="3D8B9795" w14:textId="77777777" w:rsidR="006E277A" w:rsidRDefault="006E277A" w:rsidP="006E277A">
      <w:pPr>
        <w:widowControl w:val="0"/>
        <w:numPr>
          <w:ilvl w:val="0"/>
          <w:numId w:val="48"/>
        </w:numPr>
        <w:overflowPunct/>
        <w:autoSpaceDE/>
        <w:autoSpaceDN/>
        <w:adjustRightInd/>
        <w:spacing w:after="0"/>
        <w:jc w:val="both"/>
        <w:textAlignment w:val="auto"/>
        <w:rPr>
          <w:rFonts w:ascii="微软雅黑" w:eastAsia="微软雅黑" w:hAnsi="微软雅黑"/>
          <w:lang w:eastAsia="zh-CN"/>
        </w:rPr>
      </w:pPr>
      <w:r>
        <w:rPr>
          <w:rFonts w:ascii="微软雅黑" w:eastAsia="微软雅黑" w:hAnsi="微软雅黑" w:hint="eastAsia"/>
          <w:lang w:eastAsia="zh-CN"/>
        </w:rPr>
        <w:t>成功，则发起一个线程，在zeus中执行PO收货，PO上架的业务。</w:t>
      </w:r>
    </w:p>
    <w:p w14:paraId="2F430F43" w14:textId="77777777" w:rsidR="006E277A" w:rsidRDefault="006E277A" w:rsidP="006E277A">
      <w:pPr>
        <w:widowControl w:val="0"/>
        <w:numPr>
          <w:ilvl w:val="0"/>
          <w:numId w:val="48"/>
        </w:numPr>
        <w:overflowPunct/>
        <w:autoSpaceDE/>
        <w:autoSpaceDN/>
        <w:adjustRightInd/>
        <w:spacing w:after="0"/>
        <w:jc w:val="both"/>
        <w:textAlignment w:val="auto"/>
        <w:rPr>
          <w:rFonts w:ascii="微软雅黑" w:eastAsia="微软雅黑" w:hAnsi="微软雅黑"/>
          <w:lang w:eastAsia="zh-CN"/>
        </w:rPr>
      </w:pPr>
      <w:r>
        <w:rPr>
          <w:rFonts w:ascii="微软雅黑" w:eastAsia="微软雅黑" w:hAnsi="微软雅黑" w:hint="eastAsia"/>
          <w:lang w:eastAsia="zh-CN"/>
        </w:rPr>
        <w:t>失败，返回结论给调用方。</w:t>
      </w:r>
    </w:p>
    <w:p w14:paraId="3AAD58E7" w14:textId="77777777" w:rsidR="006E277A" w:rsidRPr="009D4483" w:rsidRDefault="006E277A" w:rsidP="006E277A">
      <w:pPr>
        <w:ind w:left="360"/>
        <w:rPr>
          <w:rFonts w:ascii="微软雅黑" w:eastAsia="微软雅黑" w:hAnsi="微软雅黑"/>
          <w:lang w:eastAsia="zh-CN"/>
        </w:rPr>
      </w:pPr>
      <w:r>
        <w:rPr>
          <w:rFonts w:ascii="微软雅黑" w:eastAsia="微软雅黑" w:hAnsi="微软雅黑" w:hint="eastAsia"/>
          <w:lang w:eastAsia="zh-CN"/>
        </w:rPr>
        <w:t>最后是zeus系统内部创建PO收货和PO上架的交易。</w:t>
      </w:r>
    </w:p>
    <w:p w14:paraId="27386E69" w14:textId="77777777" w:rsidR="006E277A" w:rsidRPr="0054786D" w:rsidRDefault="006E277A" w:rsidP="006E277A">
      <w:pPr>
        <w:rPr>
          <w:noProof/>
          <w:color w:val="FF0000"/>
          <w:lang w:eastAsia="zh-CN"/>
        </w:rPr>
      </w:pPr>
      <w:r w:rsidRPr="0054786D">
        <w:rPr>
          <w:rFonts w:hint="eastAsia"/>
          <w:noProof/>
          <w:color w:val="FF0000"/>
          <w:lang w:eastAsia="zh-CN"/>
        </w:rPr>
        <w:t>PO</w:t>
      </w:r>
      <w:r w:rsidRPr="0054786D">
        <w:rPr>
          <w:rFonts w:hint="eastAsia"/>
          <w:noProof/>
          <w:color w:val="FF0000"/>
          <w:lang w:eastAsia="zh-CN"/>
        </w:rPr>
        <w:t>和</w:t>
      </w:r>
      <w:r w:rsidRPr="0054786D">
        <w:rPr>
          <w:rFonts w:hint="eastAsia"/>
          <w:noProof/>
          <w:color w:val="FF0000"/>
          <w:lang w:eastAsia="zh-CN"/>
        </w:rPr>
        <w:t>ASN</w:t>
      </w:r>
      <w:r w:rsidRPr="0054786D">
        <w:rPr>
          <w:rFonts w:hint="eastAsia"/>
          <w:noProof/>
          <w:color w:val="FF0000"/>
          <w:lang w:eastAsia="zh-CN"/>
        </w:rPr>
        <w:t>是一一对应的。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1718"/>
        <w:gridCol w:w="1701"/>
      </w:tblGrid>
      <w:tr w:rsidR="006E277A" w:rsidRPr="00A81890" w14:paraId="2B1F56BE" w14:textId="77777777" w:rsidTr="006E277A">
        <w:trPr>
          <w:trHeight w:val="314"/>
        </w:trPr>
        <w:tc>
          <w:tcPr>
            <w:tcW w:w="2952" w:type="dxa"/>
            <w:vMerge w:val="restart"/>
            <w:tcBorders>
              <w:top w:val="single" w:sz="4" w:space="0" w:color="auto"/>
              <w:left w:val="single" w:sz="4" w:space="0" w:color="auto"/>
              <w:bottom w:val="single" w:sz="4" w:space="0" w:color="auto"/>
              <w:right w:val="single" w:sz="4" w:space="0" w:color="auto"/>
            </w:tcBorders>
            <w:hideMark/>
          </w:tcPr>
          <w:p w14:paraId="3AF0797A" w14:textId="77777777" w:rsidR="006E277A" w:rsidRPr="00A81890" w:rsidRDefault="006E277A" w:rsidP="006E277A">
            <w:pPr>
              <w:spacing w:before="100" w:beforeAutospacing="1" w:after="100" w:afterAutospacing="1"/>
              <w:rPr>
                <w:rFonts w:ascii="Calibri" w:hAnsi="Calibri"/>
                <w:color w:val="1F497D"/>
                <w:szCs w:val="22"/>
              </w:rPr>
            </w:pPr>
            <w:r w:rsidRPr="00B6594D">
              <w:rPr>
                <w:rFonts w:ascii="Calibri" w:hAnsi="Calibri" w:hint="eastAsia"/>
                <w:color w:val="1F497D"/>
                <w:szCs w:val="22"/>
              </w:rPr>
              <w:t>输入</w:t>
            </w:r>
          </w:p>
        </w:tc>
        <w:tc>
          <w:tcPr>
            <w:tcW w:w="3419" w:type="dxa"/>
            <w:gridSpan w:val="2"/>
            <w:tcBorders>
              <w:top w:val="single" w:sz="4" w:space="0" w:color="auto"/>
              <w:left w:val="single" w:sz="4" w:space="0" w:color="auto"/>
              <w:bottom w:val="single" w:sz="4" w:space="0" w:color="auto"/>
              <w:right w:val="single" w:sz="4" w:space="0" w:color="auto"/>
            </w:tcBorders>
            <w:hideMark/>
          </w:tcPr>
          <w:p w14:paraId="3671142A" w14:textId="77777777" w:rsidR="006E277A" w:rsidRPr="00A81890" w:rsidRDefault="006E277A" w:rsidP="006E277A">
            <w:pPr>
              <w:spacing w:before="100" w:beforeAutospacing="1" w:after="100" w:afterAutospacing="1"/>
              <w:rPr>
                <w:rFonts w:ascii="Calibri" w:hAnsi="Calibri"/>
                <w:color w:val="1F497D"/>
                <w:szCs w:val="22"/>
              </w:rPr>
            </w:pPr>
            <w:r>
              <w:rPr>
                <w:rFonts w:ascii="Calibri" w:hAnsi="Calibri" w:hint="eastAsia"/>
                <w:color w:val="1F497D"/>
                <w:szCs w:val="22"/>
              </w:rPr>
              <w:t>PO</w:t>
            </w:r>
            <w:r>
              <w:rPr>
                <w:rFonts w:ascii="Calibri" w:hAnsi="Calibri" w:hint="eastAsia"/>
                <w:color w:val="1F497D"/>
                <w:szCs w:val="22"/>
              </w:rPr>
              <w:t>单号</w:t>
            </w:r>
            <w:r>
              <w:rPr>
                <w:rFonts w:ascii="Calibri" w:hAnsi="Calibri" w:hint="eastAsia"/>
                <w:color w:val="1F497D"/>
                <w:szCs w:val="22"/>
              </w:rPr>
              <w:t xml:space="preserve"> </w:t>
            </w:r>
            <w:r>
              <w:rPr>
                <w:rFonts w:ascii="Calibri" w:hAnsi="Calibri" w:hint="eastAsia"/>
                <w:color w:val="1F497D"/>
                <w:szCs w:val="22"/>
              </w:rPr>
              <w:t>必填</w:t>
            </w:r>
          </w:p>
        </w:tc>
      </w:tr>
      <w:tr w:rsidR="006E277A" w:rsidRPr="00A81890" w14:paraId="5B780F69" w14:textId="77777777" w:rsidTr="006E277A">
        <w:trPr>
          <w:trHeight w:val="314"/>
        </w:trPr>
        <w:tc>
          <w:tcPr>
            <w:tcW w:w="2952" w:type="dxa"/>
            <w:vMerge/>
            <w:tcBorders>
              <w:top w:val="single" w:sz="4" w:space="0" w:color="auto"/>
              <w:left w:val="single" w:sz="4" w:space="0" w:color="auto"/>
              <w:bottom w:val="single" w:sz="4" w:space="0" w:color="auto"/>
              <w:right w:val="single" w:sz="4" w:space="0" w:color="auto"/>
            </w:tcBorders>
          </w:tcPr>
          <w:p w14:paraId="6C4F7570" w14:textId="77777777" w:rsidR="006E277A" w:rsidRPr="00A81890" w:rsidRDefault="006E277A" w:rsidP="006E277A">
            <w:pPr>
              <w:spacing w:before="100" w:beforeAutospacing="1" w:after="100" w:afterAutospacing="1"/>
              <w:rPr>
                <w:rFonts w:ascii="宋体" w:hAnsi="宋体"/>
                <w:color w:val="1F497D"/>
                <w:sz w:val="24"/>
                <w:szCs w:val="22"/>
              </w:rPr>
            </w:pPr>
          </w:p>
        </w:tc>
        <w:tc>
          <w:tcPr>
            <w:tcW w:w="3419" w:type="dxa"/>
            <w:gridSpan w:val="2"/>
            <w:tcBorders>
              <w:top w:val="single" w:sz="4" w:space="0" w:color="auto"/>
              <w:left w:val="single" w:sz="4" w:space="0" w:color="auto"/>
              <w:bottom w:val="single" w:sz="4" w:space="0" w:color="auto"/>
              <w:right w:val="single" w:sz="4" w:space="0" w:color="auto"/>
            </w:tcBorders>
          </w:tcPr>
          <w:p w14:paraId="3F592F4A" w14:textId="77777777" w:rsidR="006E277A" w:rsidRPr="00B6594D" w:rsidRDefault="006E277A" w:rsidP="006E277A">
            <w:pPr>
              <w:spacing w:before="100" w:beforeAutospacing="1" w:after="100" w:afterAutospacing="1"/>
              <w:rPr>
                <w:rFonts w:ascii="Calibri" w:hAnsi="Calibri"/>
                <w:color w:val="1F497D"/>
                <w:szCs w:val="22"/>
              </w:rPr>
            </w:pPr>
            <w:r w:rsidRPr="00B6594D">
              <w:rPr>
                <w:rFonts w:ascii="Calibri" w:hAnsi="Calibri" w:hint="eastAsia"/>
                <w:color w:val="1F497D"/>
                <w:szCs w:val="22"/>
              </w:rPr>
              <w:t>SO</w:t>
            </w:r>
            <w:r>
              <w:rPr>
                <w:rFonts w:ascii="Calibri" w:hAnsi="Calibri" w:hint="eastAsia"/>
                <w:color w:val="1F497D"/>
                <w:szCs w:val="22"/>
              </w:rPr>
              <w:t>ID</w:t>
            </w:r>
            <w:r>
              <w:rPr>
                <w:rFonts w:ascii="Calibri" w:hAnsi="Calibri" w:hint="eastAsia"/>
                <w:color w:val="1F497D"/>
                <w:szCs w:val="22"/>
              </w:rPr>
              <w:t>必填</w:t>
            </w:r>
          </w:p>
        </w:tc>
      </w:tr>
      <w:tr w:rsidR="006E277A" w:rsidRPr="00A81890" w14:paraId="4C72054C" w14:textId="77777777" w:rsidTr="006E277A">
        <w:trPr>
          <w:trHeight w:val="2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F40DB5" w14:textId="77777777" w:rsidR="006E277A" w:rsidRPr="00A81890" w:rsidRDefault="006E277A" w:rsidP="006E277A">
            <w:pPr>
              <w:spacing w:before="100" w:beforeAutospacing="1" w:after="100" w:afterAutospacing="1"/>
              <w:rPr>
                <w:rFonts w:ascii="Calibri" w:hAnsi="Calibri"/>
                <w:color w:val="1F497D"/>
                <w:szCs w:val="22"/>
              </w:rPr>
            </w:pPr>
          </w:p>
        </w:tc>
        <w:tc>
          <w:tcPr>
            <w:tcW w:w="1718" w:type="dxa"/>
            <w:vMerge w:val="restart"/>
            <w:tcBorders>
              <w:top w:val="single" w:sz="4" w:space="0" w:color="auto"/>
              <w:left w:val="single" w:sz="4" w:space="0" w:color="auto"/>
              <w:bottom w:val="single" w:sz="4" w:space="0" w:color="auto"/>
              <w:right w:val="single" w:sz="4" w:space="0" w:color="auto"/>
            </w:tcBorders>
            <w:hideMark/>
          </w:tcPr>
          <w:p w14:paraId="58BE9512" w14:textId="77777777" w:rsidR="006E277A" w:rsidRPr="002F12AD" w:rsidRDefault="006E277A" w:rsidP="006E277A">
            <w:pPr>
              <w:spacing w:before="100" w:beforeAutospacing="1" w:after="100" w:afterAutospacing="1"/>
              <w:rPr>
                <w:rFonts w:ascii="Calibri" w:hAnsi="Calibri"/>
                <w:color w:val="1F497D"/>
                <w:szCs w:val="22"/>
              </w:rPr>
            </w:pPr>
            <w:r w:rsidRPr="00B6594D">
              <w:rPr>
                <w:rFonts w:ascii="Calibri" w:hAnsi="Calibri"/>
                <w:color w:val="1F497D"/>
                <w:szCs w:val="22"/>
              </w:rPr>
              <w:t>List&lt;</w:t>
            </w:r>
            <w:r w:rsidRPr="00B6594D">
              <w:rPr>
                <w:rFonts w:ascii="Calibri" w:hAnsi="Calibri" w:hint="eastAsia"/>
                <w:color w:val="1F497D"/>
                <w:szCs w:val="22"/>
              </w:rPr>
              <w:t>商品明细</w:t>
            </w:r>
            <w:r w:rsidRPr="00B6594D">
              <w:rPr>
                <w:rFonts w:ascii="Calibri" w:hAnsi="Calibri"/>
                <w:color w:val="1F497D"/>
                <w:szCs w:val="22"/>
              </w:rPr>
              <w:t>&gt;</w:t>
            </w:r>
          </w:p>
        </w:tc>
        <w:tc>
          <w:tcPr>
            <w:tcW w:w="1701" w:type="dxa"/>
            <w:tcBorders>
              <w:top w:val="single" w:sz="4" w:space="0" w:color="auto"/>
              <w:left w:val="single" w:sz="4" w:space="0" w:color="auto"/>
              <w:bottom w:val="single" w:sz="4" w:space="0" w:color="auto"/>
              <w:right w:val="single" w:sz="4" w:space="0" w:color="auto"/>
            </w:tcBorders>
            <w:hideMark/>
          </w:tcPr>
          <w:p w14:paraId="2269B5D9" w14:textId="77777777" w:rsidR="006E277A" w:rsidRPr="00A81890" w:rsidRDefault="006E277A" w:rsidP="006E277A">
            <w:pPr>
              <w:spacing w:before="100" w:beforeAutospacing="1" w:after="100" w:afterAutospacing="1"/>
              <w:rPr>
                <w:rFonts w:ascii="Calibri" w:hAnsi="Calibri"/>
                <w:color w:val="1F497D"/>
                <w:szCs w:val="22"/>
              </w:rPr>
            </w:pPr>
            <w:r>
              <w:rPr>
                <w:rFonts w:ascii="Calibri" w:hAnsi="Calibri" w:hint="eastAsia"/>
                <w:color w:val="1F497D"/>
                <w:szCs w:val="22"/>
              </w:rPr>
              <w:t>商品</w:t>
            </w:r>
            <w:r>
              <w:rPr>
                <w:rFonts w:ascii="Calibri" w:hAnsi="Calibri" w:hint="eastAsia"/>
                <w:color w:val="1F497D"/>
                <w:szCs w:val="22"/>
              </w:rPr>
              <w:t>ID</w:t>
            </w:r>
            <w:r>
              <w:rPr>
                <w:rFonts w:ascii="Calibri" w:hAnsi="Calibri" w:hint="eastAsia"/>
                <w:color w:val="1F497D"/>
                <w:szCs w:val="22"/>
              </w:rPr>
              <w:t>必填</w:t>
            </w:r>
          </w:p>
        </w:tc>
      </w:tr>
      <w:tr w:rsidR="006E277A" w:rsidRPr="00A81890" w14:paraId="42963C3C" w14:textId="77777777" w:rsidTr="006E277A">
        <w:trPr>
          <w:trHeight w:val="2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4208AE" w14:textId="77777777" w:rsidR="006E277A" w:rsidRPr="00A81890" w:rsidRDefault="006E277A" w:rsidP="006E277A">
            <w:pPr>
              <w:spacing w:before="100" w:beforeAutospacing="1" w:after="100" w:afterAutospacing="1"/>
              <w:rPr>
                <w:rFonts w:ascii="Calibri" w:hAnsi="Calibri"/>
                <w:color w:val="1F497D"/>
                <w:szCs w:val="22"/>
              </w:rPr>
            </w:pPr>
          </w:p>
        </w:tc>
        <w:tc>
          <w:tcPr>
            <w:tcW w:w="1718" w:type="dxa"/>
            <w:vMerge/>
            <w:tcBorders>
              <w:top w:val="single" w:sz="4" w:space="0" w:color="auto"/>
              <w:left w:val="single" w:sz="4" w:space="0" w:color="auto"/>
              <w:bottom w:val="single" w:sz="4" w:space="0" w:color="auto"/>
              <w:right w:val="single" w:sz="4" w:space="0" w:color="auto"/>
            </w:tcBorders>
            <w:hideMark/>
          </w:tcPr>
          <w:p w14:paraId="7953CD67" w14:textId="77777777" w:rsidR="006E277A" w:rsidRPr="00B6594D" w:rsidRDefault="006E277A" w:rsidP="006E277A">
            <w:pPr>
              <w:spacing w:before="100" w:beforeAutospacing="1" w:after="100" w:afterAutospacing="1"/>
              <w:rPr>
                <w:rFonts w:ascii="Calibri" w:hAnsi="Calibri"/>
                <w:color w:val="1F497D"/>
                <w:szCs w:val="22"/>
              </w:rPr>
            </w:pPr>
          </w:p>
        </w:tc>
        <w:tc>
          <w:tcPr>
            <w:tcW w:w="1701" w:type="dxa"/>
            <w:tcBorders>
              <w:top w:val="single" w:sz="4" w:space="0" w:color="auto"/>
              <w:left w:val="single" w:sz="4" w:space="0" w:color="auto"/>
              <w:bottom w:val="single" w:sz="4" w:space="0" w:color="auto"/>
              <w:right w:val="single" w:sz="4" w:space="0" w:color="auto"/>
            </w:tcBorders>
            <w:hideMark/>
          </w:tcPr>
          <w:p w14:paraId="1EFBF297" w14:textId="77777777" w:rsidR="006E277A" w:rsidRPr="00B6594D" w:rsidRDefault="006E277A" w:rsidP="006E277A">
            <w:pPr>
              <w:spacing w:before="100" w:beforeAutospacing="1" w:after="100" w:afterAutospacing="1"/>
              <w:rPr>
                <w:rFonts w:ascii="Calibri" w:hAnsi="Calibri"/>
                <w:color w:val="1F497D"/>
                <w:szCs w:val="22"/>
              </w:rPr>
            </w:pPr>
            <w:r w:rsidRPr="00B6594D">
              <w:rPr>
                <w:rFonts w:ascii="Calibri" w:hAnsi="Calibri" w:hint="eastAsia"/>
                <w:color w:val="1F497D"/>
                <w:szCs w:val="22"/>
              </w:rPr>
              <w:t>产品</w:t>
            </w:r>
            <w:r w:rsidRPr="00B6594D">
              <w:rPr>
                <w:rFonts w:ascii="Calibri" w:hAnsi="Calibri"/>
                <w:color w:val="1F497D"/>
                <w:szCs w:val="22"/>
              </w:rPr>
              <w:t>ID</w:t>
            </w:r>
            <w:r>
              <w:rPr>
                <w:rFonts w:ascii="Calibri" w:hAnsi="Calibri" w:hint="eastAsia"/>
                <w:color w:val="1F497D"/>
                <w:szCs w:val="22"/>
              </w:rPr>
              <w:t>必填</w:t>
            </w:r>
          </w:p>
        </w:tc>
      </w:tr>
      <w:tr w:rsidR="006E277A" w:rsidRPr="00A81890" w14:paraId="2399D6C3" w14:textId="77777777" w:rsidTr="006E277A">
        <w:trPr>
          <w:trHeight w:val="2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91982D" w14:textId="77777777" w:rsidR="006E277A" w:rsidRPr="00A81890" w:rsidRDefault="006E277A" w:rsidP="006E277A">
            <w:pPr>
              <w:spacing w:before="100" w:beforeAutospacing="1" w:after="100" w:afterAutospacing="1"/>
              <w:rPr>
                <w:rFonts w:ascii="Calibri" w:hAnsi="Calibri"/>
                <w:color w:val="1F497D"/>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87A9AD" w14:textId="77777777" w:rsidR="006E277A" w:rsidRPr="00A81890" w:rsidRDefault="006E277A" w:rsidP="006E277A">
            <w:pPr>
              <w:spacing w:before="100" w:beforeAutospacing="1" w:after="100" w:afterAutospacing="1"/>
              <w:rPr>
                <w:rFonts w:ascii="Calibri" w:hAnsi="Calibri"/>
                <w:color w:val="1F497D"/>
                <w:szCs w:val="22"/>
              </w:rPr>
            </w:pPr>
          </w:p>
        </w:tc>
        <w:tc>
          <w:tcPr>
            <w:tcW w:w="1701" w:type="dxa"/>
            <w:tcBorders>
              <w:top w:val="single" w:sz="4" w:space="0" w:color="auto"/>
              <w:left w:val="single" w:sz="4" w:space="0" w:color="auto"/>
              <w:bottom w:val="single" w:sz="4" w:space="0" w:color="auto"/>
              <w:right w:val="single" w:sz="4" w:space="0" w:color="auto"/>
            </w:tcBorders>
            <w:hideMark/>
          </w:tcPr>
          <w:p w14:paraId="03851596" w14:textId="77777777" w:rsidR="006E277A" w:rsidRPr="00A81890" w:rsidRDefault="006E277A" w:rsidP="006E277A">
            <w:pPr>
              <w:spacing w:before="100" w:beforeAutospacing="1" w:after="100" w:afterAutospacing="1"/>
              <w:rPr>
                <w:rFonts w:ascii="Calibri" w:hAnsi="Calibri"/>
                <w:color w:val="1F497D"/>
                <w:szCs w:val="22"/>
              </w:rPr>
            </w:pPr>
            <w:r w:rsidRPr="00B6594D">
              <w:rPr>
                <w:rFonts w:ascii="Calibri" w:hAnsi="Calibri" w:hint="eastAsia"/>
                <w:color w:val="1F497D"/>
                <w:szCs w:val="22"/>
              </w:rPr>
              <w:t>商家</w:t>
            </w:r>
            <w:r w:rsidRPr="00B6594D">
              <w:rPr>
                <w:rFonts w:ascii="Calibri" w:hAnsi="Calibri"/>
                <w:color w:val="1F497D"/>
                <w:szCs w:val="22"/>
              </w:rPr>
              <w:t>ID</w:t>
            </w:r>
            <w:r>
              <w:rPr>
                <w:rFonts w:ascii="Calibri" w:hAnsi="Calibri" w:hint="eastAsia"/>
                <w:color w:val="1F497D"/>
                <w:szCs w:val="22"/>
              </w:rPr>
              <w:t>必填</w:t>
            </w:r>
          </w:p>
        </w:tc>
      </w:tr>
      <w:tr w:rsidR="006E277A" w:rsidRPr="00A81890" w14:paraId="5F838D8A" w14:textId="77777777" w:rsidTr="006E277A">
        <w:trPr>
          <w:trHeight w:val="2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D0C450" w14:textId="77777777" w:rsidR="006E277A" w:rsidRPr="00A81890" w:rsidRDefault="006E277A" w:rsidP="006E277A">
            <w:pPr>
              <w:spacing w:before="100" w:beforeAutospacing="1" w:after="100" w:afterAutospacing="1"/>
              <w:rPr>
                <w:rFonts w:ascii="Calibri" w:hAnsi="Calibri"/>
                <w:color w:val="1F497D"/>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082A38" w14:textId="77777777" w:rsidR="006E277A" w:rsidRPr="00A81890" w:rsidRDefault="006E277A" w:rsidP="006E277A">
            <w:pPr>
              <w:spacing w:before="100" w:beforeAutospacing="1" w:after="100" w:afterAutospacing="1"/>
              <w:rPr>
                <w:rFonts w:ascii="Calibri" w:hAnsi="Calibri"/>
                <w:color w:val="1F497D"/>
                <w:szCs w:val="22"/>
              </w:rPr>
            </w:pPr>
          </w:p>
        </w:tc>
        <w:tc>
          <w:tcPr>
            <w:tcW w:w="1701" w:type="dxa"/>
            <w:tcBorders>
              <w:top w:val="single" w:sz="4" w:space="0" w:color="auto"/>
              <w:left w:val="single" w:sz="4" w:space="0" w:color="auto"/>
              <w:bottom w:val="single" w:sz="4" w:space="0" w:color="auto"/>
              <w:right w:val="single" w:sz="4" w:space="0" w:color="auto"/>
            </w:tcBorders>
            <w:hideMark/>
          </w:tcPr>
          <w:p w14:paraId="3F489B88" w14:textId="77777777" w:rsidR="006E277A" w:rsidRPr="00A81890" w:rsidRDefault="006E277A" w:rsidP="006E277A">
            <w:pPr>
              <w:spacing w:before="100" w:beforeAutospacing="1" w:after="100" w:afterAutospacing="1"/>
              <w:rPr>
                <w:rFonts w:ascii="Calibri" w:hAnsi="Calibri"/>
                <w:color w:val="1F497D"/>
                <w:szCs w:val="22"/>
              </w:rPr>
            </w:pPr>
            <w:r w:rsidRPr="00B6594D">
              <w:rPr>
                <w:rFonts w:ascii="Calibri" w:hAnsi="Calibri" w:hint="eastAsia"/>
                <w:color w:val="1F497D"/>
                <w:szCs w:val="22"/>
              </w:rPr>
              <w:t>数量</w:t>
            </w:r>
            <w:r>
              <w:rPr>
                <w:rFonts w:ascii="Calibri" w:hAnsi="Calibri" w:hint="eastAsia"/>
                <w:color w:val="1F497D"/>
                <w:szCs w:val="22"/>
              </w:rPr>
              <w:t>必填</w:t>
            </w:r>
          </w:p>
        </w:tc>
      </w:tr>
    </w:tbl>
    <w:p w14:paraId="54D9DEDE" w14:textId="77777777" w:rsidR="006E277A" w:rsidRDefault="006E277A" w:rsidP="006E277A">
      <w:pPr>
        <w:rPr>
          <w:rFonts w:ascii="微软雅黑" w:eastAsia="微软雅黑" w:hAnsi="微软雅黑"/>
        </w:rPr>
      </w:pPr>
    </w:p>
    <w:p w14:paraId="4547CE87" w14:textId="77777777" w:rsidR="006E277A" w:rsidRDefault="006E277A" w:rsidP="006E277A">
      <w:pPr>
        <w:widowControl w:val="0"/>
        <w:numPr>
          <w:ilvl w:val="0"/>
          <w:numId w:val="45"/>
        </w:numPr>
        <w:overflowPunct/>
        <w:autoSpaceDE/>
        <w:autoSpaceDN/>
        <w:adjustRightInd/>
        <w:spacing w:after="0"/>
        <w:jc w:val="both"/>
        <w:textAlignment w:val="auto"/>
        <w:rPr>
          <w:rFonts w:ascii="微软雅黑" w:eastAsia="微软雅黑" w:hAnsi="微软雅黑"/>
          <w:lang w:eastAsia="zh-CN"/>
        </w:rPr>
      </w:pPr>
      <w:r>
        <w:rPr>
          <w:rFonts w:ascii="微软雅黑" w:eastAsia="微软雅黑" w:hAnsi="微软雅黑" w:hint="eastAsia"/>
          <w:lang w:eastAsia="zh-CN"/>
        </w:rPr>
        <w:t>前台客户端调用“B2B执行DO发运接口”</w:t>
      </w:r>
    </w:p>
    <w:p w14:paraId="6ECAEFC0" w14:textId="77777777" w:rsidR="006E277A" w:rsidRPr="00EC26FE" w:rsidRDefault="006E277A" w:rsidP="006E277A">
      <w:pPr>
        <w:ind w:left="360"/>
        <w:rPr>
          <w:rFonts w:ascii="微软雅黑" w:eastAsia="微软雅黑" w:hAnsi="微软雅黑"/>
          <w:lang w:eastAsia="zh-CN"/>
        </w:rPr>
      </w:pPr>
      <w:r>
        <w:rPr>
          <w:rFonts w:ascii="微软雅黑" w:eastAsia="微软雅黑" w:hAnsi="微软雅黑" w:hint="eastAsia"/>
          <w:lang w:eastAsia="zh-CN"/>
        </w:rPr>
        <w:t>首先判断SOID对应DO是否已经生成</w:t>
      </w:r>
    </w:p>
    <w:p w14:paraId="7A5C895D" w14:textId="77777777" w:rsidR="006E277A" w:rsidRDefault="006E277A" w:rsidP="006E277A">
      <w:pPr>
        <w:widowControl w:val="0"/>
        <w:numPr>
          <w:ilvl w:val="0"/>
          <w:numId w:val="49"/>
        </w:numPr>
        <w:overflowPunct/>
        <w:autoSpaceDE/>
        <w:autoSpaceDN/>
        <w:adjustRightInd/>
        <w:spacing w:after="0"/>
        <w:jc w:val="both"/>
        <w:textAlignment w:val="auto"/>
        <w:rPr>
          <w:rFonts w:ascii="微软雅黑" w:eastAsia="微软雅黑" w:hAnsi="微软雅黑"/>
          <w:lang w:eastAsia="zh-CN"/>
        </w:rPr>
      </w:pPr>
      <w:r>
        <w:rPr>
          <w:rFonts w:ascii="微软雅黑" w:eastAsia="微软雅黑" w:hAnsi="微软雅黑" w:hint="eastAsia"/>
          <w:lang w:eastAsia="zh-CN"/>
        </w:rPr>
        <w:t>已生成，将DO号返回给客户端，可能是TIMEOUT异常引起的。</w:t>
      </w:r>
    </w:p>
    <w:p w14:paraId="4B0EB549" w14:textId="77777777" w:rsidR="006E277A" w:rsidRDefault="006E277A" w:rsidP="006E277A">
      <w:pPr>
        <w:widowControl w:val="0"/>
        <w:numPr>
          <w:ilvl w:val="0"/>
          <w:numId w:val="49"/>
        </w:numPr>
        <w:overflowPunct/>
        <w:autoSpaceDE/>
        <w:autoSpaceDN/>
        <w:adjustRightInd/>
        <w:spacing w:after="0"/>
        <w:jc w:val="both"/>
        <w:textAlignment w:val="auto"/>
        <w:rPr>
          <w:rFonts w:ascii="微软雅黑" w:eastAsia="微软雅黑" w:hAnsi="微软雅黑"/>
        </w:rPr>
      </w:pPr>
      <w:r>
        <w:rPr>
          <w:rFonts w:ascii="微软雅黑" w:eastAsia="微软雅黑" w:hAnsi="微软雅黑" w:hint="eastAsia"/>
        </w:rPr>
        <w:t>未生成，进入下一步。</w:t>
      </w:r>
    </w:p>
    <w:p w14:paraId="0E4D9F25" w14:textId="77777777" w:rsidR="006E277A" w:rsidRDefault="006E277A" w:rsidP="006E277A">
      <w:pPr>
        <w:ind w:left="360"/>
        <w:rPr>
          <w:rFonts w:ascii="微软雅黑" w:eastAsia="微软雅黑" w:hAnsi="微软雅黑"/>
          <w:lang w:eastAsia="zh-CN"/>
        </w:rPr>
      </w:pPr>
      <w:r>
        <w:rPr>
          <w:rFonts w:ascii="微软雅黑" w:eastAsia="微软雅黑" w:hAnsi="微软雅黑" w:hint="eastAsia"/>
          <w:lang w:eastAsia="zh-CN"/>
        </w:rPr>
        <w:t>然后调用GDS接口生成DO号（同步调用）</w:t>
      </w:r>
    </w:p>
    <w:p w14:paraId="52DEF7F3" w14:textId="77777777" w:rsidR="006E277A" w:rsidRDefault="006E277A" w:rsidP="006E277A">
      <w:pPr>
        <w:widowControl w:val="0"/>
        <w:numPr>
          <w:ilvl w:val="0"/>
          <w:numId w:val="49"/>
        </w:numPr>
        <w:overflowPunct/>
        <w:autoSpaceDE/>
        <w:autoSpaceDN/>
        <w:adjustRightInd/>
        <w:spacing w:after="0"/>
        <w:jc w:val="both"/>
        <w:textAlignment w:val="auto"/>
        <w:rPr>
          <w:rFonts w:ascii="微软雅黑" w:eastAsia="微软雅黑" w:hAnsi="微软雅黑"/>
          <w:lang w:eastAsia="zh-CN"/>
        </w:rPr>
      </w:pPr>
      <w:r>
        <w:rPr>
          <w:rFonts w:ascii="微软雅黑" w:eastAsia="微软雅黑" w:hAnsi="微软雅黑" w:hint="eastAsia"/>
          <w:lang w:eastAsia="zh-CN"/>
        </w:rPr>
        <w:t>成功，将DO号返回给客户端，然后发起一个线程，在zeus中执行DO发运的交易。</w:t>
      </w:r>
    </w:p>
    <w:p w14:paraId="4EDB173E" w14:textId="77777777" w:rsidR="006E277A" w:rsidRDefault="006E277A" w:rsidP="006E277A">
      <w:pPr>
        <w:widowControl w:val="0"/>
        <w:numPr>
          <w:ilvl w:val="0"/>
          <w:numId w:val="49"/>
        </w:numPr>
        <w:overflowPunct/>
        <w:autoSpaceDE/>
        <w:autoSpaceDN/>
        <w:adjustRightInd/>
        <w:spacing w:after="0"/>
        <w:jc w:val="both"/>
        <w:textAlignment w:val="auto"/>
        <w:rPr>
          <w:rFonts w:ascii="微软雅黑" w:eastAsia="微软雅黑" w:hAnsi="微软雅黑"/>
          <w:lang w:eastAsia="zh-CN"/>
        </w:rPr>
      </w:pPr>
      <w:r>
        <w:rPr>
          <w:rFonts w:ascii="微软雅黑" w:eastAsia="微软雅黑" w:hAnsi="微软雅黑" w:hint="eastAsia"/>
          <w:lang w:eastAsia="zh-CN"/>
        </w:rPr>
        <w:t>失败，返回结论给客户端。</w:t>
      </w:r>
    </w:p>
    <w:p w14:paraId="461789ED" w14:textId="77777777" w:rsidR="006E277A" w:rsidRDefault="006E277A" w:rsidP="006E277A">
      <w:pPr>
        <w:ind w:left="360"/>
        <w:rPr>
          <w:rFonts w:ascii="微软雅黑" w:eastAsia="微软雅黑" w:hAnsi="微软雅黑"/>
          <w:lang w:eastAsia="zh-CN"/>
        </w:rPr>
      </w:pPr>
      <w:r>
        <w:rPr>
          <w:rFonts w:ascii="微软雅黑" w:eastAsia="微软雅黑" w:hAnsi="微软雅黑"/>
          <w:lang w:eastAsia="zh-CN"/>
        </w:rPr>
        <w:t>Z</w:t>
      </w:r>
      <w:r>
        <w:rPr>
          <w:rFonts w:ascii="微软雅黑" w:eastAsia="微软雅黑" w:hAnsi="微软雅黑" w:hint="eastAsia"/>
          <w:lang w:eastAsia="zh-CN"/>
        </w:rPr>
        <w:t>eus系统异步执行创建DO发运的交易记录。</w:t>
      </w:r>
    </w:p>
    <w:p w14:paraId="1013323A" w14:textId="77777777" w:rsidR="006E277A" w:rsidRDefault="007A25F8" w:rsidP="006E277A">
      <w:pPr>
        <w:rPr>
          <w:noProof/>
        </w:rPr>
      </w:pPr>
      <w:r>
        <w:rPr>
          <w:noProof/>
        </w:rPr>
        <w:lastRenderedPageBreak/>
        <w:pict w14:anchorId="46DA5AF9">
          <v:shape id="_x0000_i1030" type="#_x0000_t75" style="width:431.55pt;height:223.5pt;visibility:visible">
            <v:imagedata r:id="rId17" o:title=""/>
          </v:shape>
        </w:pict>
      </w:r>
    </w:p>
    <w:p w14:paraId="4B7A887A" w14:textId="77777777" w:rsidR="006E277A" w:rsidRDefault="006E277A" w:rsidP="006E277A">
      <w:pPr>
        <w:rPr>
          <w:noProof/>
          <w:color w:val="FF0000"/>
          <w:lang w:eastAsia="zh-CN"/>
        </w:rPr>
      </w:pPr>
      <w:r w:rsidRPr="0054786D">
        <w:rPr>
          <w:rFonts w:hint="eastAsia"/>
          <w:noProof/>
          <w:color w:val="FF0000"/>
        </w:rPr>
        <w:tab/>
      </w:r>
      <w:r w:rsidRPr="0054786D">
        <w:rPr>
          <w:rFonts w:hint="eastAsia"/>
          <w:noProof/>
          <w:color w:val="FF0000"/>
          <w:lang w:eastAsia="zh-CN"/>
        </w:rPr>
        <w:t>SO</w:t>
      </w:r>
      <w:r w:rsidRPr="0054786D">
        <w:rPr>
          <w:rFonts w:hint="eastAsia"/>
          <w:noProof/>
          <w:color w:val="FF0000"/>
          <w:lang w:eastAsia="zh-CN"/>
        </w:rPr>
        <w:t>跟</w:t>
      </w:r>
      <w:r>
        <w:rPr>
          <w:rFonts w:hint="eastAsia"/>
          <w:noProof/>
          <w:color w:val="FF0000"/>
          <w:lang w:eastAsia="zh-CN"/>
        </w:rPr>
        <w:t>（有效）</w:t>
      </w:r>
      <w:r w:rsidRPr="0054786D">
        <w:rPr>
          <w:rFonts w:hint="eastAsia"/>
          <w:noProof/>
          <w:color w:val="FF0000"/>
          <w:lang w:eastAsia="zh-CN"/>
        </w:rPr>
        <w:t>DO</w:t>
      </w:r>
      <w:r>
        <w:rPr>
          <w:rFonts w:hint="eastAsia"/>
          <w:noProof/>
          <w:color w:val="FF0000"/>
          <w:lang w:eastAsia="zh-CN"/>
        </w:rPr>
        <w:t>是一一对应的。</w:t>
      </w:r>
    </w:p>
    <w:tbl>
      <w:tblPr>
        <w:tblW w:w="6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647"/>
        <w:gridCol w:w="1631"/>
      </w:tblGrid>
      <w:tr w:rsidR="006E277A" w:rsidRPr="00A81890" w14:paraId="112E03EA" w14:textId="77777777" w:rsidTr="006E277A">
        <w:trPr>
          <w:trHeight w:val="269"/>
        </w:trPr>
        <w:tc>
          <w:tcPr>
            <w:tcW w:w="2830" w:type="dxa"/>
            <w:vMerge w:val="restart"/>
            <w:tcBorders>
              <w:top w:val="single" w:sz="4" w:space="0" w:color="auto"/>
              <w:left w:val="single" w:sz="4" w:space="0" w:color="auto"/>
              <w:bottom w:val="single" w:sz="4" w:space="0" w:color="auto"/>
              <w:right w:val="single" w:sz="4" w:space="0" w:color="auto"/>
            </w:tcBorders>
            <w:hideMark/>
          </w:tcPr>
          <w:p w14:paraId="36D28D02" w14:textId="77777777" w:rsidR="006E277A" w:rsidRPr="00A81890" w:rsidRDefault="006E277A" w:rsidP="006E277A">
            <w:pPr>
              <w:spacing w:before="100" w:beforeAutospacing="1" w:after="100" w:afterAutospacing="1"/>
              <w:rPr>
                <w:rFonts w:ascii="Calibri" w:hAnsi="Calibri"/>
                <w:color w:val="1F497D"/>
                <w:szCs w:val="22"/>
              </w:rPr>
            </w:pPr>
            <w:r w:rsidRPr="00B6594D">
              <w:rPr>
                <w:rFonts w:ascii="Calibri" w:hAnsi="Calibri" w:hint="eastAsia"/>
                <w:color w:val="1F497D"/>
                <w:szCs w:val="22"/>
              </w:rPr>
              <w:t>输入</w:t>
            </w:r>
          </w:p>
        </w:tc>
        <w:tc>
          <w:tcPr>
            <w:tcW w:w="3278" w:type="dxa"/>
            <w:gridSpan w:val="2"/>
            <w:tcBorders>
              <w:top w:val="single" w:sz="4" w:space="0" w:color="auto"/>
              <w:left w:val="single" w:sz="4" w:space="0" w:color="auto"/>
              <w:bottom w:val="single" w:sz="4" w:space="0" w:color="auto"/>
              <w:right w:val="single" w:sz="4" w:space="0" w:color="auto"/>
            </w:tcBorders>
            <w:hideMark/>
          </w:tcPr>
          <w:p w14:paraId="467853A7" w14:textId="77777777" w:rsidR="006E277A" w:rsidRPr="00A81890" w:rsidRDefault="006E277A" w:rsidP="006E277A">
            <w:pPr>
              <w:spacing w:before="100" w:beforeAutospacing="1" w:after="100" w:afterAutospacing="1"/>
              <w:rPr>
                <w:rFonts w:ascii="Calibri" w:hAnsi="Calibri"/>
                <w:color w:val="1F497D"/>
                <w:szCs w:val="22"/>
              </w:rPr>
            </w:pPr>
            <w:r>
              <w:rPr>
                <w:rFonts w:ascii="Calibri" w:hAnsi="Calibri" w:hint="eastAsia"/>
                <w:color w:val="1F497D"/>
                <w:szCs w:val="22"/>
              </w:rPr>
              <w:t>PO</w:t>
            </w:r>
            <w:r>
              <w:rPr>
                <w:rFonts w:ascii="Calibri" w:hAnsi="Calibri" w:hint="eastAsia"/>
                <w:color w:val="1F497D"/>
                <w:szCs w:val="22"/>
              </w:rPr>
              <w:t>单号</w:t>
            </w:r>
            <w:r>
              <w:rPr>
                <w:rFonts w:ascii="Calibri" w:hAnsi="Calibri" w:hint="eastAsia"/>
                <w:color w:val="1F497D"/>
                <w:szCs w:val="22"/>
              </w:rPr>
              <w:t xml:space="preserve"> </w:t>
            </w:r>
            <w:r>
              <w:rPr>
                <w:rFonts w:ascii="Calibri" w:hAnsi="Calibri" w:hint="eastAsia"/>
                <w:color w:val="1F497D"/>
                <w:szCs w:val="22"/>
              </w:rPr>
              <w:t>必填</w:t>
            </w:r>
          </w:p>
        </w:tc>
      </w:tr>
      <w:tr w:rsidR="006E277A" w:rsidRPr="00A81890" w14:paraId="4BC7E768" w14:textId="77777777" w:rsidTr="006E277A">
        <w:trPr>
          <w:trHeight w:val="269"/>
        </w:trPr>
        <w:tc>
          <w:tcPr>
            <w:tcW w:w="2830" w:type="dxa"/>
            <w:vMerge/>
            <w:tcBorders>
              <w:top w:val="single" w:sz="4" w:space="0" w:color="auto"/>
              <w:left w:val="single" w:sz="4" w:space="0" w:color="auto"/>
              <w:bottom w:val="single" w:sz="4" w:space="0" w:color="auto"/>
              <w:right w:val="single" w:sz="4" w:space="0" w:color="auto"/>
            </w:tcBorders>
          </w:tcPr>
          <w:p w14:paraId="2D58DE1C" w14:textId="77777777" w:rsidR="006E277A" w:rsidRPr="00A81890" w:rsidRDefault="006E277A" w:rsidP="006E277A">
            <w:pPr>
              <w:spacing w:before="100" w:beforeAutospacing="1" w:after="100" w:afterAutospacing="1"/>
              <w:rPr>
                <w:rFonts w:ascii="宋体" w:hAnsi="宋体"/>
                <w:color w:val="1F497D"/>
                <w:sz w:val="24"/>
                <w:szCs w:val="22"/>
              </w:rPr>
            </w:pPr>
          </w:p>
        </w:tc>
        <w:tc>
          <w:tcPr>
            <w:tcW w:w="3278" w:type="dxa"/>
            <w:gridSpan w:val="2"/>
            <w:tcBorders>
              <w:top w:val="single" w:sz="4" w:space="0" w:color="auto"/>
              <w:left w:val="single" w:sz="4" w:space="0" w:color="auto"/>
              <w:bottom w:val="single" w:sz="4" w:space="0" w:color="auto"/>
              <w:right w:val="single" w:sz="4" w:space="0" w:color="auto"/>
            </w:tcBorders>
          </w:tcPr>
          <w:p w14:paraId="454D9131" w14:textId="77777777" w:rsidR="006E277A" w:rsidRPr="00B6594D" w:rsidRDefault="006E277A" w:rsidP="006E277A">
            <w:pPr>
              <w:spacing w:before="100" w:beforeAutospacing="1" w:after="100" w:afterAutospacing="1"/>
              <w:rPr>
                <w:rFonts w:ascii="Calibri" w:hAnsi="Calibri"/>
                <w:color w:val="1F497D"/>
                <w:szCs w:val="22"/>
              </w:rPr>
            </w:pPr>
            <w:r w:rsidRPr="00B6594D">
              <w:rPr>
                <w:rFonts w:ascii="Calibri" w:hAnsi="Calibri" w:hint="eastAsia"/>
                <w:color w:val="1F497D"/>
                <w:szCs w:val="22"/>
              </w:rPr>
              <w:t>SO</w:t>
            </w:r>
            <w:r>
              <w:rPr>
                <w:rFonts w:ascii="Calibri" w:hAnsi="Calibri" w:hint="eastAsia"/>
                <w:color w:val="1F497D"/>
                <w:szCs w:val="22"/>
              </w:rPr>
              <w:t>ID</w:t>
            </w:r>
            <w:r>
              <w:rPr>
                <w:rFonts w:ascii="Calibri" w:hAnsi="Calibri" w:hint="eastAsia"/>
                <w:color w:val="1F497D"/>
                <w:szCs w:val="22"/>
              </w:rPr>
              <w:t>必填</w:t>
            </w:r>
          </w:p>
        </w:tc>
      </w:tr>
      <w:tr w:rsidR="006E277A" w:rsidRPr="00A81890" w14:paraId="77177CC2" w14:textId="77777777" w:rsidTr="006E277A">
        <w:trPr>
          <w:trHeight w:val="23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055C1E" w14:textId="77777777" w:rsidR="006E277A" w:rsidRPr="00A81890" w:rsidRDefault="006E277A" w:rsidP="006E277A">
            <w:pPr>
              <w:spacing w:before="100" w:beforeAutospacing="1" w:after="100" w:afterAutospacing="1"/>
              <w:rPr>
                <w:rFonts w:ascii="Calibri" w:hAnsi="Calibri"/>
                <w:color w:val="1F497D"/>
                <w:szCs w:val="22"/>
              </w:rPr>
            </w:pPr>
          </w:p>
        </w:tc>
        <w:tc>
          <w:tcPr>
            <w:tcW w:w="1647" w:type="dxa"/>
            <w:vMerge w:val="restart"/>
            <w:tcBorders>
              <w:top w:val="single" w:sz="4" w:space="0" w:color="auto"/>
              <w:left w:val="single" w:sz="4" w:space="0" w:color="auto"/>
              <w:bottom w:val="single" w:sz="4" w:space="0" w:color="auto"/>
              <w:right w:val="single" w:sz="4" w:space="0" w:color="auto"/>
            </w:tcBorders>
            <w:hideMark/>
          </w:tcPr>
          <w:p w14:paraId="1BABD4D9" w14:textId="77777777" w:rsidR="006E277A" w:rsidRPr="002F12AD" w:rsidRDefault="006E277A" w:rsidP="006E277A">
            <w:pPr>
              <w:spacing w:before="100" w:beforeAutospacing="1" w:after="100" w:afterAutospacing="1"/>
              <w:rPr>
                <w:rFonts w:ascii="Calibri" w:hAnsi="Calibri"/>
                <w:color w:val="1F497D"/>
                <w:szCs w:val="22"/>
              </w:rPr>
            </w:pPr>
            <w:r w:rsidRPr="00B6594D">
              <w:rPr>
                <w:rFonts w:ascii="Calibri" w:hAnsi="Calibri"/>
                <w:color w:val="1F497D"/>
                <w:szCs w:val="22"/>
              </w:rPr>
              <w:t>List&lt;</w:t>
            </w:r>
            <w:r w:rsidRPr="00B6594D">
              <w:rPr>
                <w:rFonts w:ascii="Calibri" w:hAnsi="Calibri" w:hint="eastAsia"/>
                <w:color w:val="1F497D"/>
                <w:szCs w:val="22"/>
              </w:rPr>
              <w:t>商品明细</w:t>
            </w:r>
            <w:r w:rsidRPr="00B6594D">
              <w:rPr>
                <w:rFonts w:ascii="Calibri" w:hAnsi="Calibri"/>
                <w:color w:val="1F497D"/>
                <w:szCs w:val="22"/>
              </w:rPr>
              <w:t>&gt;</w:t>
            </w:r>
          </w:p>
        </w:tc>
        <w:tc>
          <w:tcPr>
            <w:tcW w:w="1631" w:type="dxa"/>
            <w:tcBorders>
              <w:top w:val="single" w:sz="4" w:space="0" w:color="auto"/>
              <w:left w:val="single" w:sz="4" w:space="0" w:color="auto"/>
              <w:bottom w:val="single" w:sz="4" w:space="0" w:color="auto"/>
              <w:right w:val="single" w:sz="4" w:space="0" w:color="auto"/>
            </w:tcBorders>
            <w:hideMark/>
          </w:tcPr>
          <w:p w14:paraId="2A115C87" w14:textId="77777777" w:rsidR="006E277A" w:rsidRPr="00A81890" w:rsidRDefault="006E277A" w:rsidP="006E277A">
            <w:pPr>
              <w:spacing w:before="100" w:beforeAutospacing="1" w:after="100" w:afterAutospacing="1"/>
              <w:rPr>
                <w:rFonts w:ascii="Calibri" w:hAnsi="Calibri"/>
                <w:color w:val="1F497D"/>
                <w:szCs w:val="22"/>
              </w:rPr>
            </w:pPr>
            <w:r>
              <w:rPr>
                <w:rFonts w:ascii="Calibri" w:hAnsi="Calibri" w:hint="eastAsia"/>
                <w:color w:val="1F497D"/>
                <w:szCs w:val="22"/>
              </w:rPr>
              <w:t>商品</w:t>
            </w:r>
            <w:r>
              <w:rPr>
                <w:rFonts w:ascii="Calibri" w:hAnsi="Calibri" w:hint="eastAsia"/>
                <w:color w:val="1F497D"/>
                <w:szCs w:val="22"/>
              </w:rPr>
              <w:t>ID</w:t>
            </w:r>
            <w:r>
              <w:rPr>
                <w:rFonts w:ascii="Calibri" w:hAnsi="Calibri" w:hint="eastAsia"/>
                <w:color w:val="1F497D"/>
                <w:szCs w:val="22"/>
              </w:rPr>
              <w:t>必填</w:t>
            </w:r>
          </w:p>
        </w:tc>
      </w:tr>
      <w:tr w:rsidR="006E277A" w:rsidRPr="00A81890" w14:paraId="0E5799CE" w14:textId="77777777" w:rsidTr="006E277A">
        <w:trPr>
          <w:trHeight w:val="23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1A16E3" w14:textId="77777777" w:rsidR="006E277A" w:rsidRPr="00A81890" w:rsidRDefault="006E277A" w:rsidP="006E277A">
            <w:pPr>
              <w:spacing w:before="100" w:beforeAutospacing="1" w:after="100" w:afterAutospacing="1"/>
              <w:rPr>
                <w:rFonts w:ascii="Calibri" w:hAnsi="Calibri"/>
                <w:color w:val="1F497D"/>
                <w:szCs w:val="22"/>
              </w:rPr>
            </w:pPr>
          </w:p>
        </w:tc>
        <w:tc>
          <w:tcPr>
            <w:tcW w:w="1647" w:type="dxa"/>
            <w:vMerge/>
            <w:tcBorders>
              <w:top w:val="single" w:sz="4" w:space="0" w:color="auto"/>
              <w:left w:val="single" w:sz="4" w:space="0" w:color="auto"/>
              <w:bottom w:val="single" w:sz="4" w:space="0" w:color="auto"/>
              <w:right w:val="single" w:sz="4" w:space="0" w:color="auto"/>
            </w:tcBorders>
            <w:hideMark/>
          </w:tcPr>
          <w:p w14:paraId="12ECD869" w14:textId="77777777" w:rsidR="006E277A" w:rsidRPr="00B6594D" w:rsidRDefault="006E277A" w:rsidP="006E277A">
            <w:pPr>
              <w:spacing w:before="100" w:beforeAutospacing="1" w:after="100" w:afterAutospacing="1"/>
              <w:rPr>
                <w:rFonts w:ascii="Calibri" w:hAnsi="Calibri"/>
                <w:color w:val="1F497D"/>
                <w:szCs w:val="22"/>
              </w:rPr>
            </w:pPr>
          </w:p>
        </w:tc>
        <w:tc>
          <w:tcPr>
            <w:tcW w:w="1631" w:type="dxa"/>
            <w:tcBorders>
              <w:top w:val="single" w:sz="4" w:space="0" w:color="auto"/>
              <w:left w:val="single" w:sz="4" w:space="0" w:color="auto"/>
              <w:bottom w:val="single" w:sz="4" w:space="0" w:color="auto"/>
              <w:right w:val="single" w:sz="4" w:space="0" w:color="auto"/>
            </w:tcBorders>
            <w:hideMark/>
          </w:tcPr>
          <w:p w14:paraId="2336F4BC" w14:textId="77777777" w:rsidR="006E277A" w:rsidRPr="00B6594D" w:rsidRDefault="006E277A" w:rsidP="006E277A">
            <w:pPr>
              <w:spacing w:before="100" w:beforeAutospacing="1" w:after="100" w:afterAutospacing="1"/>
              <w:rPr>
                <w:rFonts w:ascii="Calibri" w:hAnsi="Calibri"/>
                <w:color w:val="1F497D"/>
                <w:szCs w:val="22"/>
              </w:rPr>
            </w:pPr>
            <w:r w:rsidRPr="00B6594D">
              <w:rPr>
                <w:rFonts w:ascii="Calibri" w:hAnsi="Calibri" w:hint="eastAsia"/>
                <w:color w:val="1F497D"/>
                <w:szCs w:val="22"/>
              </w:rPr>
              <w:t>产品</w:t>
            </w:r>
            <w:r w:rsidRPr="00B6594D">
              <w:rPr>
                <w:rFonts w:ascii="Calibri" w:hAnsi="Calibri"/>
                <w:color w:val="1F497D"/>
                <w:szCs w:val="22"/>
              </w:rPr>
              <w:t>ID</w:t>
            </w:r>
            <w:r>
              <w:rPr>
                <w:rFonts w:ascii="Calibri" w:hAnsi="Calibri" w:hint="eastAsia"/>
                <w:color w:val="1F497D"/>
                <w:szCs w:val="22"/>
              </w:rPr>
              <w:t>必填</w:t>
            </w:r>
          </w:p>
        </w:tc>
      </w:tr>
      <w:tr w:rsidR="006E277A" w:rsidRPr="00A81890" w14:paraId="1442E3D5" w14:textId="77777777" w:rsidTr="006E277A">
        <w:trPr>
          <w:trHeight w:val="23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B42E94" w14:textId="77777777" w:rsidR="006E277A" w:rsidRPr="00A81890" w:rsidRDefault="006E277A" w:rsidP="006E277A">
            <w:pPr>
              <w:spacing w:before="100" w:beforeAutospacing="1" w:after="100" w:afterAutospacing="1"/>
              <w:rPr>
                <w:rFonts w:ascii="Calibri" w:hAnsi="Calibri"/>
                <w:color w:val="1F497D"/>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6BCD32" w14:textId="77777777" w:rsidR="006E277A" w:rsidRPr="00A81890" w:rsidRDefault="006E277A" w:rsidP="006E277A">
            <w:pPr>
              <w:spacing w:before="100" w:beforeAutospacing="1" w:after="100" w:afterAutospacing="1"/>
              <w:rPr>
                <w:rFonts w:ascii="Calibri" w:hAnsi="Calibri"/>
                <w:color w:val="1F497D"/>
                <w:szCs w:val="22"/>
              </w:rPr>
            </w:pPr>
          </w:p>
        </w:tc>
        <w:tc>
          <w:tcPr>
            <w:tcW w:w="1631" w:type="dxa"/>
            <w:tcBorders>
              <w:top w:val="single" w:sz="4" w:space="0" w:color="auto"/>
              <w:left w:val="single" w:sz="4" w:space="0" w:color="auto"/>
              <w:bottom w:val="single" w:sz="4" w:space="0" w:color="auto"/>
              <w:right w:val="single" w:sz="4" w:space="0" w:color="auto"/>
            </w:tcBorders>
            <w:hideMark/>
          </w:tcPr>
          <w:p w14:paraId="2AAB9A15" w14:textId="77777777" w:rsidR="006E277A" w:rsidRPr="00A81890" w:rsidRDefault="006E277A" w:rsidP="006E277A">
            <w:pPr>
              <w:spacing w:before="100" w:beforeAutospacing="1" w:after="100" w:afterAutospacing="1"/>
              <w:rPr>
                <w:rFonts w:ascii="Calibri" w:hAnsi="Calibri"/>
                <w:color w:val="1F497D"/>
                <w:szCs w:val="22"/>
              </w:rPr>
            </w:pPr>
            <w:r w:rsidRPr="00B6594D">
              <w:rPr>
                <w:rFonts w:ascii="Calibri" w:hAnsi="Calibri" w:hint="eastAsia"/>
                <w:color w:val="1F497D"/>
                <w:szCs w:val="22"/>
              </w:rPr>
              <w:t>商家</w:t>
            </w:r>
            <w:r w:rsidRPr="00B6594D">
              <w:rPr>
                <w:rFonts w:ascii="Calibri" w:hAnsi="Calibri"/>
                <w:color w:val="1F497D"/>
                <w:szCs w:val="22"/>
              </w:rPr>
              <w:t>ID</w:t>
            </w:r>
            <w:r>
              <w:rPr>
                <w:rFonts w:ascii="Calibri" w:hAnsi="Calibri" w:hint="eastAsia"/>
                <w:color w:val="1F497D"/>
                <w:szCs w:val="22"/>
              </w:rPr>
              <w:t>必填</w:t>
            </w:r>
          </w:p>
        </w:tc>
      </w:tr>
      <w:tr w:rsidR="006E277A" w:rsidRPr="00A81890" w14:paraId="0EC99C83" w14:textId="77777777" w:rsidTr="006E277A">
        <w:trPr>
          <w:trHeight w:val="4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2B31CD" w14:textId="77777777" w:rsidR="006E277A" w:rsidRPr="00A81890" w:rsidRDefault="006E277A" w:rsidP="006E277A">
            <w:pPr>
              <w:spacing w:before="100" w:beforeAutospacing="1" w:after="100" w:afterAutospacing="1"/>
              <w:rPr>
                <w:rFonts w:ascii="Calibri" w:hAnsi="Calibri"/>
                <w:color w:val="1F497D"/>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2273FE" w14:textId="77777777" w:rsidR="006E277A" w:rsidRPr="00A81890" w:rsidRDefault="006E277A" w:rsidP="006E277A">
            <w:pPr>
              <w:spacing w:before="100" w:beforeAutospacing="1" w:after="100" w:afterAutospacing="1"/>
              <w:rPr>
                <w:rFonts w:ascii="Calibri" w:hAnsi="Calibri"/>
                <w:color w:val="1F497D"/>
                <w:szCs w:val="22"/>
              </w:rPr>
            </w:pPr>
          </w:p>
        </w:tc>
        <w:tc>
          <w:tcPr>
            <w:tcW w:w="1631" w:type="dxa"/>
            <w:tcBorders>
              <w:top w:val="single" w:sz="4" w:space="0" w:color="auto"/>
              <w:left w:val="single" w:sz="4" w:space="0" w:color="auto"/>
              <w:bottom w:val="single" w:sz="4" w:space="0" w:color="auto"/>
              <w:right w:val="single" w:sz="4" w:space="0" w:color="auto"/>
            </w:tcBorders>
            <w:hideMark/>
          </w:tcPr>
          <w:p w14:paraId="55C8AE0A" w14:textId="77777777" w:rsidR="006E277A" w:rsidRPr="00A81890" w:rsidRDefault="006E277A" w:rsidP="006E277A">
            <w:pPr>
              <w:spacing w:before="100" w:beforeAutospacing="1" w:after="100" w:afterAutospacing="1"/>
              <w:rPr>
                <w:rFonts w:ascii="Calibri" w:hAnsi="Calibri"/>
                <w:color w:val="1F497D"/>
                <w:szCs w:val="22"/>
              </w:rPr>
            </w:pPr>
            <w:r w:rsidRPr="00B6594D">
              <w:rPr>
                <w:rFonts w:ascii="Calibri" w:hAnsi="Calibri" w:hint="eastAsia"/>
                <w:color w:val="1F497D"/>
                <w:szCs w:val="22"/>
              </w:rPr>
              <w:t>数量</w:t>
            </w:r>
            <w:r>
              <w:rPr>
                <w:rFonts w:ascii="Calibri" w:hAnsi="Calibri" w:hint="eastAsia"/>
                <w:color w:val="1F497D"/>
                <w:szCs w:val="22"/>
              </w:rPr>
              <w:t>必填</w:t>
            </w:r>
          </w:p>
        </w:tc>
      </w:tr>
    </w:tbl>
    <w:p w14:paraId="67861020" w14:textId="77777777" w:rsidR="006E277A" w:rsidRDefault="007A25F8" w:rsidP="006E277A">
      <w:pPr>
        <w:rPr>
          <w:rFonts w:ascii="微软雅黑" w:eastAsia="微软雅黑" w:hAnsi="微软雅黑"/>
          <w:lang w:eastAsia="zh-CN"/>
        </w:rPr>
      </w:pPr>
      <w:r>
        <w:rPr>
          <w:noProof/>
        </w:rPr>
        <w:pict w14:anchorId="41E0E523">
          <v:shape id="_x0000_i1031" type="#_x0000_t75" style="width:393.65pt;height:214.6pt;visibility:visible">
            <v:imagedata r:id="rId18" o:title=""/>
          </v:shape>
        </w:pict>
      </w:r>
    </w:p>
    <w:p w14:paraId="1D2580DB" w14:textId="77777777" w:rsidR="006E277A" w:rsidRPr="006E277A" w:rsidRDefault="006E277A" w:rsidP="006E277A">
      <w:pPr>
        <w:rPr>
          <w:lang w:val="en-GB" w:eastAsia="zh-CN"/>
        </w:rPr>
      </w:pPr>
      <w:r>
        <w:rPr>
          <w:rFonts w:ascii="微软雅黑" w:eastAsia="微软雅黑" w:hAnsi="微软雅黑"/>
          <w:lang w:eastAsia="zh-CN"/>
        </w:rPr>
        <w:lastRenderedPageBreak/>
        <w:t>B2C</w:t>
      </w:r>
      <w:r>
        <w:rPr>
          <w:rFonts w:ascii="微软雅黑" w:eastAsia="微软雅黑" w:hAnsi="微软雅黑" w:hint="eastAsia"/>
          <w:lang w:eastAsia="zh-CN"/>
        </w:rPr>
        <w:t>供应商</w:t>
      </w:r>
      <w:r>
        <w:rPr>
          <w:rFonts w:ascii="微软雅黑" w:eastAsia="微软雅黑" w:hAnsi="微软雅黑"/>
          <w:lang w:eastAsia="zh-CN"/>
        </w:rPr>
        <w:t>直送纳入批次</w:t>
      </w:r>
      <w:r>
        <w:rPr>
          <w:rFonts w:ascii="微软雅黑" w:eastAsia="微软雅黑" w:hAnsi="微软雅黑" w:hint="eastAsia"/>
          <w:lang w:eastAsia="zh-CN"/>
        </w:rPr>
        <w:t>系统管理</w:t>
      </w:r>
      <w:r>
        <w:rPr>
          <w:rFonts w:ascii="微软雅黑" w:eastAsia="微软雅黑" w:hAnsi="微软雅黑"/>
          <w:lang w:eastAsia="zh-CN"/>
        </w:rPr>
        <w:t>流程图：</w:t>
      </w:r>
    </w:p>
    <w:p w14:paraId="42CD143F" w14:textId="77777777" w:rsidR="00BE3F85" w:rsidRPr="00BE3F85" w:rsidRDefault="00BE3F85" w:rsidP="00BE3F85">
      <w:pPr>
        <w:rPr>
          <w:lang w:val="en-GB" w:eastAsia="zh-CN"/>
        </w:rPr>
      </w:pPr>
      <w:r>
        <w:object w:dxaOrig="4515" w:dyaOrig="13486" w14:anchorId="6BC35205">
          <v:shape id="_x0000_i1032" type="#_x0000_t75" style="width:373.1pt;height:542.8pt" o:ole="">
            <v:imagedata r:id="rId19" o:title=""/>
          </v:shape>
          <o:OLEObject Type="Embed" ProgID="Visio.Drawing.15" ShapeID="_x0000_i1032" DrawAspect="Content" ObjectID="_1551012149" r:id="rId20"/>
        </w:object>
      </w:r>
    </w:p>
    <w:p w14:paraId="508E81B0" w14:textId="77777777" w:rsidR="00D7526B" w:rsidRDefault="00E74CBF" w:rsidP="00D7526B">
      <w:pPr>
        <w:pStyle w:val="3"/>
        <w:rPr>
          <w:lang w:val="en-GB" w:eastAsia="zh-CN"/>
        </w:rPr>
      </w:pPr>
      <w:r>
        <w:rPr>
          <w:rFonts w:hint="eastAsia"/>
          <w:lang w:val="en-GB" w:eastAsia="zh-CN"/>
        </w:rPr>
        <w:lastRenderedPageBreak/>
        <w:t>相关</w:t>
      </w:r>
      <w:r>
        <w:rPr>
          <w:lang w:val="en-GB" w:eastAsia="zh-CN"/>
        </w:rPr>
        <w:t>接口</w:t>
      </w:r>
    </w:p>
    <w:p w14:paraId="06121DC0" w14:textId="77777777" w:rsidR="006E277A" w:rsidRDefault="006E277A" w:rsidP="006E277A">
      <w:pPr>
        <w:rPr>
          <w:lang w:eastAsia="zh-CN"/>
        </w:rPr>
      </w:pPr>
      <w:r>
        <w:rPr>
          <w:rFonts w:hint="eastAsia"/>
          <w:lang w:eastAsia="zh-CN"/>
        </w:rPr>
        <w:t>B2B</w:t>
      </w:r>
      <w:r>
        <w:rPr>
          <w:rFonts w:hint="eastAsia"/>
          <w:lang w:eastAsia="zh-CN"/>
        </w:rPr>
        <w:t>创建</w:t>
      </w:r>
      <w:r>
        <w:rPr>
          <w:rFonts w:hint="eastAsia"/>
          <w:lang w:eastAsia="zh-CN"/>
        </w:rPr>
        <w:t>DO</w:t>
      </w:r>
      <w:r>
        <w:rPr>
          <w:rFonts w:hint="eastAsia"/>
          <w:lang w:eastAsia="zh-CN"/>
        </w:rPr>
        <w:t>接口</w:t>
      </w:r>
    </w:p>
    <w:tbl>
      <w:tblPr>
        <w:tblW w:w="0" w:type="auto"/>
        <w:tblInd w:w="93" w:type="dxa"/>
        <w:tblLayout w:type="fixed"/>
        <w:tblLook w:val="04A0" w:firstRow="1" w:lastRow="0" w:firstColumn="1" w:lastColumn="0" w:noHBand="0" w:noVBand="1"/>
      </w:tblPr>
      <w:tblGrid>
        <w:gridCol w:w="1415"/>
        <w:gridCol w:w="1435"/>
        <w:gridCol w:w="1322"/>
        <w:gridCol w:w="1230"/>
        <w:gridCol w:w="3027"/>
      </w:tblGrid>
      <w:tr w:rsidR="006E277A" w:rsidRPr="00F14DD3" w14:paraId="2911431E" w14:textId="77777777" w:rsidTr="006E277A">
        <w:trPr>
          <w:trHeight w:val="375"/>
        </w:trPr>
        <w:tc>
          <w:tcPr>
            <w:tcW w:w="4172" w:type="dxa"/>
            <w:gridSpan w:val="3"/>
            <w:tcBorders>
              <w:top w:val="single" w:sz="4" w:space="0" w:color="auto"/>
              <w:left w:val="single" w:sz="4" w:space="0" w:color="auto"/>
              <w:bottom w:val="single" w:sz="4" w:space="0" w:color="auto"/>
              <w:right w:val="single" w:sz="4" w:space="0" w:color="000000"/>
            </w:tcBorders>
            <w:shd w:val="clear" w:color="000000" w:fill="EBF1DE"/>
            <w:vAlign w:val="center"/>
            <w:hideMark/>
          </w:tcPr>
          <w:p w14:paraId="000BF5F1" w14:textId="77777777" w:rsidR="006E277A" w:rsidRPr="00F14DD3" w:rsidRDefault="006E277A" w:rsidP="006E277A">
            <w:pPr>
              <w:jc w:val="center"/>
              <w:rPr>
                <w:rFonts w:ascii="宋体" w:hAnsi="宋体" w:cs="宋体"/>
                <w:b/>
                <w:bCs/>
                <w:color w:val="16365C"/>
              </w:rPr>
            </w:pPr>
            <w:r w:rsidRPr="00F14DD3">
              <w:rPr>
                <w:rFonts w:ascii="宋体" w:hAnsi="宋体" w:cs="宋体" w:hint="eastAsia"/>
                <w:b/>
                <w:bCs/>
                <w:color w:val="16365C"/>
              </w:rPr>
              <w:t>当前版本号：1.0</w:t>
            </w:r>
          </w:p>
        </w:tc>
        <w:tc>
          <w:tcPr>
            <w:tcW w:w="1230" w:type="dxa"/>
            <w:vMerge w:val="restart"/>
            <w:tcBorders>
              <w:top w:val="single" w:sz="4" w:space="0" w:color="auto"/>
              <w:left w:val="single" w:sz="4" w:space="0" w:color="auto"/>
              <w:bottom w:val="single" w:sz="4" w:space="0" w:color="000000"/>
              <w:right w:val="single" w:sz="4" w:space="0" w:color="auto"/>
            </w:tcBorders>
            <w:shd w:val="clear" w:color="000000" w:fill="EBF1DE"/>
            <w:vAlign w:val="center"/>
            <w:hideMark/>
          </w:tcPr>
          <w:p w14:paraId="65E6D1F3" w14:textId="77777777" w:rsidR="006E277A" w:rsidRPr="00F14DD3" w:rsidRDefault="006E277A" w:rsidP="006E277A">
            <w:pPr>
              <w:jc w:val="center"/>
              <w:rPr>
                <w:rFonts w:ascii="宋体" w:hAnsi="宋体" w:cs="宋体"/>
                <w:b/>
                <w:bCs/>
                <w:color w:val="16365C"/>
              </w:rPr>
            </w:pPr>
            <w:r w:rsidRPr="00F14DD3">
              <w:rPr>
                <w:rFonts w:ascii="宋体" w:hAnsi="宋体" w:cs="宋体" w:hint="eastAsia"/>
                <w:b/>
                <w:bCs/>
                <w:color w:val="16365C"/>
              </w:rPr>
              <w:t>输入参数</w:t>
            </w:r>
          </w:p>
        </w:tc>
        <w:tc>
          <w:tcPr>
            <w:tcW w:w="3027" w:type="dxa"/>
            <w:vMerge w:val="restart"/>
            <w:tcBorders>
              <w:top w:val="single" w:sz="4" w:space="0" w:color="auto"/>
              <w:left w:val="single" w:sz="4" w:space="0" w:color="auto"/>
              <w:bottom w:val="single" w:sz="4" w:space="0" w:color="000000"/>
              <w:right w:val="single" w:sz="4" w:space="0" w:color="auto"/>
            </w:tcBorders>
            <w:shd w:val="clear" w:color="000000" w:fill="EBF1DE"/>
            <w:vAlign w:val="center"/>
            <w:hideMark/>
          </w:tcPr>
          <w:p w14:paraId="63114858" w14:textId="77777777" w:rsidR="006E277A" w:rsidRPr="00F14DD3" w:rsidRDefault="006E277A" w:rsidP="006E277A">
            <w:pPr>
              <w:jc w:val="center"/>
              <w:rPr>
                <w:rFonts w:ascii="宋体" w:hAnsi="宋体" w:cs="宋体"/>
                <w:b/>
                <w:bCs/>
                <w:color w:val="16365C"/>
              </w:rPr>
            </w:pPr>
            <w:r w:rsidRPr="00F14DD3">
              <w:rPr>
                <w:rFonts w:ascii="宋体" w:hAnsi="宋体" w:cs="宋体" w:hint="eastAsia"/>
                <w:b/>
                <w:bCs/>
                <w:color w:val="16365C"/>
              </w:rPr>
              <w:t>返回结果</w:t>
            </w:r>
          </w:p>
        </w:tc>
      </w:tr>
      <w:tr w:rsidR="006E277A" w:rsidRPr="00F14DD3" w14:paraId="7983E307" w14:textId="77777777" w:rsidTr="006E277A">
        <w:trPr>
          <w:trHeight w:val="375"/>
        </w:trPr>
        <w:tc>
          <w:tcPr>
            <w:tcW w:w="1415" w:type="dxa"/>
            <w:tcBorders>
              <w:top w:val="nil"/>
              <w:left w:val="single" w:sz="4" w:space="0" w:color="auto"/>
              <w:bottom w:val="single" w:sz="4" w:space="0" w:color="auto"/>
              <w:right w:val="nil"/>
            </w:tcBorders>
            <w:shd w:val="clear" w:color="000000" w:fill="EBF1DE"/>
            <w:vAlign w:val="center"/>
            <w:hideMark/>
          </w:tcPr>
          <w:p w14:paraId="1648A600" w14:textId="77777777" w:rsidR="006E277A" w:rsidRPr="00F14DD3" w:rsidRDefault="006E277A" w:rsidP="006E277A">
            <w:pPr>
              <w:jc w:val="center"/>
              <w:rPr>
                <w:rFonts w:ascii="宋体" w:hAnsi="宋体" w:cs="宋体"/>
                <w:b/>
                <w:bCs/>
                <w:color w:val="16365C"/>
              </w:rPr>
            </w:pPr>
            <w:r w:rsidRPr="00F14DD3">
              <w:rPr>
                <w:rFonts w:ascii="宋体" w:hAnsi="宋体" w:cs="宋体" w:hint="eastAsia"/>
                <w:b/>
                <w:bCs/>
                <w:color w:val="16365C"/>
              </w:rPr>
              <w:t>Service</w:t>
            </w:r>
          </w:p>
        </w:tc>
        <w:tc>
          <w:tcPr>
            <w:tcW w:w="1435" w:type="dxa"/>
            <w:tcBorders>
              <w:top w:val="nil"/>
              <w:left w:val="single" w:sz="4" w:space="0" w:color="auto"/>
              <w:bottom w:val="single" w:sz="4" w:space="0" w:color="auto"/>
              <w:right w:val="single" w:sz="4" w:space="0" w:color="auto"/>
            </w:tcBorders>
            <w:shd w:val="clear" w:color="000000" w:fill="EBF1DE"/>
            <w:vAlign w:val="center"/>
            <w:hideMark/>
          </w:tcPr>
          <w:p w14:paraId="7C150824" w14:textId="77777777" w:rsidR="006E277A" w:rsidRPr="00F14DD3" w:rsidRDefault="006E277A" w:rsidP="006E277A">
            <w:pPr>
              <w:jc w:val="center"/>
              <w:rPr>
                <w:rFonts w:ascii="宋体" w:hAnsi="宋体" w:cs="宋体"/>
                <w:b/>
                <w:bCs/>
                <w:color w:val="16365C"/>
              </w:rPr>
            </w:pPr>
            <w:r w:rsidRPr="00F14DD3">
              <w:rPr>
                <w:rFonts w:ascii="宋体" w:hAnsi="宋体" w:cs="宋体" w:hint="eastAsia"/>
                <w:b/>
                <w:bCs/>
                <w:color w:val="16365C"/>
              </w:rPr>
              <w:t>方法</w:t>
            </w:r>
          </w:p>
        </w:tc>
        <w:tc>
          <w:tcPr>
            <w:tcW w:w="1322" w:type="dxa"/>
            <w:tcBorders>
              <w:top w:val="nil"/>
              <w:left w:val="nil"/>
              <w:bottom w:val="single" w:sz="4" w:space="0" w:color="auto"/>
              <w:right w:val="single" w:sz="4" w:space="0" w:color="auto"/>
            </w:tcBorders>
            <w:shd w:val="clear" w:color="000000" w:fill="EBF1DE"/>
            <w:vAlign w:val="center"/>
            <w:hideMark/>
          </w:tcPr>
          <w:p w14:paraId="4DE64B7B" w14:textId="77777777" w:rsidR="006E277A" w:rsidRPr="00F14DD3" w:rsidRDefault="006E277A" w:rsidP="006E277A">
            <w:pPr>
              <w:jc w:val="center"/>
              <w:rPr>
                <w:rFonts w:ascii="宋体" w:hAnsi="宋体" w:cs="宋体"/>
                <w:b/>
                <w:bCs/>
                <w:color w:val="16365C"/>
              </w:rPr>
            </w:pPr>
            <w:r w:rsidRPr="00F14DD3">
              <w:rPr>
                <w:rFonts w:ascii="宋体" w:hAnsi="宋体" w:cs="宋体" w:hint="eastAsia"/>
                <w:b/>
                <w:bCs/>
                <w:color w:val="16365C"/>
              </w:rPr>
              <w:t>接口说明</w:t>
            </w:r>
          </w:p>
        </w:tc>
        <w:tc>
          <w:tcPr>
            <w:tcW w:w="1230" w:type="dxa"/>
            <w:vMerge/>
            <w:tcBorders>
              <w:top w:val="single" w:sz="4" w:space="0" w:color="auto"/>
              <w:left w:val="single" w:sz="4" w:space="0" w:color="auto"/>
              <w:bottom w:val="single" w:sz="4" w:space="0" w:color="000000"/>
              <w:right w:val="single" w:sz="4" w:space="0" w:color="auto"/>
            </w:tcBorders>
            <w:vAlign w:val="center"/>
            <w:hideMark/>
          </w:tcPr>
          <w:p w14:paraId="16EA9802" w14:textId="77777777" w:rsidR="006E277A" w:rsidRPr="00F14DD3" w:rsidRDefault="006E277A" w:rsidP="006E277A">
            <w:pPr>
              <w:rPr>
                <w:rFonts w:ascii="宋体" w:hAnsi="宋体" w:cs="宋体"/>
                <w:b/>
                <w:bCs/>
                <w:color w:val="16365C"/>
              </w:rPr>
            </w:pPr>
          </w:p>
        </w:tc>
        <w:tc>
          <w:tcPr>
            <w:tcW w:w="3027" w:type="dxa"/>
            <w:vMerge/>
            <w:tcBorders>
              <w:top w:val="single" w:sz="4" w:space="0" w:color="auto"/>
              <w:left w:val="single" w:sz="4" w:space="0" w:color="auto"/>
              <w:bottom w:val="single" w:sz="4" w:space="0" w:color="000000"/>
              <w:right w:val="single" w:sz="4" w:space="0" w:color="auto"/>
            </w:tcBorders>
            <w:vAlign w:val="center"/>
            <w:hideMark/>
          </w:tcPr>
          <w:p w14:paraId="40D654E6" w14:textId="77777777" w:rsidR="006E277A" w:rsidRPr="00F14DD3" w:rsidRDefault="006E277A" w:rsidP="006E277A">
            <w:pPr>
              <w:rPr>
                <w:rFonts w:ascii="宋体" w:hAnsi="宋体" w:cs="宋体"/>
                <w:b/>
                <w:bCs/>
                <w:color w:val="16365C"/>
              </w:rPr>
            </w:pPr>
          </w:p>
        </w:tc>
      </w:tr>
      <w:tr w:rsidR="006E277A" w:rsidRPr="00F14DD3" w14:paraId="014E8B39" w14:textId="77777777" w:rsidTr="006E277A">
        <w:trPr>
          <w:trHeight w:val="1200"/>
        </w:trPr>
        <w:tc>
          <w:tcPr>
            <w:tcW w:w="1415" w:type="dxa"/>
            <w:tcBorders>
              <w:top w:val="nil"/>
              <w:left w:val="single" w:sz="4" w:space="0" w:color="auto"/>
              <w:bottom w:val="single" w:sz="4" w:space="0" w:color="auto"/>
              <w:right w:val="single" w:sz="4" w:space="0" w:color="auto"/>
            </w:tcBorders>
            <w:shd w:val="clear" w:color="000000" w:fill="FFFFFF"/>
            <w:vAlign w:val="center"/>
            <w:hideMark/>
          </w:tcPr>
          <w:p w14:paraId="53A97DD3" w14:textId="77777777" w:rsidR="006E277A" w:rsidRPr="00F14DD3" w:rsidRDefault="006E277A" w:rsidP="006E277A">
            <w:pPr>
              <w:rPr>
                <w:rFonts w:ascii="宋体" w:hAnsi="宋体" w:cs="宋体"/>
              </w:rPr>
            </w:pPr>
            <w:r w:rsidRPr="00F14DD3">
              <w:rPr>
                <w:rFonts w:ascii="宋体" w:hAnsi="宋体" w:cs="宋体" w:hint="eastAsia"/>
              </w:rPr>
              <w:t>GdsForB2bService</w:t>
            </w:r>
          </w:p>
        </w:tc>
        <w:tc>
          <w:tcPr>
            <w:tcW w:w="1435" w:type="dxa"/>
            <w:tcBorders>
              <w:top w:val="nil"/>
              <w:left w:val="nil"/>
              <w:bottom w:val="single" w:sz="4" w:space="0" w:color="auto"/>
              <w:right w:val="single" w:sz="4" w:space="0" w:color="auto"/>
            </w:tcBorders>
            <w:shd w:val="clear" w:color="000000" w:fill="FFFFFF"/>
            <w:vAlign w:val="center"/>
            <w:hideMark/>
          </w:tcPr>
          <w:p w14:paraId="284CF247" w14:textId="77777777" w:rsidR="006E277A" w:rsidRPr="00F14DD3" w:rsidRDefault="006E277A" w:rsidP="006E277A">
            <w:pPr>
              <w:rPr>
                <w:rFonts w:ascii="宋体" w:hAnsi="宋体" w:cs="宋体"/>
              </w:rPr>
            </w:pPr>
            <w:r w:rsidRPr="00F14DD3">
              <w:rPr>
                <w:rFonts w:ascii="宋体" w:hAnsi="宋体" w:cs="宋体" w:hint="eastAsia"/>
              </w:rPr>
              <w:t>createDoForB2b</w:t>
            </w:r>
          </w:p>
        </w:tc>
        <w:tc>
          <w:tcPr>
            <w:tcW w:w="1322" w:type="dxa"/>
            <w:tcBorders>
              <w:top w:val="nil"/>
              <w:left w:val="nil"/>
              <w:bottom w:val="single" w:sz="4" w:space="0" w:color="auto"/>
              <w:right w:val="single" w:sz="4" w:space="0" w:color="auto"/>
            </w:tcBorders>
            <w:shd w:val="clear" w:color="000000" w:fill="FFFFFF"/>
            <w:vAlign w:val="center"/>
            <w:hideMark/>
          </w:tcPr>
          <w:p w14:paraId="2AF7537A" w14:textId="77777777" w:rsidR="006E277A" w:rsidRPr="00F14DD3" w:rsidRDefault="006E277A" w:rsidP="006E277A">
            <w:pPr>
              <w:rPr>
                <w:rFonts w:ascii="宋体" w:hAnsi="宋体" w:cs="宋体"/>
              </w:rPr>
            </w:pPr>
            <w:r w:rsidRPr="00F14DD3">
              <w:rPr>
                <w:rFonts w:ascii="宋体" w:hAnsi="宋体" w:cs="宋体" w:hint="eastAsia"/>
              </w:rPr>
              <w:t>B2B创建DO接口</w:t>
            </w:r>
          </w:p>
        </w:tc>
        <w:tc>
          <w:tcPr>
            <w:tcW w:w="1230" w:type="dxa"/>
            <w:tcBorders>
              <w:top w:val="nil"/>
              <w:left w:val="nil"/>
              <w:bottom w:val="single" w:sz="4" w:space="0" w:color="auto"/>
              <w:right w:val="single" w:sz="4" w:space="0" w:color="auto"/>
            </w:tcBorders>
            <w:shd w:val="clear" w:color="000000" w:fill="FFFFFF"/>
            <w:vAlign w:val="center"/>
            <w:hideMark/>
          </w:tcPr>
          <w:p w14:paraId="6D4A464F" w14:textId="77777777" w:rsidR="006E277A" w:rsidRPr="00F14DD3" w:rsidRDefault="006E277A" w:rsidP="006E277A">
            <w:pPr>
              <w:rPr>
                <w:rFonts w:ascii="宋体" w:hAnsi="宋体" w:cs="宋体"/>
              </w:rPr>
            </w:pPr>
            <w:r w:rsidRPr="00F14DD3">
              <w:rPr>
                <w:rFonts w:ascii="宋体" w:hAnsi="宋体" w:cs="宋体" w:hint="eastAsia"/>
              </w:rPr>
              <w:t>Long soId</w:t>
            </w:r>
          </w:p>
        </w:tc>
        <w:tc>
          <w:tcPr>
            <w:tcW w:w="3027" w:type="dxa"/>
            <w:tcBorders>
              <w:top w:val="nil"/>
              <w:left w:val="nil"/>
              <w:bottom w:val="single" w:sz="4" w:space="0" w:color="auto"/>
              <w:right w:val="single" w:sz="4" w:space="0" w:color="auto"/>
            </w:tcBorders>
            <w:shd w:val="clear" w:color="000000" w:fill="FFFFFF"/>
            <w:vAlign w:val="center"/>
            <w:hideMark/>
          </w:tcPr>
          <w:p w14:paraId="5578407B" w14:textId="77777777" w:rsidR="006E277A" w:rsidRPr="00F14DD3" w:rsidRDefault="006E277A" w:rsidP="006E277A">
            <w:pPr>
              <w:rPr>
                <w:rFonts w:ascii="宋体" w:hAnsi="宋体" w:cs="宋体"/>
              </w:rPr>
            </w:pPr>
            <w:r w:rsidRPr="00F14DD3">
              <w:rPr>
                <w:rFonts w:ascii="宋体" w:hAnsi="宋体" w:cs="宋体" w:hint="eastAsia"/>
              </w:rPr>
              <w:t>List&lt;DoHeader&gt;:[</w:t>
            </w:r>
            <w:r w:rsidRPr="00F14DD3">
              <w:rPr>
                <w:rFonts w:ascii="宋体" w:hAnsi="宋体" w:cs="宋体" w:hint="eastAsia"/>
              </w:rPr>
              <w:br/>
              <w:t xml:space="preserve">  DoHeader:{</w:t>
            </w:r>
            <w:r w:rsidRPr="00F14DD3">
              <w:rPr>
                <w:rFonts w:ascii="宋体" w:hAnsi="宋体" w:cs="宋体" w:hint="eastAsia"/>
              </w:rPr>
              <w:br/>
              <w:t xml:space="preserve">    数据库里对应字段全部返回</w:t>
            </w:r>
            <w:r w:rsidRPr="00F14DD3">
              <w:rPr>
                <w:rFonts w:ascii="宋体" w:hAnsi="宋体" w:cs="宋体" w:hint="eastAsia"/>
              </w:rPr>
              <w:br/>
              <w:t xml:space="preserve">    doDetailList{数据库里对应字段全部返回}</w:t>
            </w:r>
            <w:r w:rsidRPr="00F14DD3">
              <w:rPr>
                <w:rFonts w:ascii="宋体" w:hAnsi="宋体" w:cs="宋体" w:hint="eastAsia"/>
              </w:rPr>
              <w:br/>
              <w:t xml:space="preserve">  }</w:t>
            </w:r>
            <w:r w:rsidRPr="00F14DD3">
              <w:rPr>
                <w:rFonts w:ascii="宋体" w:hAnsi="宋体" w:cs="宋体" w:hint="eastAsia"/>
              </w:rPr>
              <w:br/>
              <w:t>]</w:t>
            </w:r>
          </w:p>
        </w:tc>
      </w:tr>
    </w:tbl>
    <w:p w14:paraId="3D3FC9B2" w14:textId="77777777" w:rsidR="006E277A" w:rsidRPr="006E277A" w:rsidRDefault="006E277A" w:rsidP="006E277A">
      <w:pPr>
        <w:rPr>
          <w:lang w:val="en-GB" w:eastAsia="zh-CN"/>
        </w:rPr>
      </w:pPr>
    </w:p>
    <w:p w14:paraId="53299026" w14:textId="77777777" w:rsidR="00D7526B" w:rsidRDefault="00D7526B" w:rsidP="00D7526B">
      <w:pPr>
        <w:pStyle w:val="2"/>
        <w:rPr>
          <w:lang w:val="en-GB" w:eastAsia="zh-CN"/>
        </w:rPr>
      </w:pPr>
      <w:r>
        <w:rPr>
          <w:rFonts w:hint="eastAsia"/>
          <w:lang w:val="en-GB" w:eastAsia="zh-CN"/>
        </w:rPr>
        <w:t>系统</w:t>
      </w:r>
      <w:r>
        <w:rPr>
          <w:lang w:val="en-GB" w:eastAsia="zh-CN"/>
        </w:rPr>
        <w:t>需求</w:t>
      </w:r>
      <w:r>
        <w:rPr>
          <w:rFonts w:hint="eastAsia"/>
          <w:lang w:val="en-GB" w:eastAsia="zh-CN"/>
        </w:rPr>
        <w:t>SR04</w:t>
      </w:r>
      <w:r>
        <w:rPr>
          <w:rFonts w:hint="eastAsia"/>
          <w:lang w:val="en-GB" w:eastAsia="zh-CN"/>
        </w:rPr>
        <w:t>：</w:t>
      </w:r>
      <w:r>
        <w:rPr>
          <w:lang w:val="en-GB" w:eastAsia="zh-CN"/>
        </w:rPr>
        <w:t>TO</w:t>
      </w:r>
      <w:r>
        <w:rPr>
          <w:rFonts w:hint="eastAsia"/>
          <w:lang w:val="en-GB" w:eastAsia="zh-CN"/>
        </w:rPr>
        <w:t>在途</w:t>
      </w:r>
      <w:r>
        <w:rPr>
          <w:lang w:val="en-GB" w:eastAsia="zh-CN"/>
        </w:rPr>
        <w:t>库存</w:t>
      </w:r>
      <w:r>
        <w:rPr>
          <w:rFonts w:hint="eastAsia"/>
          <w:lang w:val="en-GB" w:eastAsia="zh-CN"/>
        </w:rPr>
        <w:t>对账</w:t>
      </w:r>
    </w:p>
    <w:p w14:paraId="7C8BE8FA" w14:textId="77777777" w:rsidR="00D7526B" w:rsidRDefault="00D7526B" w:rsidP="00D7526B">
      <w:pPr>
        <w:pStyle w:val="3"/>
        <w:rPr>
          <w:lang w:val="en-GB" w:eastAsia="zh-CN"/>
        </w:rPr>
      </w:pPr>
      <w:r>
        <w:rPr>
          <w:rFonts w:hint="eastAsia"/>
          <w:lang w:val="en-GB" w:eastAsia="zh-CN"/>
        </w:rPr>
        <w:t>功能</w:t>
      </w:r>
      <w:r>
        <w:rPr>
          <w:lang w:val="en-GB" w:eastAsia="zh-CN"/>
        </w:rPr>
        <w:t>需求</w:t>
      </w:r>
    </w:p>
    <w:p w14:paraId="1E75C398" w14:textId="77777777" w:rsidR="00D7526B" w:rsidRDefault="00D7526B" w:rsidP="00D7526B">
      <w:pPr>
        <w:rPr>
          <w:lang w:val="en-GB" w:eastAsia="zh-CN"/>
        </w:rPr>
      </w:pPr>
    </w:p>
    <w:p w14:paraId="26DD72F7" w14:textId="77777777" w:rsidR="00D7526B" w:rsidRPr="00D7526B" w:rsidRDefault="00D7526B" w:rsidP="0047651C">
      <w:pPr>
        <w:pStyle w:val="af3"/>
        <w:widowControl/>
        <w:numPr>
          <w:ilvl w:val="0"/>
          <w:numId w:val="21"/>
        </w:numPr>
        <w:ind w:firstLineChars="0"/>
        <w:rPr>
          <w:rFonts w:ascii="微软雅黑" w:eastAsia="微软雅黑" w:hAnsi="微软雅黑"/>
        </w:rPr>
      </w:pPr>
      <w:r w:rsidRPr="00D7526B">
        <w:rPr>
          <w:rFonts w:ascii="微软雅黑" w:eastAsia="微软雅黑" w:hAnsi="微软雅黑" w:hint="eastAsia"/>
        </w:rPr>
        <w:t>在每日对账中增加TO在途库存对账的功能。</w:t>
      </w:r>
    </w:p>
    <w:p w14:paraId="189031EB" w14:textId="77777777" w:rsidR="00D7526B" w:rsidRPr="00D7526B" w:rsidRDefault="00D7526B" w:rsidP="0047651C">
      <w:pPr>
        <w:pStyle w:val="af3"/>
        <w:widowControl/>
        <w:numPr>
          <w:ilvl w:val="0"/>
          <w:numId w:val="21"/>
        </w:numPr>
        <w:ind w:firstLineChars="0"/>
        <w:rPr>
          <w:rFonts w:ascii="微软雅黑" w:eastAsia="微软雅黑" w:hAnsi="微软雅黑"/>
        </w:rPr>
      </w:pPr>
      <w:r w:rsidRPr="00D7526B">
        <w:rPr>
          <w:rFonts w:ascii="微软雅黑" w:eastAsia="微软雅黑" w:hAnsi="微软雅黑" w:hint="eastAsia"/>
        </w:rPr>
        <w:t>理论TO在途库存为通过单据计算出的真实在途库存。由PMS提供算法和接口读取。</w:t>
      </w:r>
    </w:p>
    <w:p w14:paraId="6ED7C315" w14:textId="77777777" w:rsidR="00D7526B" w:rsidRPr="00D7526B" w:rsidRDefault="00D7526B" w:rsidP="0047651C">
      <w:pPr>
        <w:pStyle w:val="af3"/>
        <w:widowControl/>
        <w:numPr>
          <w:ilvl w:val="0"/>
          <w:numId w:val="27"/>
        </w:numPr>
        <w:ind w:firstLineChars="0"/>
        <w:rPr>
          <w:rFonts w:ascii="微软雅黑" w:eastAsia="微软雅黑" w:hAnsi="微软雅黑"/>
        </w:rPr>
      </w:pPr>
      <w:r w:rsidRPr="00D7526B">
        <w:rPr>
          <w:rFonts w:ascii="微软雅黑" w:eastAsia="微软雅黑" w:hAnsi="微软雅黑" w:hint="eastAsia"/>
        </w:rPr>
        <w:t>TO在途库存的对账需要细化到TO指令单维度。</w:t>
      </w:r>
    </w:p>
    <w:p w14:paraId="6663FE1A" w14:textId="77777777" w:rsidR="00D7526B" w:rsidRPr="00D7526B" w:rsidRDefault="00D7526B" w:rsidP="0047651C">
      <w:pPr>
        <w:pStyle w:val="af3"/>
        <w:widowControl/>
        <w:numPr>
          <w:ilvl w:val="0"/>
          <w:numId w:val="27"/>
        </w:numPr>
        <w:ind w:firstLineChars="0"/>
        <w:rPr>
          <w:rFonts w:ascii="微软雅黑" w:eastAsia="微软雅黑" w:hAnsi="微软雅黑"/>
        </w:rPr>
      </w:pPr>
      <w:r w:rsidRPr="00D7526B">
        <w:rPr>
          <w:rFonts w:ascii="微软雅黑" w:eastAsia="微软雅黑" w:hAnsi="微软雅黑" w:hint="eastAsia"/>
        </w:rPr>
        <w:t>PMS提供的接口必须精确到TO指令单维度。</w:t>
      </w:r>
    </w:p>
    <w:p w14:paraId="251826DB" w14:textId="77777777" w:rsidR="00D7526B" w:rsidRPr="00D7526B" w:rsidRDefault="00D7526B" w:rsidP="0047651C">
      <w:pPr>
        <w:pStyle w:val="af3"/>
        <w:widowControl/>
        <w:numPr>
          <w:ilvl w:val="0"/>
          <w:numId w:val="21"/>
        </w:numPr>
        <w:ind w:firstLineChars="0"/>
        <w:rPr>
          <w:rFonts w:ascii="微软雅黑" w:eastAsia="微软雅黑" w:hAnsi="微软雅黑"/>
        </w:rPr>
      </w:pPr>
      <w:r w:rsidRPr="00D7526B">
        <w:rPr>
          <w:rFonts w:ascii="微软雅黑" w:eastAsia="微软雅黑" w:hAnsi="微软雅黑" w:hint="eastAsia"/>
        </w:rPr>
        <w:t>每日对TO在途库存进行一次对账，并将对账结果邮件发送给干系人。明细报表格式如下：</w:t>
      </w:r>
    </w:p>
    <w:tbl>
      <w:tblPr>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2552"/>
        <w:gridCol w:w="2268"/>
        <w:gridCol w:w="2272"/>
      </w:tblGrid>
      <w:tr w:rsidR="00D7526B" w:rsidRPr="0047651C" w14:paraId="607DB8DD" w14:textId="77777777" w:rsidTr="0047651C">
        <w:tc>
          <w:tcPr>
            <w:tcW w:w="5495" w:type="dxa"/>
            <w:gridSpan w:val="2"/>
            <w:tcBorders>
              <w:top w:val="single" w:sz="4" w:space="0" w:color="auto"/>
              <w:left w:val="single" w:sz="4" w:space="0" w:color="auto"/>
              <w:bottom w:val="single" w:sz="4" w:space="0" w:color="auto"/>
              <w:right w:val="single" w:sz="4" w:space="0" w:color="auto"/>
            </w:tcBorders>
            <w:shd w:val="clear" w:color="auto" w:fill="auto"/>
            <w:hideMark/>
          </w:tcPr>
          <w:p w14:paraId="2A975941"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校验报表</w:t>
            </w:r>
          </w:p>
        </w:tc>
        <w:tc>
          <w:tcPr>
            <w:tcW w:w="4540" w:type="dxa"/>
            <w:gridSpan w:val="2"/>
            <w:tcBorders>
              <w:top w:val="single" w:sz="4" w:space="0" w:color="auto"/>
              <w:left w:val="single" w:sz="4" w:space="0" w:color="auto"/>
              <w:bottom w:val="single" w:sz="4" w:space="0" w:color="auto"/>
              <w:right w:val="single" w:sz="4" w:space="0" w:color="auto"/>
            </w:tcBorders>
            <w:shd w:val="clear" w:color="auto" w:fill="auto"/>
            <w:hideMark/>
          </w:tcPr>
          <w:p w14:paraId="0B47E736"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日期：2013-06-12</w:t>
            </w:r>
          </w:p>
        </w:tc>
      </w:tr>
      <w:tr w:rsidR="0047651C" w:rsidRPr="0047651C" w14:paraId="568ED4C3" w14:textId="77777777" w:rsidTr="0047651C">
        <w:tc>
          <w:tcPr>
            <w:tcW w:w="2943" w:type="dxa"/>
            <w:tcBorders>
              <w:top w:val="single" w:sz="4" w:space="0" w:color="auto"/>
              <w:left w:val="single" w:sz="4" w:space="0" w:color="auto"/>
              <w:bottom w:val="single" w:sz="4" w:space="0" w:color="auto"/>
              <w:right w:val="single" w:sz="4" w:space="0" w:color="auto"/>
            </w:tcBorders>
            <w:shd w:val="clear" w:color="auto" w:fill="auto"/>
            <w:hideMark/>
          </w:tcPr>
          <w:p w14:paraId="5229E39B"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产品ID</w:t>
            </w:r>
          </w:p>
        </w:tc>
        <w:tc>
          <w:tcPr>
            <w:tcW w:w="2552" w:type="dxa"/>
            <w:tcBorders>
              <w:top w:val="single" w:sz="4" w:space="0" w:color="auto"/>
              <w:left w:val="single" w:sz="4" w:space="0" w:color="auto"/>
              <w:bottom w:val="single" w:sz="4" w:space="0" w:color="auto"/>
              <w:right w:val="single" w:sz="4" w:space="0" w:color="auto"/>
            </w:tcBorders>
            <w:shd w:val="clear" w:color="auto" w:fill="auto"/>
            <w:hideMark/>
          </w:tcPr>
          <w:p w14:paraId="2C0D8BAC"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仓库ID</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1EB42193"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实际TO在途库存</w:t>
            </w:r>
          </w:p>
        </w:tc>
        <w:tc>
          <w:tcPr>
            <w:tcW w:w="2272" w:type="dxa"/>
            <w:tcBorders>
              <w:top w:val="single" w:sz="4" w:space="0" w:color="auto"/>
              <w:left w:val="single" w:sz="4" w:space="0" w:color="auto"/>
              <w:bottom w:val="single" w:sz="4" w:space="0" w:color="auto"/>
              <w:right w:val="single" w:sz="4" w:space="0" w:color="auto"/>
            </w:tcBorders>
            <w:shd w:val="clear" w:color="auto" w:fill="auto"/>
            <w:hideMark/>
          </w:tcPr>
          <w:p w14:paraId="7F78C0F1"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理论TO在途库存</w:t>
            </w:r>
          </w:p>
        </w:tc>
      </w:tr>
      <w:tr w:rsidR="0047651C" w:rsidRPr="0047651C" w14:paraId="3B587747" w14:textId="77777777" w:rsidTr="0047651C">
        <w:tc>
          <w:tcPr>
            <w:tcW w:w="2943" w:type="dxa"/>
            <w:tcBorders>
              <w:top w:val="single" w:sz="4" w:space="0" w:color="auto"/>
              <w:left w:val="single" w:sz="4" w:space="0" w:color="auto"/>
              <w:bottom w:val="single" w:sz="4" w:space="0" w:color="auto"/>
              <w:right w:val="single" w:sz="4" w:space="0" w:color="auto"/>
            </w:tcBorders>
            <w:shd w:val="clear" w:color="auto" w:fill="auto"/>
            <w:hideMark/>
          </w:tcPr>
          <w:p w14:paraId="40851661"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0012354</w:t>
            </w:r>
          </w:p>
        </w:tc>
        <w:tc>
          <w:tcPr>
            <w:tcW w:w="2552" w:type="dxa"/>
            <w:tcBorders>
              <w:top w:val="single" w:sz="4" w:space="0" w:color="auto"/>
              <w:left w:val="single" w:sz="4" w:space="0" w:color="auto"/>
              <w:bottom w:val="single" w:sz="4" w:space="0" w:color="auto"/>
              <w:right w:val="single" w:sz="4" w:space="0" w:color="auto"/>
            </w:tcBorders>
            <w:shd w:val="clear" w:color="auto" w:fill="auto"/>
            <w:hideMark/>
          </w:tcPr>
          <w:p w14:paraId="4CB86366"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1</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58CA29ED"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12</w:t>
            </w:r>
          </w:p>
        </w:tc>
        <w:tc>
          <w:tcPr>
            <w:tcW w:w="2272" w:type="dxa"/>
            <w:tcBorders>
              <w:top w:val="single" w:sz="4" w:space="0" w:color="auto"/>
              <w:left w:val="single" w:sz="4" w:space="0" w:color="auto"/>
              <w:bottom w:val="single" w:sz="4" w:space="0" w:color="auto"/>
              <w:right w:val="single" w:sz="4" w:space="0" w:color="auto"/>
            </w:tcBorders>
            <w:shd w:val="clear" w:color="auto" w:fill="auto"/>
            <w:hideMark/>
          </w:tcPr>
          <w:p w14:paraId="5EB75C30"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12</w:t>
            </w:r>
          </w:p>
        </w:tc>
      </w:tr>
      <w:tr w:rsidR="0047651C" w:rsidRPr="0047651C" w14:paraId="5F1C85BC" w14:textId="77777777" w:rsidTr="0047651C">
        <w:trPr>
          <w:trHeight w:val="603"/>
        </w:trPr>
        <w:tc>
          <w:tcPr>
            <w:tcW w:w="2943" w:type="dxa"/>
            <w:tcBorders>
              <w:top w:val="single" w:sz="4" w:space="0" w:color="auto"/>
              <w:left w:val="single" w:sz="4" w:space="0" w:color="auto"/>
              <w:bottom w:val="single" w:sz="4" w:space="0" w:color="auto"/>
              <w:right w:val="single" w:sz="4" w:space="0" w:color="auto"/>
            </w:tcBorders>
            <w:shd w:val="clear" w:color="auto" w:fill="auto"/>
            <w:hideMark/>
          </w:tcPr>
          <w:p w14:paraId="4BE4B077"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0012354</w:t>
            </w:r>
          </w:p>
        </w:tc>
        <w:tc>
          <w:tcPr>
            <w:tcW w:w="2552" w:type="dxa"/>
            <w:tcBorders>
              <w:top w:val="single" w:sz="4" w:space="0" w:color="auto"/>
              <w:left w:val="single" w:sz="4" w:space="0" w:color="auto"/>
              <w:bottom w:val="single" w:sz="4" w:space="0" w:color="auto"/>
              <w:right w:val="single" w:sz="4" w:space="0" w:color="auto"/>
            </w:tcBorders>
            <w:shd w:val="clear" w:color="auto" w:fill="auto"/>
            <w:hideMark/>
          </w:tcPr>
          <w:p w14:paraId="1F529E9F"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1</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3F9C07FD"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12</w:t>
            </w:r>
          </w:p>
        </w:tc>
        <w:tc>
          <w:tcPr>
            <w:tcW w:w="2272" w:type="dxa"/>
            <w:tcBorders>
              <w:top w:val="single" w:sz="4" w:space="0" w:color="auto"/>
              <w:left w:val="single" w:sz="4" w:space="0" w:color="auto"/>
              <w:bottom w:val="single" w:sz="4" w:space="0" w:color="auto"/>
              <w:right w:val="single" w:sz="4" w:space="0" w:color="auto"/>
            </w:tcBorders>
            <w:shd w:val="clear" w:color="auto" w:fill="auto"/>
            <w:hideMark/>
          </w:tcPr>
          <w:p w14:paraId="5FEB40A9" w14:textId="77777777" w:rsidR="00D7526B" w:rsidRPr="0047651C" w:rsidRDefault="00D7526B" w:rsidP="0047651C">
            <w:pPr>
              <w:spacing w:before="60"/>
              <w:rPr>
                <w:rFonts w:ascii="微软雅黑" w:eastAsia="微软雅黑" w:hAnsi="微软雅黑"/>
                <w:kern w:val="2"/>
                <w:sz w:val="21"/>
                <w:szCs w:val="24"/>
                <w:lang w:eastAsia="zh-CN"/>
              </w:rPr>
            </w:pPr>
            <w:r w:rsidRPr="0047651C">
              <w:rPr>
                <w:rFonts w:ascii="微软雅黑" w:eastAsia="微软雅黑" w:hAnsi="微软雅黑" w:hint="eastAsia"/>
                <w:kern w:val="2"/>
                <w:sz w:val="21"/>
                <w:szCs w:val="24"/>
                <w:lang w:eastAsia="zh-CN"/>
              </w:rPr>
              <w:t>12</w:t>
            </w:r>
          </w:p>
        </w:tc>
      </w:tr>
    </w:tbl>
    <w:p w14:paraId="64435E2D" w14:textId="77777777" w:rsidR="00D7526B" w:rsidRPr="00D7526B" w:rsidRDefault="00D7526B" w:rsidP="0047651C">
      <w:pPr>
        <w:pStyle w:val="af3"/>
        <w:widowControl/>
        <w:numPr>
          <w:ilvl w:val="0"/>
          <w:numId w:val="20"/>
        </w:numPr>
        <w:ind w:firstLineChars="0"/>
        <w:rPr>
          <w:rFonts w:ascii="微软雅黑" w:eastAsia="微软雅黑" w:hAnsi="微软雅黑"/>
        </w:rPr>
      </w:pPr>
      <w:r w:rsidRPr="00D7526B">
        <w:rPr>
          <w:rFonts w:ascii="微软雅黑" w:eastAsia="微软雅黑" w:hAnsi="微软雅黑" w:hint="eastAsia"/>
        </w:rPr>
        <w:t>在每日汇总报表中添加</w:t>
      </w:r>
      <w:r w:rsidRPr="00D7526B">
        <w:rPr>
          <w:rFonts w:ascii="微软雅黑" w:eastAsia="微软雅黑" w:hAnsi="微软雅黑"/>
        </w:rPr>
        <w:t>TO</w:t>
      </w:r>
      <w:r w:rsidRPr="00D7526B">
        <w:rPr>
          <w:rFonts w:ascii="微软雅黑" w:eastAsia="微软雅黑" w:hAnsi="微软雅黑" w:hint="eastAsia"/>
        </w:rPr>
        <w:t>仓库的对账信息：</w:t>
      </w:r>
    </w:p>
    <w:p w14:paraId="0780DF3C" w14:textId="77777777" w:rsidR="00D7526B" w:rsidRPr="00D7526B" w:rsidRDefault="00D7526B" w:rsidP="00D7526B">
      <w:pPr>
        <w:pStyle w:val="af3"/>
        <w:widowControl/>
        <w:ind w:firstLineChars="0" w:firstLine="0"/>
        <w:rPr>
          <w:rFonts w:ascii="微软雅黑" w:eastAsia="微软雅黑" w:hAnsi="微软雅黑"/>
        </w:rPr>
      </w:pPr>
    </w:p>
    <w:tbl>
      <w:tblPr>
        <w:tblpPr w:leftFromText="45" w:rightFromText="45" w:vertAnchor="text"/>
        <w:tblW w:w="47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7"/>
        <w:gridCol w:w="917"/>
        <w:gridCol w:w="917"/>
        <w:gridCol w:w="917"/>
        <w:gridCol w:w="917"/>
        <w:gridCol w:w="917"/>
        <w:gridCol w:w="917"/>
        <w:gridCol w:w="919"/>
        <w:gridCol w:w="918"/>
        <w:gridCol w:w="708"/>
      </w:tblGrid>
      <w:tr w:rsidR="00D7526B" w:rsidRPr="00D7526B" w14:paraId="136FBA59" w14:textId="77777777" w:rsidTr="00D7526B">
        <w:trPr>
          <w:tblCellSpacing w:w="0" w:type="dxa"/>
        </w:trPr>
        <w:tc>
          <w:tcPr>
            <w:tcW w:w="0" w:type="auto"/>
            <w:gridSpan w:val="10"/>
            <w:tcBorders>
              <w:top w:val="outset" w:sz="6" w:space="0" w:color="auto"/>
              <w:left w:val="outset" w:sz="6" w:space="0" w:color="auto"/>
              <w:bottom w:val="outset" w:sz="6" w:space="0" w:color="auto"/>
              <w:right w:val="outset" w:sz="6" w:space="0" w:color="auto"/>
            </w:tcBorders>
            <w:shd w:val="clear" w:color="auto" w:fill="F74242"/>
            <w:vAlign w:val="center"/>
            <w:hideMark/>
          </w:tcPr>
          <w:p w14:paraId="7600B013"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hint="eastAsia"/>
                <w:b/>
                <w:bCs/>
                <w:kern w:val="2"/>
                <w:sz w:val="21"/>
                <w:szCs w:val="24"/>
                <w:lang w:eastAsia="zh-CN"/>
              </w:rPr>
              <w:lastRenderedPageBreak/>
              <w:t>批次库存对账汇总报表</w:t>
            </w:r>
          </w:p>
        </w:tc>
      </w:tr>
      <w:tr w:rsidR="00D7526B" w:rsidRPr="00D7526B" w14:paraId="0CACF3A3" w14:textId="77777777" w:rsidTr="00D7526B">
        <w:trPr>
          <w:tblCellSpacing w:w="0" w:type="dxa"/>
        </w:trPr>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404C9C1C"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hint="eastAsia"/>
                <w:b/>
                <w:bCs/>
                <w:kern w:val="2"/>
                <w:sz w:val="21"/>
                <w:szCs w:val="24"/>
                <w:lang w:eastAsia="zh-CN"/>
              </w:rPr>
              <w:t>仓库名称</w:t>
            </w:r>
          </w:p>
        </w:tc>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560DA55A"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hint="eastAsia"/>
                <w:b/>
                <w:bCs/>
                <w:kern w:val="2"/>
                <w:sz w:val="21"/>
                <w:szCs w:val="24"/>
                <w:lang w:eastAsia="zh-CN"/>
              </w:rPr>
              <w:t>仓库</w:t>
            </w:r>
            <w:r w:rsidRPr="00D7526B">
              <w:rPr>
                <w:rFonts w:ascii="微软雅黑" w:eastAsia="微软雅黑" w:hAnsi="微软雅黑"/>
                <w:b/>
                <w:bCs/>
                <w:kern w:val="2"/>
                <w:sz w:val="21"/>
                <w:szCs w:val="24"/>
                <w:lang w:eastAsia="zh-CN"/>
              </w:rPr>
              <w:t>Id</w:t>
            </w:r>
          </w:p>
        </w:tc>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648D5CF6"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hint="eastAsia"/>
                <w:b/>
                <w:bCs/>
                <w:kern w:val="2"/>
                <w:sz w:val="21"/>
                <w:szCs w:val="24"/>
                <w:lang w:eastAsia="zh-CN"/>
              </w:rPr>
              <w:t>校验批次差异数</w:t>
            </w:r>
          </w:p>
        </w:tc>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1E343F75"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hint="eastAsia"/>
                <w:b/>
                <w:bCs/>
                <w:kern w:val="2"/>
                <w:sz w:val="21"/>
                <w:szCs w:val="24"/>
                <w:lang w:eastAsia="zh-CN"/>
              </w:rPr>
              <w:t>不一致</w:t>
            </w:r>
            <w:r w:rsidRPr="00D7526B">
              <w:rPr>
                <w:rFonts w:ascii="微软雅黑" w:eastAsia="微软雅黑" w:hAnsi="微软雅黑"/>
                <w:b/>
                <w:bCs/>
                <w:kern w:val="2"/>
                <w:sz w:val="21"/>
                <w:szCs w:val="24"/>
                <w:lang w:eastAsia="zh-CN"/>
              </w:rPr>
              <w:t>sku</w:t>
            </w:r>
            <w:r w:rsidRPr="00D7526B">
              <w:rPr>
                <w:rFonts w:ascii="微软雅黑" w:eastAsia="微软雅黑" w:hAnsi="微软雅黑" w:hint="eastAsia"/>
                <w:b/>
                <w:bCs/>
                <w:kern w:val="2"/>
                <w:sz w:val="21"/>
                <w:szCs w:val="24"/>
                <w:lang w:eastAsia="zh-CN"/>
              </w:rPr>
              <w:t>数量</w:t>
            </w:r>
          </w:p>
        </w:tc>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5573292B"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hint="eastAsia"/>
                <w:b/>
                <w:bCs/>
                <w:kern w:val="2"/>
                <w:sz w:val="21"/>
                <w:szCs w:val="24"/>
                <w:lang w:eastAsia="zh-CN"/>
              </w:rPr>
              <w:t>好品库存不一致批次数量</w:t>
            </w:r>
          </w:p>
        </w:tc>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3DFF4344"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hint="eastAsia"/>
                <w:b/>
                <w:bCs/>
                <w:kern w:val="2"/>
                <w:sz w:val="21"/>
                <w:szCs w:val="24"/>
                <w:lang w:eastAsia="zh-CN"/>
              </w:rPr>
              <w:t>坏品库存不一致批次数量</w:t>
            </w:r>
          </w:p>
        </w:tc>
        <w:tc>
          <w:tcPr>
            <w:tcW w:w="511"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04C47015"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hint="eastAsia"/>
                <w:b/>
                <w:bCs/>
                <w:kern w:val="2"/>
                <w:sz w:val="21"/>
                <w:szCs w:val="24"/>
                <w:lang w:eastAsia="zh-CN"/>
              </w:rPr>
              <w:t>待上架库存不一致批次数量</w:t>
            </w:r>
          </w:p>
        </w:tc>
        <w:tc>
          <w:tcPr>
            <w:tcW w:w="512"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7F0C8A13"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hint="eastAsia"/>
                <w:kern w:val="2"/>
                <w:sz w:val="21"/>
                <w:szCs w:val="24"/>
                <w:lang w:eastAsia="zh-CN"/>
              </w:rPr>
              <w:t>实际TO在途库存</w:t>
            </w:r>
          </w:p>
        </w:tc>
        <w:tc>
          <w:tcPr>
            <w:tcW w:w="512"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1F1A00CD"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hint="eastAsia"/>
                <w:kern w:val="2"/>
                <w:sz w:val="21"/>
                <w:szCs w:val="24"/>
                <w:lang w:eastAsia="zh-CN"/>
              </w:rPr>
              <w:t>理论TO在途库存</w:t>
            </w:r>
          </w:p>
        </w:tc>
        <w:tc>
          <w:tcPr>
            <w:tcW w:w="395" w:type="pct"/>
            <w:tcBorders>
              <w:top w:val="outset" w:sz="6" w:space="0" w:color="auto"/>
              <w:left w:val="outset" w:sz="6" w:space="0" w:color="auto"/>
              <w:bottom w:val="outset" w:sz="6" w:space="0" w:color="auto"/>
              <w:right w:val="outset" w:sz="6" w:space="0" w:color="auto"/>
            </w:tcBorders>
            <w:shd w:val="clear" w:color="auto" w:fill="E0EFF6"/>
            <w:vAlign w:val="center"/>
            <w:hideMark/>
          </w:tcPr>
          <w:p w14:paraId="439D82BA"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hint="eastAsia"/>
                <w:b/>
                <w:bCs/>
                <w:kern w:val="2"/>
                <w:sz w:val="21"/>
                <w:szCs w:val="24"/>
                <w:lang w:eastAsia="zh-CN"/>
              </w:rPr>
              <w:t>准确率</w:t>
            </w:r>
          </w:p>
        </w:tc>
      </w:tr>
      <w:tr w:rsidR="00D7526B" w:rsidRPr="00D7526B" w14:paraId="52045D24" w14:textId="77777777" w:rsidTr="00D7526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0B746D" w14:textId="77777777" w:rsidR="00D7526B" w:rsidRPr="00D7526B" w:rsidRDefault="00D7526B" w:rsidP="00D7526B">
            <w:pPr>
              <w:rPr>
                <w:rFonts w:ascii="微软雅黑" w:eastAsia="微软雅黑" w:hAnsi="微软雅黑"/>
                <w:kern w:val="2"/>
                <w:sz w:val="21"/>
                <w:szCs w:val="24"/>
                <w:lang w:eastAsia="zh-CN"/>
              </w:rPr>
            </w:pPr>
            <w:r w:rsidRPr="00D7526B">
              <w:rPr>
                <w:rFonts w:ascii="微软雅黑" w:eastAsia="微软雅黑" w:hAnsi="微软雅黑" w:hint="eastAsia"/>
                <w:kern w:val="2"/>
                <w:sz w:val="21"/>
                <w:szCs w:val="24"/>
                <w:lang w:eastAsia="zh-CN"/>
              </w:rPr>
              <w:t>上海</w:t>
            </w:r>
            <w:r w:rsidRPr="00D7526B">
              <w:rPr>
                <w:rFonts w:ascii="微软雅黑" w:eastAsia="微软雅黑" w:hAnsi="微软雅黑"/>
                <w:kern w:val="2"/>
                <w:sz w:val="21"/>
                <w:szCs w:val="24"/>
                <w:lang w:eastAsia="zh-CN"/>
              </w:rPr>
              <w:t>4</w:t>
            </w:r>
            <w:r w:rsidRPr="00D7526B">
              <w:rPr>
                <w:rFonts w:ascii="微软雅黑" w:eastAsia="微软雅黑" w:hAnsi="微软雅黑" w:hint="eastAsia"/>
                <w:kern w:val="2"/>
                <w:sz w:val="21"/>
                <w:szCs w:val="24"/>
                <w:lang w:eastAsia="zh-CN"/>
              </w:rPr>
              <w:t>号仓库</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E6CFC"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7F542"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8CC9B"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FCE11CE"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DC7DA"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8E2FE"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8FA38"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42F48"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6973A"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100%</w:t>
            </w:r>
          </w:p>
        </w:tc>
      </w:tr>
      <w:tr w:rsidR="00D7526B" w:rsidRPr="00D7526B" w14:paraId="280DDEE8" w14:textId="77777777" w:rsidTr="00D7526B">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0C761C73" w14:textId="77777777" w:rsidR="00D7526B" w:rsidRPr="00D7526B" w:rsidRDefault="00D7526B" w:rsidP="00D7526B">
            <w:pPr>
              <w:rPr>
                <w:rFonts w:ascii="微软雅黑" w:eastAsia="微软雅黑" w:hAnsi="微软雅黑"/>
                <w:kern w:val="2"/>
                <w:sz w:val="21"/>
                <w:szCs w:val="24"/>
                <w:lang w:eastAsia="zh-CN"/>
              </w:rPr>
            </w:pPr>
            <w:r w:rsidRPr="00D7526B">
              <w:rPr>
                <w:rFonts w:ascii="微软雅黑" w:eastAsia="微软雅黑" w:hAnsi="微软雅黑" w:hint="eastAsia"/>
                <w:kern w:val="2"/>
                <w:sz w:val="21"/>
                <w:szCs w:val="24"/>
                <w:lang w:eastAsia="zh-CN"/>
              </w:rPr>
              <w:t>广州仓库</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2A2E309C"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3</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490B996D"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7</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5D09D2BF"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9</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5CE6D5A8"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7</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1E9F79EE"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67156884"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3B576D9D"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2414FBD3"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540D94AF"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100%</w:t>
            </w:r>
          </w:p>
        </w:tc>
      </w:tr>
      <w:tr w:rsidR="00D7526B" w:rsidRPr="00D7526B" w14:paraId="3D41F766" w14:textId="77777777" w:rsidTr="00D7526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2D423F" w14:textId="77777777" w:rsidR="00D7526B" w:rsidRPr="00D7526B" w:rsidRDefault="00D7526B" w:rsidP="00D7526B">
            <w:pPr>
              <w:rPr>
                <w:rFonts w:ascii="微软雅黑" w:eastAsia="微软雅黑" w:hAnsi="微软雅黑"/>
                <w:kern w:val="2"/>
                <w:sz w:val="21"/>
                <w:szCs w:val="24"/>
                <w:lang w:eastAsia="zh-CN"/>
              </w:rPr>
            </w:pPr>
            <w:r w:rsidRPr="00D7526B">
              <w:rPr>
                <w:rFonts w:ascii="微软雅黑" w:eastAsia="微软雅黑" w:hAnsi="微软雅黑" w:hint="eastAsia"/>
                <w:kern w:val="2"/>
                <w:sz w:val="21"/>
                <w:szCs w:val="24"/>
                <w:lang w:eastAsia="zh-CN"/>
              </w:rPr>
              <w:t>廊坊仓库</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34E2A"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A94F3"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57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60F324"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C5CC8"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0410B"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9AC1B69"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A471E0"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152F9"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907ED"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100%</w:t>
            </w:r>
          </w:p>
        </w:tc>
      </w:tr>
      <w:tr w:rsidR="00D7526B" w:rsidRPr="00D7526B" w14:paraId="39A9BC24" w14:textId="77777777" w:rsidTr="00D7526B">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26BCD7E7" w14:textId="77777777" w:rsidR="00D7526B" w:rsidRPr="00D7526B" w:rsidRDefault="00D7526B" w:rsidP="00D7526B">
            <w:pP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RMA</w:t>
            </w:r>
            <w:r w:rsidRPr="00D7526B">
              <w:rPr>
                <w:rFonts w:ascii="微软雅黑" w:eastAsia="微软雅黑" w:hAnsi="微软雅黑" w:hint="eastAsia"/>
                <w:kern w:val="2"/>
                <w:sz w:val="21"/>
                <w:szCs w:val="24"/>
                <w:lang w:eastAsia="zh-CN"/>
              </w:rPr>
              <w:t>仓库</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35B37636"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40CABF6C"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77</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3D1E68DA"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84</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52A94C22"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47</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43DAA57E"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29</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360BB741"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7A820257"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2</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68A0B99E"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w:t>
            </w:r>
          </w:p>
        </w:tc>
        <w:tc>
          <w:tcPr>
            <w:tcW w:w="0" w:type="auto"/>
            <w:tcBorders>
              <w:top w:val="outset" w:sz="6" w:space="0" w:color="auto"/>
              <w:left w:val="outset" w:sz="6" w:space="0" w:color="auto"/>
              <w:bottom w:val="outset" w:sz="6" w:space="0" w:color="auto"/>
              <w:right w:val="outset" w:sz="6" w:space="0" w:color="auto"/>
            </w:tcBorders>
            <w:shd w:val="clear" w:color="auto" w:fill="E0EFF6"/>
            <w:vAlign w:val="center"/>
            <w:hideMark/>
          </w:tcPr>
          <w:p w14:paraId="78FDBF88"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100%</w:t>
            </w:r>
          </w:p>
        </w:tc>
      </w:tr>
      <w:tr w:rsidR="00D7526B" w:rsidRPr="00D7526B" w14:paraId="0540027E" w14:textId="77777777" w:rsidTr="00D7526B">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74242"/>
            <w:vAlign w:val="center"/>
            <w:hideMark/>
          </w:tcPr>
          <w:p w14:paraId="3FA3951C" w14:textId="77777777" w:rsidR="00D7526B" w:rsidRPr="00D7526B" w:rsidRDefault="00D7526B" w:rsidP="00D7526B">
            <w:pPr>
              <w:rPr>
                <w:rFonts w:ascii="微软雅黑" w:eastAsia="微软雅黑" w:hAnsi="微软雅黑"/>
                <w:kern w:val="2"/>
                <w:sz w:val="21"/>
                <w:szCs w:val="24"/>
                <w:lang w:eastAsia="zh-CN"/>
              </w:rPr>
            </w:pPr>
            <w:r w:rsidRPr="00D7526B">
              <w:rPr>
                <w:rFonts w:ascii="微软雅黑" w:eastAsia="微软雅黑" w:hAnsi="微软雅黑" w:hint="eastAsia"/>
                <w:kern w:val="2"/>
                <w:sz w:val="21"/>
                <w:szCs w:val="24"/>
                <w:lang w:eastAsia="zh-CN"/>
              </w:rPr>
              <w:t>所有仓库</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019C1975"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172</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5C895F84"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194</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1D2225C5"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141</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420FBB33"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30</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708D7C0D"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0</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7EDCE778"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2</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7BA8E465"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w:t>
            </w:r>
          </w:p>
        </w:tc>
        <w:tc>
          <w:tcPr>
            <w:tcW w:w="0" w:type="auto"/>
            <w:tcBorders>
              <w:top w:val="outset" w:sz="6" w:space="0" w:color="auto"/>
              <w:left w:val="outset" w:sz="6" w:space="0" w:color="auto"/>
              <w:bottom w:val="outset" w:sz="6" w:space="0" w:color="auto"/>
              <w:right w:val="outset" w:sz="6" w:space="0" w:color="auto"/>
            </w:tcBorders>
            <w:shd w:val="clear" w:color="auto" w:fill="F74242"/>
            <w:vAlign w:val="center"/>
            <w:hideMark/>
          </w:tcPr>
          <w:p w14:paraId="194EF5FF" w14:textId="77777777" w:rsidR="00D7526B" w:rsidRPr="00D7526B" w:rsidRDefault="00D7526B" w:rsidP="00D7526B">
            <w:pPr>
              <w:jc w:val="center"/>
              <w:rPr>
                <w:rFonts w:ascii="微软雅黑" w:eastAsia="微软雅黑" w:hAnsi="微软雅黑"/>
                <w:kern w:val="2"/>
                <w:sz w:val="21"/>
                <w:szCs w:val="24"/>
                <w:lang w:eastAsia="zh-CN"/>
              </w:rPr>
            </w:pPr>
            <w:r w:rsidRPr="00D7526B">
              <w:rPr>
                <w:rFonts w:ascii="微软雅黑" w:eastAsia="微软雅黑" w:hAnsi="微软雅黑"/>
                <w:kern w:val="2"/>
                <w:sz w:val="21"/>
                <w:szCs w:val="24"/>
                <w:lang w:eastAsia="zh-CN"/>
              </w:rPr>
              <w:t>100%</w:t>
            </w:r>
          </w:p>
        </w:tc>
      </w:tr>
    </w:tbl>
    <w:p w14:paraId="03AC60DD" w14:textId="77777777" w:rsidR="00D7526B" w:rsidRPr="00D7526B" w:rsidRDefault="00D7526B" w:rsidP="00D7526B">
      <w:pPr>
        <w:rPr>
          <w:rFonts w:ascii="微软雅黑" w:eastAsia="微软雅黑" w:hAnsi="微软雅黑"/>
          <w:kern w:val="2"/>
          <w:sz w:val="21"/>
          <w:szCs w:val="24"/>
          <w:lang w:eastAsia="zh-CN"/>
        </w:rPr>
      </w:pPr>
    </w:p>
    <w:p w14:paraId="070C9D89" w14:textId="77777777" w:rsidR="00D7526B" w:rsidRPr="00D7526B" w:rsidRDefault="00D7526B" w:rsidP="00D7526B">
      <w:pPr>
        <w:pStyle w:val="af3"/>
        <w:widowControl/>
        <w:ind w:firstLineChars="0" w:firstLine="0"/>
        <w:rPr>
          <w:rFonts w:ascii="微软雅黑" w:eastAsia="微软雅黑" w:hAnsi="微软雅黑"/>
        </w:rPr>
      </w:pPr>
    </w:p>
    <w:p w14:paraId="0A043A6F" w14:textId="77777777" w:rsidR="00D7526B" w:rsidRPr="00D7526B" w:rsidRDefault="00D7526B" w:rsidP="00D7526B">
      <w:pPr>
        <w:pStyle w:val="af3"/>
        <w:widowControl/>
        <w:ind w:firstLineChars="0" w:firstLine="0"/>
        <w:rPr>
          <w:rFonts w:ascii="微软雅黑" w:eastAsia="微软雅黑" w:hAnsi="微软雅黑"/>
        </w:rPr>
      </w:pPr>
    </w:p>
    <w:p w14:paraId="5F426780" w14:textId="77777777" w:rsidR="00D7526B" w:rsidRPr="00D7526B" w:rsidRDefault="00D7526B" w:rsidP="00D7526B">
      <w:pPr>
        <w:pStyle w:val="af3"/>
        <w:widowControl/>
        <w:ind w:firstLineChars="0" w:firstLine="0"/>
        <w:rPr>
          <w:rFonts w:ascii="微软雅黑" w:eastAsia="微软雅黑" w:hAnsi="微软雅黑"/>
        </w:rPr>
      </w:pPr>
    </w:p>
    <w:p w14:paraId="118975AA" w14:textId="77777777" w:rsidR="00D7526B" w:rsidRPr="00D7526B" w:rsidRDefault="00D7526B" w:rsidP="00D7526B">
      <w:pPr>
        <w:pStyle w:val="af3"/>
        <w:widowControl/>
        <w:ind w:firstLineChars="0" w:firstLine="0"/>
        <w:rPr>
          <w:rFonts w:ascii="微软雅黑" w:eastAsia="微软雅黑" w:hAnsi="微软雅黑"/>
        </w:rPr>
      </w:pPr>
    </w:p>
    <w:p w14:paraId="6173BE44" w14:textId="77777777" w:rsidR="00D7526B" w:rsidRPr="00D7526B" w:rsidRDefault="00D7526B" w:rsidP="00D7526B">
      <w:pPr>
        <w:pStyle w:val="af3"/>
        <w:widowControl/>
        <w:ind w:firstLineChars="0" w:firstLine="0"/>
        <w:rPr>
          <w:rFonts w:ascii="微软雅黑" w:eastAsia="微软雅黑" w:hAnsi="微软雅黑"/>
        </w:rPr>
      </w:pPr>
    </w:p>
    <w:p w14:paraId="305729CB" w14:textId="77777777" w:rsidR="00D7526B" w:rsidRPr="00D7526B" w:rsidRDefault="00D7526B" w:rsidP="00D7526B">
      <w:pPr>
        <w:pStyle w:val="af3"/>
        <w:widowControl/>
        <w:ind w:firstLineChars="0" w:firstLine="0"/>
        <w:rPr>
          <w:rFonts w:ascii="微软雅黑" w:eastAsia="微软雅黑" w:hAnsi="微软雅黑"/>
        </w:rPr>
      </w:pPr>
    </w:p>
    <w:p w14:paraId="1AEB2A96" w14:textId="77777777" w:rsidR="00D7526B" w:rsidRPr="00D7526B" w:rsidRDefault="00D7526B" w:rsidP="00D7526B">
      <w:pPr>
        <w:pStyle w:val="af3"/>
        <w:widowControl/>
        <w:ind w:firstLineChars="0" w:firstLine="0"/>
        <w:rPr>
          <w:rFonts w:ascii="微软雅黑" w:eastAsia="微软雅黑" w:hAnsi="微软雅黑"/>
        </w:rPr>
      </w:pPr>
    </w:p>
    <w:p w14:paraId="4ACD8E2A" w14:textId="77777777" w:rsidR="00D7526B" w:rsidRPr="00D7526B" w:rsidRDefault="00D7526B" w:rsidP="00D7526B">
      <w:pPr>
        <w:pStyle w:val="af3"/>
        <w:widowControl/>
        <w:ind w:firstLineChars="0" w:firstLine="0"/>
        <w:rPr>
          <w:rFonts w:ascii="微软雅黑" w:eastAsia="微软雅黑" w:hAnsi="微软雅黑"/>
        </w:rPr>
      </w:pPr>
    </w:p>
    <w:p w14:paraId="4AD3BAA6" w14:textId="77777777" w:rsidR="00D7526B" w:rsidRPr="00D7526B" w:rsidRDefault="00D7526B" w:rsidP="00D7526B">
      <w:pPr>
        <w:pStyle w:val="af3"/>
        <w:widowControl/>
        <w:ind w:firstLineChars="0" w:firstLine="0"/>
        <w:rPr>
          <w:rFonts w:ascii="微软雅黑" w:eastAsia="微软雅黑" w:hAnsi="微软雅黑"/>
        </w:rPr>
      </w:pPr>
    </w:p>
    <w:p w14:paraId="37AC4088" w14:textId="77777777" w:rsidR="00D7526B" w:rsidRPr="00D7526B" w:rsidRDefault="00D7526B" w:rsidP="00D7526B">
      <w:pPr>
        <w:pStyle w:val="af3"/>
        <w:widowControl/>
        <w:ind w:firstLineChars="0" w:firstLine="0"/>
        <w:rPr>
          <w:rFonts w:ascii="微软雅黑" w:eastAsia="微软雅黑" w:hAnsi="微软雅黑"/>
        </w:rPr>
      </w:pPr>
      <w:r w:rsidRPr="00D7526B">
        <w:rPr>
          <w:rFonts w:ascii="微软雅黑" w:eastAsia="微软雅黑" w:hAnsi="微软雅黑" w:hint="eastAsia"/>
        </w:rPr>
        <w:t>对账逻辑如下：</w:t>
      </w:r>
    </w:p>
    <w:p w14:paraId="66346D28" w14:textId="77777777" w:rsidR="00D7526B" w:rsidRPr="00D7526B" w:rsidRDefault="00D7526B" w:rsidP="0047651C">
      <w:pPr>
        <w:pStyle w:val="af3"/>
        <w:widowControl/>
        <w:numPr>
          <w:ilvl w:val="0"/>
          <w:numId w:val="22"/>
        </w:numPr>
        <w:ind w:firstLineChars="0"/>
        <w:rPr>
          <w:rFonts w:ascii="微软雅黑" w:eastAsia="微软雅黑" w:hAnsi="微软雅黑"/>
        </w:rPr>
      </w:pPr>
      <w:r w:rsidRPr="00D7526B">
        <w:rPr>
          <w:rFonts w:ascii="微软雅黑" w:eastAsia="微软雅黑" w:hAnsi="微软雅黑" w:hint="eastAsia"/>
        </w:rPr>
        <w:t>先做整个TO在途库存的对比，记录下有差异的库存。</w:t>
      </w:r>
    </w:p>
    <w:p w14:paraId="044C89E0" w14:textId="77777777" w:rsidR="00D7526B" w:rsidRPr="00D7526B" w:rsidRDefault="00D7526B" w:rsidP="0047651C">
      <w:pPr>
        <w:pStyle w:val="af3"/>
        <w:widowControl/>
        <w:numPr>
          <w:ilvl w:val="0"/>
          <w:numId w:val="22"/>
        </w:numPr>
        <w:ind w:firstLineChars="0"/>
        <w:rPr>
          <w:rFonts w:ascii="微软雅黑" w:eastAsia="微软雅黑" w:hAnsi="微软雅黑"/>
        </w:rPr>
      </w:pPr>
      <w:r w:rsidRPr="00D7526B">
        <w:rPr>
          <w:rFonts w:ascii="微软雅黑" w:eastAsia="微软雅黑" w:hAnsi="微软雅黑" w:hint="eastAsia"/>
        </w:rPr>
        <w:t>过一个小时，将有差异的库存再对比一次，记录下还是有差异的库存。</w:t>
      </w:r>
    </w:p>
    <w:p w14:paraId="075210E6" w14:textId="77777777" w:rsidR="00D7526B" w:rsidRDefault="00D7526B" w:rsidP="0047651C">
      <w:pPr>
        <w:pStyle w:val="af3"/>
        <w:widowControl/>
        <w:numPr>
          <w:ilvl w:val="0"/>
          <w:numId w:val="22"/>
        </w:numPr>
        <w:ind w:firstLineChars="0"/>
        <w:rPr>
          <w:rFonts w:ascii="微软雅黑" w:eastAsia="微软雅黑" w:hAnsi="微软雅黑"/>
        </w:rPr>
      </w:pPr>
      <w:r w:rsidRPr="00D7526B">
        <w:rPr>
          <w:rFonts w:ascii="微软雅黑" w:eastAsia="微软雅黑" w:hAnsi="微软雅黑" w:hint="eastAsia"/>
        </w:rPr>
        <w:t>过一个小时，再将上一次有差异的库存再对比一次，最后记录下有差异的库存，按上面所述的报表邮件发送给干系人。</w:t>
      </w:r>
    </w:p>
    <w:p w14:paraId="725EF5B5" w14:textId="77777777" w:rsidR="00D7526B" w:rsidRDefault="00D7526B" w:rsidP="00D7526B">
      <w:pPr>
        <w:pStyle w:val="af3"/>
        <w:widowControl/>
        <w:ind w:firstLineChars="0"/>
        <w:rPr>
          <w:rFonts w:ascii="微软雅黑" w:eastAsia="微软雅黑" w:hAnsi="微软雅黑"/>
        </w:rPr>
      </w:pPr>
    </w:p>
    <w:p w14:paraId="40051CC3" w14:textId="77777777" w:rsidR="00D7526B" w:rsidRDefault="00D7526B" w:rsidP="00D7526B">
      <w:pPr>
        <w:pStyle w:val="2"/>
        <w:rPr>
          <w:lang w:val="en-GB" w:eastAsia="zh-CN"/>
        </w:rPr>
      </w:pPr>
      <w:r>
        <w:rPr>
          <w:rFonts w:hint="eastAsia"/>
          <w:lang w:val="en-GB" w:eastAsia="zh-CN"/>
        </w:rPr>
        <w:lastRenderedPageBreak/>
        <w:t>系统</w:t>
      </w:r>
      <w:r>
        <w:rPr>
          <w:lang w:val="en-GB" w:eastAsia="zh-CN"/>
        </w:rPr>
        <w:t>需求</w:t>
      </w:r>
      <w:r>
        <w:rPr>
          <w:rFonts w:hint="eastAsia"/>
          <w:lang w:val="en-GB" w:eastAsia="zh-CN"/>
        </w:rPr>
        <w:t>SR0</w:t>
      </w:r>
      <w:r>
        <w:rPr>
          <w:lang w:val="en-GB" w:eastAsia="zh-CN"/>
        </w:rPr>
        <w:t>5</w:t>
      </w:r>
      <w:r>
        <w:rPr>
          <w:rFonts w:hint="eastAsia"/>
          <w:lang w:val="en-GB" w:eastAsia="zh-CN"/>
        </w:rPr>
        <w:t>：实时</w:t>
      </w:r>
      <w:r>
        <w:rPr>
          <w:lang w:val="en-GB" w:eastAsia="zh-CN"/>
        </w:rPr>
        <w:t>库存查询</w:t>
      </w:r>
      <w:r>
        <w:rPr>
          <w:lang w:val="en-GB" w:eastAsia="zh-CN"/>
        </w:rPr>
        <w:t xml:space="preserve"> &amp; </w:t>
      </w:r>
      <w:r>
        <w:rPr>
          <w:rFonts w:hint="eastAsia"/>
          <w:lang w:val="en-GB" w:eastAsia="zh-CN"/>
        </w:rPr>
        <w:t>库存</w:t>
      </w:r>
      <w:r>
        <w:rPr>
          <w:lang w:val="en-GB" w:eastAsia="zh-CN"/>
        </w:rPr>
        <w:t>冻结明细查询</w:t>
      </w:r>
    </w:p>
    <w:p w14:paraId="1F2D2FFF" w14:textId="77777777" w:rsidR="00D7526B" w:rsidRDefault="00D7526B" w:rsidP="00D7526B">
      <w:pPr>
        <w:pStyle w:val="3"/>
        <w:rPr>
          <w:lang w:val="en-GB" w:eastAsia="zh-CN"/>
        </w:rPr>
      </w:pPr>
      <w:r>
        <w:rPr>
          <w:rFonts w:hint="eastAsia"/>
          <w:lang w:val="en-GB" w:eastAsia="zh-CN"/>
        </w:rPr>
        <w:t>功能</w:t>
      </w:r>
      <w:r>
        <w:rPr>
          <w:lang w:val="en-GB" w:eastAsia="zh-CN"/>
        </w:rPr>
        <w:t>需求</w:t>
      </w:r>
    </w:p>
    <w:p w14:paraId="2397043C" w14:textId="77777777" w:rsidR="00D7526B" w:rsidRPr="00D7526B" w:rsidRDefault="00D7526B" w:rsidP="00D7526B">
      <w:pPr>
        <w:pStyle w:val="3"/>
        <w:numPr>
          <w:ilvl w:val="0"/>
          <w:numId w:val="0"/>
        </w:numPr>
        <w:rPr>
          <w:lang w:val="en-GB" w:eastAsia="zh-CN"/>
        </w:rPr>
      </w:pPr>
      <w:r w:rsidRPr="00D7526B">
        <w:rPr>
          <w:rFonts w:ascii="微软雅黑" w:hAnsi="微软雅黑" w:hint="eastAsia"/>
          <w:lang w:eastAsia="zh-CN"/>
        </w:rPr>
        <w:t>系统功能需求列表</w:t>
      </w:r>
    </w:p>
    <w:tbl>
      <w:tblPr>
        <w:tblpPr w:leftFromText="180" w:rightFromText="180" w:vertAnchor="text" w:horzAnchor="margin" w:tblpY="8"/>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7"/>
        <w:gridCol w:w="4171"/>
        <w:gridCol w:w="2410"/>
        <w:gridCol w:w="1418"/>
      </w:tblGrid>
      <w:tr w:rsidR="00D7526B" w:rsidRPr="004D351E" w14:paraId="76AE68F6" w14:textId="77777777" w:rsidTr="00D7526B">
        <w:trPr>
          <w:trHeight w:val="703"/>
        </w:trPr>
        <w:tc>
          <w:tcPr>
            <w:tcW w:w="1607" w:type="dxa"/>
            <w:shd w:val="clear" w:color="auto" w:fill="B3B3B3"/>
          </w:tcPr>
          <w:p w14:paraId="738A26EB" w14:textId="77777777" w:rsidR="00D7526B" w:rsidRPr="004D351E" w:rsidRDefault="00D7526B" w:rsidP="00D7526B">
            <w:pPr>
              <w:rPr>
                <w:rFonts w:ascii="微软雅黑" w:hAnsi="微软雅黑"/>
                <w:b/>
                <w:lang w:eastAsia="zh-CN"/>
              </w:rPr>
            </w:pPr>
            <w:r w:rsidRPr="004D351E">
              <w:rPr>
                <w:rFonts w:ascii="微软雅黑" w:hAnsi="微软雅黑" w:hint="eastAsia"/>
                <w:b/>
                <w:lang w:eastAsia="zh-CN"/>
              </w:rPr>
              <w:t>编号</w:t>
            </w:r>
          </w:p>
        </w:tc>
        <w:tc>
          <w:tcPr>
            <w:tcW w:w="4171" w:type="dxa"/>
            <w:shd w:val="clear" w:color="auto" w:fill="B3B3B3"/>
          </w:tcPr>
          <w:p w14:paraId="1603FD42" w14:textId="77777777" w:rsidR="00D7526B" w:rsidRPr="004D351E" w:rsidRDefault="00D7526B" w:rsidP="00D7526B">
            <w:pPr>
              <w:rPr>
                <w:rFonts w:ascii="微软雅黑" w:hAnsi="微软雅黑"/>
                <w:b/>
                <w:lang w:eastAsia="zh-CN"/>
              </w:rPr>
            </w:pPr>
            <w:r w:rsidRPr="004D351E">
              <w:rPr>
                <w:rFonts w:ascii="微软雅黑" w:hAnsi="微软雅黑" w:hint="eastAsia"/>
                <w:b/>
                <w:lang w:eastAsia="zh-CN"/>
              </w:rPr>
              <w:t>系统功能需求名称</w:t>
            </w:r>
          </w:p>
        </w:tc>
        <w:tc>
          <w:tcPr>
            <w:tcW w:w="2410" w:type="dxa"/>
            <w:shd w:val="clear" w:color="auto" w:fill="B3B3B3"/>
          </w:tcPr>
          <w:p w14:paraId="3217986E" w14:textId="77777777" w:rsidR="00D7526B" w:rsidRPr="004D351E" w:rsidRDefault="00D7526B" w:rsidP="00D7526B">
            <w:pPr>
              <w:rPr>
                <w:rFonts w:ascii="微软雅黑" w:hAnsi="微软雅黑"/>
                <w:b/>
                <w:lang w:eastAsia="zh-CN"/>
              </w:rPr>
            </w:pPr>
            <w:r w:rsidRPr="004D351E">
              <w:rPr>
                <w:rFonts w:ascii="微软雅黑" w:hAnsi="微软雅黑" w:hint="eastAsia"/>
                <w:b/>
                <w:lang w:eastAsia="zh-CN"/>
              </w:rPr>
              <w:t>简述</w:t>
            </w:r>
            <w:r w:rsidRPr="004D351E">
              <w:rPr>
                <w:rFonts w:ascii="微软雅黑" w:hAnsi="微软雅黑" w:hint="eastAsia"/>
                <w:b/>
                <w:lang w:eastAsia="zh-CN"/>
              </w:rPr>
              <w:t xml:space="preserve"> </w:t>
            </w:r>
          </w:p>
        </w:tc>
        <w:tc>
          <w:tcPr>
            <w:tcW w:w="1418" w:type="dxa"/>
            <w:shd w:val="clear" w:color="auto" w:fill="B3B3B3"/>
          </w:tcPr>
          <w:p w14:paraId="4E3F8A6D" w14:textId="77777777" w:rsidR="00D7526B" w:rsidRPr="004D351E" w:rsidRDefault="00D7526B" w:rsidP="00D7526B">
            <w:pPr>
              <w:rPr>
                <w:rFonts w:ascii="微软雅黑" w:hAnsi="微软雅黑"/>
                <w:b/>
                <w:lang w:eastAsia="zh-CN"/>
              </w:rPr>
            </w:pPr>
            <w:r w:rsidRPr="004D351E">
              <w:rPr>
                <w:rFonts w:ascii="微软雅黑" w:hAnsi="微软雅黑" w:hint="eastAsia"/>
                <w:b/>
                <w:lang w:eastAsia="zh-CN"/>
              </w:rPr>
              <w:t>优先级</w:t>
            </w:r>
            <w:r w:rsidRPr="004D351E">
              <w:rPr>
                <w:rFonts w:ascii="微软雅黑" w:hAnsi="微软雅黑" w:hint="eastAsia"/>
                <w:b/>
                <w:lang w:eastAsia="zh-CN"/>
              </w:rPr>
              <w:t>(</w:t>
            </w:r>
            <w:r w:rsidRPr="004D351E">
              <w:rPr>
                <w:rFonts w:ascii="微软雅黑" w:hAnsi="微软雅黑" w:hint="eastAsia"/>
                <w:b/>
                <w:lang w:eastAsia="zh-CN"/>
              </w:rPr>
              <w:t>高中低</w:t>
            </w:r>
            <w:r w:rsidRPr="004D351E">
              <w:rPr>
                <w:rFonts w:ascii="微软雅黑" w:hAnsi="微软雅黑" w:hint="eastAsia"/>
                <w:b/>
                <w:lang w:eastAsia="zh-CN"/>
              </w:rPr>
              <w:t>)</w:t>
            </w:r>
          </w:p>
        </w:tc>
      </w:tr>
      <w:tr w:rsidR="00D7526B" w:rsidRPr="004D351E" w14:paraId="581F6A0E" w14:textId="77777777" w:rsidTr="00D7526B">
        <w:trPr>
          <w:trHeight w:val="385"/>
        </w:trPr>
        <w:tc>
          <w:tcPr>
            <w:tcW w:w="1607" w:type="dxa"/>
          </w:tcPr>
          <w:p w14:paraId="1BFD9EC1" w14:textId="77777777" w:rsidR="00D7526B" w:rsidRPr="002F710C" w:rsidRDefault="00D7526B" w:rsidP="00D7526B">
            <w:pPr>
              <w:rPr>
                <w:rFonts w:ascii="微软雅黑" w:eastAsia="微软雅黑" w:hAnsi="微软雅黑"/>
                <w:lang w:eastAsia="zh-CN"/>
              </w:rPr>
            </w:pPr>
            <w:r w:rsidRPr="002F710C">
              <w:rPr>
                <w:rFonts w:ascii="微软雅黑" w:eastAsia="微软雅黑" w:hAnsi="微软雅黑" w:hint="eastAsia"/>
                <w:lang w:eastAsia="zh-CN"/>
              </w:rPr>
              <w:t>S</w:t>
            </w:r>
            <w:r w:rsidRPr="002F710C">
              <w:rPr>
                <w:rFonts w:ascii="微软雅黑" w:eastAsia="微软雅黑" w:hAnsi="微软雅黑"/>
              </w:rPr>
              <w:t>R</w:t>
            </w:r>
            <w:r w:rsidRPr="002F710C">
              <w:rPr>
                <w:rFonts w:ascii="微软雅黑" w:eastAsia="微软雅黑" w:hAnsi="微软雅黑" w:hint="eastAsia"/>
                <w:lang w:eastAsia="zh-CN"/>
              </w:rPr>
              <w:t>0</w:t>
            </w:r>
            <w:r w:rsidRPr="002F710C">
              <w:rPr>
                <w:rFonts w:ascii="微软雅黑" w:eastAsia="微软雅黑" w:hAnsi="微软雅黑"/>
                <w:lang w:eastAsia="zh-CN"/>
              </w:rPr>
              <w:t>5</w:t>
            </w:r>
            <w:r w:rsidRPr="002F710C">
              <w:rPr>
                <w:rFonts w:ascii="微软雅黑" w:eastAsia="微软雅黑" w:hAnsi="微软雅黑" w:hint="eastAsia"/>
                <w:lang w:eastAsia="zh-CN"/>
              </w:rPr>
              <w:t>_F01</w:t>
            </w:r>
          </w:p>
        </w:tc>
        <w:tc>
          <w:tcPr>
            <w:tcW w:w="4171" w:type="dxa"/>
          </w:tcPr>
          <w:p w14:paraId="6BC00F7A" w14:textId="77777777" w:rsidR="00D7526B" w:rsidRPr="002F710C" w:rsidRDefault="00D7526B" w:rsidP="00D7526B">
            <w:pPr>
              <w:rPr>
                <w:rFonts w:ascii="微软雅黑" w:eastAsia="微软雅黑" w:hAnsi="微软雅黑"/>
                <w:lang w:eastAsia="zh-CN"/>
              </w:rPr>
            </w:pPr>
            <w:r w:rsidRPr="002F710C">
              <w:rPr>
                <w:rFonts w:ascii="微软雅黑" w:eastAsia="微软雅黑" w:hAnsi="微软雅黑" w:cs="Arial" w:hint="eastAsia"/>
                <w:lang w:val="en-GB" w:eastAsia="zh-CN"/>
              </w:rPr>
              <w:t>实时库存查询</w:t>
            </w:r>
          </w:p>
        </w:tc>
        <w:tc>
          <w:tcPr>
            <w:tcW w:w="2410" w:type="dxa"/>
          </w:tcPr>
          <w:p w14:paraId="421EB275" w14:textId="77777777" w:rsidR="00D7526B" w:rsidRPr="002F710C" w:rsidRDefault="00D7526B" w:rsidP="00D7526B">
            <w:pPr>
              <w:rPr>
                <w:rFonts w:ascii="微软雅黑" w:eastAsia="微软雅黑" w:hAnsi="微软雅黑"/>
                <w:lang w:eastAsia="zh-CN"/>
              </w:rPr>
            </w:pPr>
          </w:p>
        </w:tc>
        <w:tc>
          <w:tcPr>
            <w:tcW w:w="1418" w:type="dxa"/>
          </w:tcPr>
          <w:p w14:paraId="2EB10527" w14:textId="77777777" w:rsidR="00D7526B" w:rsidRPr="002F710C" w:rsidRDefault="00D7526B" w:rsidP="00D7526B">
            <w:pPr>
              <w:rPr>
                <w:rFonts w:ascii="微软雅黑" w:eastAsia="微软雅黑" w:hAnsi="微软雅黑"/>
                <w:lang w:eastAsia="zh-CN"/>
              </w:rPr>
            </w:pPr>
            <w:r w:rsidRPr="002F710C">
              <w:rPr>
                <w:rFonts w:ascii="微软雅黑" w:eastAsia="微软雅黑" w:hAnsi="微软雅黑" w:hint="eastAsia"/>
                <w:lang w:eastAsia="zh-CN"/>
              </w:rPr>
              <w:t>0</w:t>
            </w:r>
          </w:p>
        </w:tc>
      </w:tr>
      <w:tr w:rsidR="00D7526B" w:rsidRPr="004D351E" w14:paraId="7714AE29" w14:textId="77777777" w:rsidTr="00D7526B">
        <w:trPr>
          <w:trHeight w:val="385"/>
        </w:trPr>
        <w:tc>
          <w:tcPr>
            <w:tcW w:w="1607" w:type="dxa"/>
          </w:tcPr>
          <w:p w14:paraId="48348077" w14:textId="77777777" w:rsidR="00D7526B" w:rsidRPr="002F710C" w:rsidRDefault="00D7526B" w:rsidP="00D7526B">
            <w:pPr>
              <w:rPr>
                <w:rFonts w:ascii="微软雅黑" w:eastAsia="微软雅黑" w:hAnsi="微软雅黑"/>
                <w:lang w:eastAsia="zh-CN"/>
              </w:rPr>
            </w:pPr>
            <w:r w:rsidRPr="002F710C">
              <w:rPr>
                <w:rFonts w:ascii="微软雅黑" w:eastAsia="微软雅黑" w:hAnsi="微软雅黑" w:hint="eastAsia"/>
                <w:lang w:eastAsia="zh-CN"/>
              </w:rPr>
              <w:t>S</w:t>
            </w:r>
            <w:r w:rsidRPr="002F710C">
              <w:rPr>
                <w:rFonts w:ascii="微软雅黑" w:eastAsia="微软雅黑" w:hAnsi="微软雅黑"/>
              </w:rPr>
              <w:t>R</w:t>
            </w:r>
            <w:r w:rsidRPr="002F710C">
              <w:rPr>
                <w:rFonts w:ascii="微软雅黑" w:eastAsia="微软雅黑" w:hAnsi="微软雅黑" w:hint="eastAsia"/>
                <w:lang w:eastAsia="zh-CN"/>
              </w:rPr>
              <w:t>0</w:t>
            </w:r>
            <w:r w:rsidRPr="002F710C">
              <w:rPr>
                <w:rFonts w:ascii="微软雅黑" w:eastAsia="微软雅黑" w:hAnsi="微软雅黑"/>
                <w:lang w:eastAsia="zh-CN"/>
              </w:rPr>
              <w:t>5</w:t>
            </w:r>
            <w:r w:rsidRPr="002F710C">
              <w:rPr>
                <w:rFonts w:ascii="微软雅黑" w:eastAsia="微软雅黑" w:hAnsi="微软雅黑" w:hint="eastAsia"/>
                <w:lang w:eastAsia="zh-CN"/>
              </w:rPr>
              <w:t>_F02</w:t>
            </w:r>
          </w:p>
        </w:tc>
        <w:tc>
          <w:tcPr>
            <w:tcW w:w="4171" w:type="dxa"/>
          </w:tcPr>
          <w:p w14:paraId="213125DB" w14:textId="77777777" w:rsidR="00D7526B" w:rsidRPr="002F710C" w:rsidRDefault="00D7526B" w:rsidP="00D7526B">
            <w:pPr>
              <w:rPr>
                <w:rFonts w:ascii="微软雅黑" w:eastAsia="微软雅黑" w:hAnsi="微软雅黑" w:cs="Arial"/>
                <w:lang w:val="en-GB" w:eastAsia="zh-CN"/>
              </w:rPr>
            </w:pPr>
            <w:r w:rsidRPr="002F710C">
              <w:rPr>
                <w:rFonts w:ascii="微软雅黑" w:eastAsia="微软雅黑" w:hAnsi="微软雅黑" w:cs="Arial" w:hint="eastAsia"/>
                <w:lang w:val="en-GB" w:eastAsia="zh-CN"/>
              </w:rPr>
              <w:t>库存冻结明细查询</w:t>
            </w:r>
          </w:p>
        </w:tc>
        <w:tc>
          <w:tcPr>
            <w:tcW w:w="2410" w:type="dxa"/>
          </w:tcPr>
          <w:p w14:paraId="7586071D" w14:textId="77777777" w:rsidR="00D7526B" w:rsidRPr="002F710C" w:rsidRDefault="00D7526B" w:rsidP="00D7526B">
            <w:pPr>
              <w:rPr>
                <w:rFonts w:ascii="微软雅黑" w:eastAsia="微软雅黑" w:hAnsi="微软雅黑"/>
                <w:lang w:eastAsia="zh-CN"/>
              </w:rPr>
            </w:pPr>
          </w:p>
        </w:tc>
        <w:tc>
          <w:tcPr>
            <w:tcW w:w="1418" w:type="dxa"/>
          </w:tcPr>
          <w:p w14:paraId="31CBEB75" w14:textId="77777777" w:rsidR="00D7526B" w:rsidRPr="002F710C" w:rsidRDefault="00D7526B" w:rsidP="00D7526B">
            <w:pPr>
              <w:rPr>
                <w:rFonts w:ascii="微软雅黑" w:eastAsia="微软雅黑" w:hAnsi="微软雅黑"/>
                <w:lang w:eastAsia="zh-CN"/>
              </w:rPr>
            </w:pPr>
            <w:r w:rsidRPr="002F710C">
              <w:rPr>
                <w:rFonts w:ascii="微软雅黑" w:eastAsia="微软雅黑" w:hAnsi="微软雅黑" w:hint="eastAsia"/>
                <w:lang w:eastAsia="zh-CN"/>
              </w:rPr>
              <w:t>1</w:t>
            </w:r>
          </w:p>
        </w:tc>
      </w:tr>
      <w:tr w:rsidR="00D7526B" w:rsidRPr="004D351E" w14:paraId="29FBB5B9" w14:textId="77777777" w:rsidTr="00D7526B">
        <w:trPr>
          <w:trHeight w:val="385"/>
        </w:trPr>
        <w:tc>
          <w:tcPr>
            <w:tcW w:w="1607" w:type="dxa"/>
          </w:tcPr>
          <w:p w14:paraId="6F6A3FBF" w14:textId="77777777" w:rsidR="00D7526B" w:rsidRPr="002F710C" w:rsidRDefault="00D7526B" w:rsidP="00D7526B">
            <w:pPr>
              <w:rPr>
                <w:rFonts w:ascii="微软雅黑" w:eastAsia="微软雅黑" w:hAnsi="微软雅黑"/>
                <w:lang w:eastAsia="zh-CN"/>
              </w:rPr>
            </w:pPr>
            <w:r w:rsidRPr="002F710C">
              <w:rPr>
                <w:rFonts w:ascii="微软雅黑" w:eastAsia="微软雅黑" w:hAnsi="微软雅黑" w:hint="eastAsia"/>
                <w:lang w:eastAsia="zh-CN"/>
              </w:rPr>
              <w:t>S</w:t>
            </w:r>
            <w:r w:rsidRPr="002F710C">
              <w:rPr>
                <w:rFonts w:ascii="微软雅黑" w:eastAsia="微软雅黑" w:hAnsi="微软雅黑"/>
              </w:rPr>
              <w:t>R</w:t>
            </w:r>
            <w:r w:rsidRPr="002F710C">
              <w:rPr>
                <w:rFonts w:ascii="微软雅黑" w:eastAsia="微软雅黑" w:hAnsi="微软雅黑" w:hint="eastAsia"/>
                <w:lang w:eastAsia="zh-CN"/>
              </w:rPr>
              <w:t>0</w:t>
            </w:r>
            <w:r w:rsidRPr="002F710C">
              <w:rPr>
                <w:rFonts w:ascii="微软雅黑" w:eastAsia="微软雅黑" w:hAnsi="微软雅黑"/>
                <w:lang w:eastAsia="zh-CN"/>
              </w:rPr>
              <w:t>5</w:t>
            </w:r>
            <w:r w:rsidRPr="002F710C">
              <w:rPr>
                <w:rFonts w:ascii="微软雅黑" w:eastAsia="微软雅黑" w:hAnsi="微软雅黑" w:hint="eastAsia"/>
                <w:lang w:eastAsia="zh-CN"/>
              </w:rPr>
              <w:t>_F03</w:t>
            </w:r>
          </w:p>
        </w:tc>
        <w:tc>
          <w:tcPr>
            <w:tcW w:w="4171" w:type="dxa"/>
          </w:tcPr>
          <w:p w14:paraId="5A1C6F1B" w14:textId="77777777" w:rsidR="00D7526B" w:rsidRPr="002F710C" w:rsidRDefault="00D7526B" w:rsidP="00D7526B">
            <w:pPr>
              <w:rPr>
                <w:rFonts w:ascii="微软雅黑" w:eastAsia="微软雅黑" w:hAnsi="微软雅黑" w:cs="Arial"/>
                <w:lang w:val="en-GB" w:eastAsia="zh-CN"/>
              </w:rPr>
            </w:pPr>
            <w:r w:rsidRPr="002F710C">
              <w:rPr>
                <w:rFonts w:ascii="微软雅黑" w:eastAsia="微软雅黑" w:hAnsi="微软雅黑" w:cs="Arial" w:hint="eastAsia"/>
                <w:lang w:val="en-GB" w:eastAsia="zh-CN"/>
              </w:rPr>
              <w:t>库存交易明细查询--所有库存维度都需要展示出来</w:t>
            </w:r>
          </w:p>
        </w:tc>
        <w:tc>
          <w:tcPr>
            <w:tcW w:w="2410" w:type="dxa"/>
          </w:tcPr>
          <w:p w14:paraId="0FDF4E3B" w14:textId="77777777" w:rsidR="00D7526B" w:rsidRPr="002F710C" w:rsidRDefault="00D7526B" w:rsidP="00D7526B">
            <w:pPr>
              <w:rPr>
                <w:rFonts w:ascii="微软雅黑" w:eastAsia="微软雅黑" w:hAnsi="微软雅黑"/>
                <w:lang w:eastAsia="zh-CN"/>
              </w:rPr>
            </w:pPr>
          </w:p>
        </w:tc>
        <w:tc>
          <w:tcPr>
            <w:tcW w:w="1418" w:type="dxa"/>
          </w:tcPr>
          <w:p w14:paraId="04C8E4BC" w14:textId="77777777" w:rsidR="00D7526B" w:rsidRPr="002F710C" w:rsidRDefault="00D7526B" w:rsidP="00D7526B">
            <w:pPr>
              <w:rPr>
                <w:rFonts w:ascii="微软雅黑" w:eastAsia="微软雅黑" w:hAnsi="微软雅黑"/>
                <w:lang w:eastAsia="zh-CN"/>
              </w:rPr>
            </w:pPr>
            <w:r w:rsidRPr="002F710C">
              <w:rPr>
                <w:rFonts w:ascii="微软雅黑" w:eastAsia="微软雅黑" w:hAnsi="微软雅黑" w:hint="eastAsia"/>
                <w:lang w:eastAsia="zh-CN"/>
              </w:rPr>
              <w:t>2</w:t>
            </w:r>
          </w:p>
        </w:tc>
      </w:tr>
      <w:tr w:rsidR="00D7526B" w:rsidRPr="004D351E" w14:paraId="645D96E0" w14:textId="77777777" w:rsidTr="00D7526B">
        <w:trPr>
          <w:trHeight w:val="385"/>
        </w:trPr>
        <w:tc>
          <w:tcPr>
            <w:tcW w:w="1607" w:type="dxa"/>
          </w:tcPr>
          <w:p w14:paraId="3877413D" w14:textId="77777777" w:rsidR="00D7526B" w:rsidRPr="002F710C" w:rsidRDefault="00D7526B" w:rsidP="00D7526B">
            <w:pPr>
              <w:rPr>
                <w:rFonts w:ascii="微软雅黑" w:eastAsia="微软雅黑" w:hAnsi="微软雅黑"/>
                <w:lang w:eastAsia="zh-CN"/>
              </w:rPr>
            </w:pPr>
            <w:r w:rsidRPr="002F710C">
              <w:rPr>
                <w:rFonts w:ascii="微软雅黑" w:eastAsia="微软雅黑" w:hAnsi="微软雅黑" w:hint="eastAsia"/>
                <w:lang w:eastAsia="zh-CN"/>
              </w:rPr>
              <w:t>S</w:t>
            </w:r>
            <w:r w:rsidRPr="002F710C">
              <w:rPr>
                <w:rFonts w:ascii="微软雅黑" w:eastAsia="微软雅黑" w:hAnsi="微软雅黑"/>
              </w:rPr>
              <w:t>R</w:t>
            </w:r>
            <w:r w:rsidRPr="002F710C">
              <w:rPr>
                <w:rFonts w:ascii="微软雅黑" w:eastAsia="微软雅黑" w:hAnsi="微软雅黑" w:hint="eastAsia"/>
                <w:lang w:eastAsia="zh-CN"/>
              </w:rPr>
              <w:t>0</w:t>
            </w:r>
            <w:r w:rsidRPr="002F710C">
              <w:rPr>
                <w:rFonts w:ascii="微软雅黑" w:eastAsia="微软雅黑" w:hAnsi="微软雅黑"/>
                <w:lang w:eastAsia="zh-CN"/>
              </w:rPr>
              <w:t>5</w:t>
            </w:r>
            <w:r w:rsidRPr="002F710C">
              <w:rPr>
                <w:rFonts w:ascii="微软雅黑" w:eastAsia="微软雅黑" w:hAnsi="微软雅黑" w:hint="eastAsia"/>
                <w:lang w:eastAsia="zh-CN"/>
              </w:rPr>
              <w:t>_F04</w:t>
            </w:r>
          </w:p>
        </w:tc>
        <w:tc>
          <w:tcPr>
            <w:tcW w:w="4171" w:type="dxa"/>
          </w:tcPr>
          <w:p w14:paraId="520EA27E" w14:textId="77777777" w:rsidR="00D7526B" w:rsidRPr="002F710C" w:rsidRDefault="00D7526B" w:rsidP="00D7526B">
            <w:pPr>
              <w:rPr>
                <w:rFonts w:ascii="微软雅黑" w:eastAsia="微软雅黑" w:hAnsi="微软雅黑" w:cs="Arial"/>
                <w:lang w:val="en-GB" w:eastAsia="zh-CN"/>
              </w:rPr>
            </w:pPr>
            <w:r w:rsidRPr="002F710C">
              <w:rPr>
                <w:rFonts w:ascii="微软雅黑" w:eastAsia="微软雅黑" w:hAnsi="微软雅黑" w:cs="Arial" w:hint="eastAsia"/>
                <w:lang w:val="en-GB" w:eastAsia="zh-CN"/>
              </w:rPr>
              <w:t>库存交易明细查询----期初/结存多维度优化</w:t>
            </w:r>
          </w:p>
        </w:tc>
        <w:tc>
          <w:tcPr>
            <w:tcW w:w="2410" w:type="dxa"/>
          </w:tcPr>
          <w:p w14:paraId="167C93BE" w14:textId="77777777" w:rsidR="00D7526B" w:rsidRPr="002F710C" w:rsidRDefault="00D7526B" w:rsidP="00D7526B">
            <w:pPr>
              <w:rPr>
                <w:rFonts w:ascii="微软雅黑" w:eastAsia="微软雅黑" w:hAnsi="微软雅黑"/>
                <w:lang w:eastAsia="zh-CN"/>
              </w:rPr>
            </w:pPr>
          </w:p>
        </w:tc>
        <w:tc>
          <w:tcPr>
            <w:tcW w:w="1418" w:type="dxa"/>
          </w:tcPr>
          <w:p w14:paraId="443C9CF1" w14:textId="77777777" w:rsidR="00D7526B" w:rsidRPr="002F710C" w:rsidRDefault="00D7526B" w:rsidP="00D7526B">
            <w:pPr>
              <w:rPr>
                <w:rFonts w:ascii="微软雅黑" w:eastAsia="微软雅黑" w:hAnsi="微软雅黑"/>
                <w:lang w:eastAsia="zh-CN"/>
              </w:rPr>
            </w:pPr>
            <w:r w:rsidRPr="002F710C">
              <w:rPr>
                <w:rFonts w:ascii="微软雅黑" w:eastAsia="微软雅黑" w:hAnsi="微软雅黑" w:hint="eastAsia"/>
                <w:lang w:eastAsia="zh-CN"/>
              </w:rPr>
              <w:t>3</w:t>
            </w:r>
          </w:p>
        </w:tc>
      </w:tr>
    </w:tbl>
    <w:p w14:paraId="7571FA98" w14:textId="77777777" w:rsidR="00D7526B" w:rsidRPr="00D7526B" w:rsidRDefault="00D7526B" w:rsidP="00D7526B">
      <w:pPr>
        <w:rPr>
          <w:lang w:val="en-GB" w:eastAsia="zh-CN"/>
        </w:rPr>
      </w:pPr>
    </w:p>
    <w:p w14:paraId="30A796A6" w14:textId="77777777" w:rsidR="002D3DB4" w:rsidRDefault="002D3DB4" w:rsidP="002D3DB4">
      <w:pPr>
        <w:pStyle w:val="4"/>
        <w:rPr>
          <w:rFonts w:ascii="微软雅黑" w:hAnsi="微软雅黑" w:cs="Arial"/>
          <w:lang w:val="en-GB" w:eastAsia="zh-CN"/>
        </w:rPr>
      </w:pPr>
      <w:r w:rsidRPr="004D351E">
        <w:rPr>
          <w:rFonts w:hint="eastAsia"/>
          <w:lang w:eastAsia="zh-CN"/>
        </w:rPr>
        <w:t>S</w:t>
      </w:r>
      <w:r w:rsidRPr="004D351E">
        <w:rPr>
          <w:lang w:eastAsia="zh-CN"/>
        </w:rPr>
        <w:t>R</w:t>
      </w:r>
      <w:r w:rsidRPr="004D351E">
        <w:rPr>
          <w:rFonts w:hint="eastAsia"/>
          <w:lang w:eastAsia="zh-CN"/>
        </w:rPr>
        <w:t>0</w:t>
      </w:r>
      <w:r w:rsidR="002F710C">
        <w:rPr>
          <w:lang w:eastAsia="zh-CN"/>
        </w:rPr>
        <w:t>5</w:t>
      </w:r>
      <w:r w:rsidR="002F710C">
        <w:rPr>
          <w:rFonts w:hint="eastAsia"/>
          <w:lang w:eastAsia="zh-CN"/>
        </w:rPr>
        <w:t>_F01</w:t>
      </w:r>
      <w:r>
        <w:rPr>
          <w:lang w:eastAsia="zh-CN"/>
        </w:rPr>
        <w:t xml:space="preserve"> </w:t>
      </w:r>
      <w:r w:rsidR="002F710C">
        <w:rPr>
          <w:rFonts w:ascii="微软雅黑" w:hAnsi="微软雅黑" w:cs="Arial" w:hint="eastAsia"/>
          <w:lang w:val="en-GB" w:eastAsia="zh-CN"/>
        </w:rPr>
        <w:t>实时库存查询</w:t>
      </w:r>
    </w:p>
    <w:p w14:paraId="284B3AD8" w14:textId="77777777" w:rsidR="002F710C" w:rsidRPr="002F710C" w:rsidRDefault="002F710C" w:rsidP="002F710C">
      <w:pPr>
        <w:rPr>
          <w:lang w:val="en-GB" w:eastAsia="zh-CN"/>
        </w:rPr>
      </w:pPr>
    </w:p>
    <w:p w14:paraId="691D3075" w14:textId="77777777" w:rsidR="002F710C" w:rsidRPr="002F710C" w:rsidRDefault="002F710C" w:rsidP="0047651C">
      <w:pPr>
        <w:pStyle w:val="af3"/>
        <w:widowControl/>
        <w:numPr>
          <w:ilvl w:val="0"/>
          <w:numId w:val="10"/>
        </w:numPr>
        <w:ind w:firstLineChars="0" w:firstLine="420"/>
        <w:rPr>
          <w:rFonts w:ascii="微软雅黑" w:eastAsia="微软雅黑" w:hAnsi="微软雅黑" w:cs="Arial"/>
          <w:kern w:val="0"/>
          <w:sz w:val="20"/>
          <w:szCs w:val="20"/>
          <w:lang w:val="en-GB"/>
        </w:rPr>
      </w:pPr>
      <w:r w:rsidRPr="002F710C">
        <w:rPr>
          <w:rFonts w:ascii="微软雅黑" w:eastAsia="微软雅黑" w:hAnsi="微软雅黑" w:cs="Arial" w:hint="eastAsia"/>
          <w:kern w:val="0"/>
          <w:sz w:val="20"/>
          <w:szCs w:val="20"/>
          <w:lang w:val="en-GB"/>
        </w:rPr>
        <w:t xml:space="preserve">在backend中添加：“库存管理”&gt; </w:t>
      </w:r>
      <w:r w:rsidRPr="002F710C">
        <w:rPr>
          <w:rFonts w:ascii="微软雅黑" w:eastAsia="微软雅黑" w:hAnsi="微软雅黑" w:cs="Arial"/>
          <w:kern w:val="0"/>
          <w:sz w:val="20"/>
          <w:szCs w:val="20"/>
          <w:lang w:val="en-GB"/>
        </w:rPr>
        <w:t>“</w:t>
      </w:r>
      <w:r w:rsidRPr="002F710C">
        <w:rPr>
          <w:rFonts w:ascii="微软雅黑" w:eastAsia="微软雅黑" w:hAnsi="微软雅黑" w:cs="Arial" w:hint="eastAsia"/>
          <w:kern w:val="0"/>
          <w:sz w:val="20"/>
          <w:szCs w:val="20"/>
          <w:lang w:val="en-GB"/>
        </w:rPr>
        <w:t>实时库存查询</w:t>
      </w:r>
      <w:r w:rsidRPr="002F710C">
        <w:rPr>
          <w:rFonts w:ascii="微软雅黑" w:eastAsia="微软雅黑" w:hAnsi="微软雅黑" w:cs="Arial"/>
          <w:kern w:val="0"/>
          <w:sz w:val="20"/>
          <w:szCs w:val="20"/>
          <w:lang w:val="en-GB"/>
        </w:rPr>
        <w:t>”</w:t>
      </w:r>
      <w:r w:rsidRPr="002F710C">
        <w:rPr>
          <w:rFonts w:ascii="微软雅黑" w:eastAsia="微软雅黑" w:hAnsi="微软雅黑" w:cs="Arial" w:hint="eastAsia"/>
          <w:kern w:val="0"/>
          <w:sz w:val="20"/>
          <w:szCs w:val="20"/>
          <w:lang w:val="en-GB"/>
        </w:rPr>
        <w:t>中的功能。</w:t>
      </w:r>
    </w:p>
    <w:p w14:paraId="1FD8D6FE" w14:textId="77777777" w:rsidR="002F710C" w:rsidRPr="002F710C" w:rsidRDefault="007A25F8" w:rsidP="002F710C">
      <w:pPr>
        <w:rPr>
          <w:rFonts w:ascii="微软雅黑" w:eastAsia="微软雅黑" w:hAnsi="微软雅黑" w:cs="Arial"/>
          <w:lang w:val="en-GB" w:eastAsia="zh-CN"/>
        </w:rPr>
      </w:pPr>
      <w:r>
        <w:rPr>
          <w:rFonts w:ascii="微软雅黑" w:eastAsia="微软雅黑" w:hAnsi="微软雅黑" w:cs="Arial"/>
          <w:lang w:val="en-GB" w:eastAsia="zh-CN"/>
        </w:rPr>
        <w:pict w14:anchorId="3F2E6FA5">
          <v:shape id="_x0000_i1033" type="#_x0000_t75" style="width:461.45pt;height:187.5pt;visibility:visible;mso-wrap-style:square">
            <v:imagedata r:id="rId21" o:title=""/>
          </v:shape>
        </w:pict>
      </w:r>
    </w:p>
    <w:p w14:paraId="5CBC839F" w14:textId="77777777" w:rsidR="002F710C" w:rsidRPr="002F710C" w:rsidRDefault="002F710C" w:rsidP="0047651C">
      <w:pPr>
        <w:pStyle w:val="af3"/>
        <w:widowControl/>
        <w:numPr>
          <w:ilvl w:val="0"/>
          <w:numId w:val="10"/>
        </w:numPr>
        <w:ind w:firstLineChars="0" w:firstLine="420"/>
        <w:rPr>
          <w:rFonts w:ascii="微软雅黑" w:eastAsia="微软雅黑" w:hAnsi="微软雅黑" w:cs="Arial"/>
          <w:kern w:val="0"/>
          <w:sz w:val="20"/>
          <w:szCs w:val="20"/>
          <w:lang w:val="en-GB"/>
        </w:rPr>
      </w:pPr>
      <w:r w:rsidRPr="002F710C">
        <w:rPr>
          <w:rFonts w:ascii="微软雅黑" w:eastAsia="微软雅黑" w:hAnsi="微软雅黑" w:cs="Arial" w:hint="eastAsia"/>
          <w:kern w:val="0"/>
          <w:sz w:val="20"/>
          <w:szCs w:val="20"/>
          <w:lang w:val="en-GB"/>
        </w:rPr>
        <w:t>用户可以按照上图所示的条件查询即时批次库存。黄色背景的查询条件用户至少选择一个填写。这些查询条件的说明如下：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4252"/>
        <w:gridCol w:w="1985"/>
      </w:tblGrid>
      <w:tr w:rsidR="002F710C" w:rsidRPr="0047651C" w14:paraId="6C2384AC" w14:textId="77777777" w:rsidTr="0047651C">
        <w:tc>
          <w:tcPr>
            <w:tcW w:w="3119" w:type="dxa"/>
            <w:shd w:val="clear" w:color="auto" w:fill="auto"/>
          </w:tcPr>
          <w:p w14:paraId="47125130"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查询条件</w:t>
            </w:r>
          </w:p>
        </w:tc>
        <w:tc>
          <w:tcPr>
            <w:tcW w:w="4252" w:type="dxa"/>
            <w:shd w:val="clear" w:color="auto" w:fill="auto"/>
          </w:tcPr>
          <w:p w14:paraId="24C183E4"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说明</w:t>
            </w:r>
          </w:p>
        </w:tc>
        <w:tc>
          <w:tcPr>
            <w:tcW w:w="1985" w:type="dxa"/>
            <w:shd w:val="clear" w:color="auto" w:fill="auto"/>
          </w:tcPr>
          <w:p w14:paraId="2EED996C"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是否支持模糊查询</w:t>
            </w:r>
          </w:p>
        </w:tc>
      </w:tr>
      <w:tr w:rsidR="002F710C" w:rsidRPr="0047651C" w14:paraId="792B3902" w14:textId="77777777" w:rsidTr="0047651C">
        <w:tc>
          <w:tcPr>
            <w:tcW w:w="3119" w:type="dxa"/>
            <w:shd w:val="clear" w:color="auto" w:fill="auto"/>
          </w:tcPr>
          <w:p w14:paraId="29A59C6B"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lastRenderedPageBreak/>
              <w:t>商家/仓库</w:t>
            </w:r>
          </w:p>
        </w:tc>
        <w:tc>
          <w:tcPr>
            <w:tcW w:w="4252" w:type="dxa"/>
            <w:shd w:val="clear" w:color="auto" w:fill="auto"/>
          </w:tcPr>
          <w:p w14:paraId="516E77EE"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如果用户选择了一个商家那么仓库只能选择和此商家关联的仓库。用户选择了一个仓库后，商家将自动选择为关联商家。</w:t>
            </w:r>
          </w:p>
        </w:tc>
        <w:tc>
          <w:tcPr>
            <w:tcW w:w="1985" w:type="dxa"/>
            <w:shd w:val="clear" w:color="auto" w:fill="auto"/>
          </w:tcPr>
          <w:p w14:paraId="15FBD51B"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2F710C" w:rsidRPr="0047651C" w14:paraId="777CA936" w14:textId="77777777" w:rsidTr="0047651C">
        <w:tc>
          <w:tcPr>
            <w:tcW w:w="3119" w:type="dxa"/>
            <w:shd w:val="clear" w:color="auto" w:fill="auto"/>
          </w:tcPr>
          <w:p w14:paraId="0A36F784"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产品类别</w:t>
            </w:r>
          </w:p>
        </w:tc>
        <w:tc>
          <w:tcPr>
            <w:tcW w:w="4252" w:type="dxa"/>
            <w:shd w:val="clear" w:color="auto" w:fill="auto"/>
          </w:tcPr>
          <w:p w14:paraId="79C24B1B"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用户可以在此选择后台管理类目中的所有有效类目，并且可以选择根类目到叶子节点类目中的所有类目级别。</w:t>
            </w:r>
          </w:p>
        </w:tc>
        <w:tc>
          <w:tcPr>
            <w:tcW w:w="1985" w:type="dxa"/>
            <w:shd w:val="clear" w:color="auto" w:fill="auto"/>
          </w:tcPr>
          <w:p w14:paraId="2DC847F1"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2F710C" w:rsidRPr="0047651C" w14:paraId="67576623" w14:textId="77777777" w:rsidTr="0047651C">
        <w:tc>
          <w:tcPr>
            <w:tcW w:w="3119" w:type="dxa"/>
            <w:shd w:val="clear" w:color="auto" w:fill="auto"/>
          </w:tcPr>
          <w:p w14:paraId="04747375"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产品名称</w:t>
            </w:r>
          </w:p>
        </w:tc>
        <w:tc>
          <w:tcPr>
            <w:tcW w:w="4252" w:type="dxa"/>
            <w:shd w:val="clear" w:color="auto" w:fill="auto"/>
          </w:tcPr>
          <w:p w14:paraId="027E0648"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产品的名称，由用户输入</w:t>
            </w:r>
          </w:p>
        </w:tc>
        <w:tc>
          <w:tcPr>
            <w:tcW w:w="1985" w:type="dxa"/>
            <w:shd w:val="clear" w:color="auto" w:fill="auto"/>
          </w:tcPr>
          <w:p w14:paraId="37C3A32A"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是</w:t>
            </w:r>
          </w:p>
        </w:tc>
      </w:tr>
      <w:tr w:rsidR="002F710C" w:rsidRPr="0047651C" w14:paraId="790977CD" w14:textId="77777777" w:rsidTr="0047651C">
        <w:tc>
          <w:tcPr>
            <w:tcW w:w="3119" w:type="dxa"/>
            <w:shd w:val="clear" w:color="auto" w:fill="auto"/>
          </w:tcPr>
          <w:p w14:paraId="1EF6426E"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供应商编号</w:t>
            </w:r>
          </w:p>
        </w:tc>
        <w:tc>
          <w:tcPr>
            <w:tcW w:w="4252" w:type="dxa"/>
            <w:shd w:val="clear" w:color="auto" w:fill="auto"/>
          </w:tcPr>
          <w:p w14:paraId="685F3725"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供应商的编号</w:t>
            </w:r>
          </w:p>
        </w:tc>
        <w:tc>
          <w:tcPr>
            <w:tcW w:w="1985" w:type="dxa"/>
            <w:shd w:val="clear" w:color="auto" w:fill="auto"/>
          </w:tcPr>
          <w:p w14:paraId="27D387B2"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2F710C" w:rsidRPr="0047651C" w14:paraId="6017BA35" w14:textId="77777777" w:rsidTr="0047651C">
        <w:tc>
          <w:tcPr>
            <w:tcW w:w="3119" w:type="dxa"/>
            <w:shd w:val="clear" w:color="auto" w:fill="auto"/>
          </w:tcPr>
          <w:p w14:paraId="7B45DFE4"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供应商名称</w:t>
            </w:r>
          </w:p>
        </w:tc>
        <w:tc>
          <w:tcPr>
            <w:tcW w:w="4252" w:type="dxa"/>
            <w:shd w:val="clear" w:color="auto" w:fill="auto"/>
          </w:tcPr>
          <w:p w14:paraId="42AB27BD"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供应商的名词</w:t>
            </w:r>
          </w:p>
        </w:tc>
        <w:tc>
          <w:tcPr>
            <w:tcW w:w="1985" w:type="dxa"/>
            <w:shd w:val="clear" w:color="auto" w:fill="auto"/>
          </w:tcPr>
          <w:p w14:paraId="3B204584"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是</w:t>
            </w:r>
          </w:p>
        </w:tc>
      </w:tr>
      <w:tr w:rsidR="002F710C" w:rsidRPr="0047651C" w14:paraId="73B03CF5" w14:textId="77777777" w:rsidTr="0047651C">
        <w:tc>
          <w:tcPr>
            <w:tcW w:w="3119" w:type="dxa"/>
            <w:shd w:val="clear" w:color="auto" w:fill="auto"/>
          </w:tcPr>
          <w:p w14:paraId="094F7A9E"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产品编号</w:t>
            </w:r>
          </w:p>
        </w:tc>
        <w:tc>
          <w:tcPr>
            <w:tcW w:w="4252" w:type="dxa"/>
            <w:shd w:val="clear" w:color="auto" w:fill="auto"/>
          </w:tcPr>
          <w:p w14:paraId="491FC070"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产品的编号，可以一次性输入多个，使用换行符分隔。最多可以支持一次性输入1000个产品编号进行查询。</w:t>
            </w:r>
          </w:p>
        </w:tc>
        <w:tc>
          <w:tcPr>
            <w:tcW w:w="1985" w:type="dxa"/>
            <w:shd w:val="clear" w:color="auto" w:fill="auto"/>
          </w:tcPr>
          <w:p w14:paraId="622655A3"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2F710C" w:rsidRPr="0047651C" w14:paraId="7393C5F7" w14:textId="77777777" w:rsidTr="0047651C">
        <w:tc>
          <w:tcPr>
            <w:tcW w:w="3119" w:type="dxa"/>
            <w:shd w:val="clear" w:color="auto" w:fill="auto"/>
          </w:tcPr>
          <w:p w14:paraId="4B1F6EAD"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是否可销</w:t>
            </w:r>
          </w:p>
        </w:tc>
        <w:tc>
          <w:tcPr>
            <w:tcW w:w="4252" w:type="dxa"/>
            <w:shd w:val="clear" w:color="auto" w:fill="auto"/>
          </w:tcPr>
          <w:p w14:paraId="0FE5BD70"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此商品是否可销</w:t>
            </w:r>
          </w:p>
        </w:tc>
        <w:tc>
          <w:tcPr>
            <w:tcW w:w="1985" w:type="dxa"/>
            <w:shd w:val="clear" w:color="auto" w:fill="auto"/>
          </w:tcPr>
          <w:p w14:paraId="7BA13C50"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2F710C" w:rsidRPr="0047651C" w14:paraId="6A63B112" w14:textId="77777777" w:rsidTr="0047651C">
        <w:tc>
          <w:tcPr>
            <w:tcW w:w="3119" w:type="dxa"/>
            <w:shd w:val="clear" w:color="auto" w:fill="auto"/>
          </w:tcPr>
          <w:p w14:paraId="071E8D25"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是否可见</w:t>
            </w:r>
          </w:p>
        </w:tc>
        <w:tc>
          <w:tcPr>
            <w:tcW w:w="4252" w:type="dxa"/>
            <w:shd w:val="clear" w:color="auto" w:fill="auto"/>
          </w:tcPr>
          <w:p w14:paraId="3A197406"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此商品是否可见</w:t>
            </w:r>
          </w:p>
        </w:tc>
        <w:tc>
          <w:tcPr>
            <w:tcW w:w="1985" w:type="dxa"/>
            <w:shd w:val="clear" w:color="auto" w:fill="auto"/>
          </w:tcPr>
          <w:p w14:paraId="7D84CAC4"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2F710C" w:rsidRPr="0047651C" w14:paraId="1DEAF671" w14:textId="77777777" w:rsidTr="0047651C">
        <w:tc>
          <w:tcPr>
            <w:tcW w:w="3119" w:type="dxa"/>
            <w:shd w:val="clear" w:color="auto" w:fill="auto"/>
          </w:tcPr>
          <w:p w14:paraId="0D8CE0B9"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是否可采</w:t>
            </w:r>
          </w:p>
        </w:tc>
        <w:tc>
          <w:tcPr>
            <w:tcW w:w="4252" w:type="dxa"/>
            <w:shd w:val="clear" w:color="auto" w:fill="auto"/>
          </w:tcPr>
          <w:p w14:paraId="7095E33C"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此商品是否可采</w:t>
            </w:r>
          </w:p>
        </w:tc>
        <w:tc>
          <w:tcPr>
            <w:tcW w:w="1985" w:type="dxa"/>
            <w:shd w:val="clear" w:color="auto" w:fill="auto"/>
          </w:tcPr>
          <w:p w14:paraId="413B6052"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2F710C" w:rsidRPr="0047651C" w14:paraId="69B3FB32" w14:textId="77777777" w:rsidTr="0047651C">
        <w:tc>
          <w:tcPr>
            <w:tcW w:w="3119" w:type="dxa"/>
            <w:shd w:val="clear" w:color="auto" w:fill="auto"/>
          </w:tcPr>
          <w:p w14:paraId="59FD1FEC"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库存级别</w:t>
            </w:r>
          </w:p>
        </w:tc>
        <w:tc>
          <w:tcPr>
            <w:tcW w:w="4252" w:type="dxa"/>
            <w:shd w:val="clear" w:color="auto" w:fill="auto"/>
          </w:tcPr>
          <w:p w14:paraId="5EBE7687"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默认级别为商家，级别为商家时，BY产品编号+商家来汇总库存记录。级别为仓库时，BY产品编号+仓库来汇总库存记录。但是，用户如果在“商家/仓库”中选择了一个具体的仓库来查询库存，那么忽略此选项，总是BY产品编号+仓库来汇总库存记录。</w:t>
            </w:r>
          </w:p>
        </w:tc>
        <w:tc>
          <w:tcPr>
            <w:tcW w:w="1985" w:type="dxa"/>
            <w:shd w:val="clear" w:color="auto" w:fill="auto"/>
          </w:tcPr>
          <w:p w14:paraId="4BD5F20F"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2F710C" w:rsidRPr="0047651C" w14:paraId="0C02E844" w14:textId="77777777" w:rsidTr="0047651C">
        <w:tc>
          <w:tcPr>
            <w:tcW w:w="3119" w:type="dxa"/>
            <w:shd w:val="clear" w:color="auto" w:fill="auto"/>
          </w:tcPr>
          <w:p w14:paraId="38B88D86"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库存状态</w:t>
            </w:r>
          </w:p>
        </w:tc>
        <w:tc>
          <w:tcPr>
            <w:tcW w:w="4252" w:type="dxa"/>
            <w:shd w:val="clear" w:color="auto" w:fill="auto"/>
          </w:tcPr>
          <w:p w14:paraId="1B1A17C9"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默认为“全部”，此时查询所有库存记录。如果用户选“有货”那么查询库存大于0的库存记录。如果用户选择“无货”那么查询库存小于等于0的库存记录。</w:t>
            </w:r>
          </w:p>
        </w:tc>
        <w:tc>
          <w:tcPr>
            <w:tcW w:w="1985" w:type="dxa"/>
            <w:shd w:val="clear" w:color="auto" w:fill="auto"/>
          </w:tcPr>
          <w:p w14:paraId="530F4625"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bl>
    <w:p w14:paraId="66951E9D" w14:textId="77777777" w:rsidR="002F710C" w:rsidRPr="002F710C" w:rsidRDefault="002F710C" w:rsidP="002F710C">
      <w:pPr>
        <w:rPr>
          <w:rFonts w:ascii="微软雅黑" w:eastAsia="微软雅黑" w:hAnsi="微软雅黑" w:cs="Arial"/>
          <w:lang w:val="en-GB" w:eastAsia="zh-CN"/>
        </w:rPr>
      </w:pPr>
    </w:p>
    <w:p w14:paraId="01C469CB" w14:textId="77777777" w:rsidR="002F710C" w:rsidRPr="002F710C" w:rsidRDefault="007A25F8" w:rsidP="002F710C">
      <w:pPr>
        <w:rPr>
          <w:rFonts w:ascii="微软雅黑" w:eastAsia="微软雅黑" w:hAnsi="微软雅黑" w:cs="Arial"/>
          <w:lang w:val="en-GB" w:eastAsia="zh-CN"/>
        </w:rPr>
      </w:pPr>
      <w:r>
        <w:rPr>
          <w:rFonts w:ascii="微软雅黑" w:eastAsia="微软雅黑" w:hAnsi="微软雅黑" w:cs="Arial"/>
          <w:lang w:val="en-GB" w:eastAsia="zh-CN"/>
        </w:rPr>
        <w:lastRenderedPageBreak/>
        <w:pict w14:anchorId="737DE115">
          <v:shape id="图片 2" o:spid="_x0000_i1034" type="#_x0000_t75" style="width:468.95pt;height:125.75pt;visibility:visible;mso-wrap-style:square">
            <v:imagedata r:id="rId22" o:title=""/>
          </v:shape>
        </w:pict>
      </w:r>
    </w:p>
    <w:p w14:paraId="671B54C7" w14:textId="77777777" w:rsidR="002F710C" w:rsidRPr="002F710C" w:rsidRDefault="002F710C" w:rsidP="0047651C">
      <w:pPr>
        <w:pStyle w:val="af3"/>
        <w:widowControl/>
        <w:numPr>
          <w:ilvl w:val="0"/>
          <w:numId w:val="10"/>
        </w:numPr>
        <w:ind w:firstLineChars="0" w:firstLine="420"/>
        <w:rPr>
          <w:rFonts w:ascii="微软雅黑" w:eastAsia="微软雅黑" w:hAnsi="微软雅黑" w:cs="Arial"/>
          <w:kern w:val="0"/>
          <w:sz w:val="20"/>
          <w:szCs w:val="20"/>
          <w:lang w:val="en-GB"/>
        </w:rPr>
      </w:pPr>
      <w:r w:rsidRPr="002F710C">
        <w:rPr>
          <w:rFonts w:ascii="微软雅黑" w:eastAsia="微软雅黑" w:hAnsi="微软雅黑" w:cs="Arial" w:hint="eastAsia"/>
          <w:kern w:val="0"/>
          <w:sz w:val="20"/>
          <w:szCs w:val="20"/>
          <w:lang w:val="en-GB"/>
        </w:rPr>
        <w:t>搜索的结果集如上图所示，说明如下：</w:t>
      </w:r>
    </w:p>
    <w:p w14:paraId="1E9053CD" w14:textId="77777777" w:rsidR="002F710C" w:rsidRPr="002F710C" w:rsidRDefault="002F710C" w:rsidP="0047651C">
      <w:pPr>
        <w:pStyle w:val="af3"/>
        <w:widowControl/>
        <w:numPr>
          <w:ilvl w:val="0"/>
          <w:numId w:val="28"/>
        </w:numPr>
        <w:ind w:firstLineChars="0" w:firstLine="420"/>
        <w:rPr>
          <w:rFonts w:ascii="微软雅黑" w:eastAsia="微软雅黑" w:hAnsi="微软雅黑" w:cs="Arial"/>
          <w:kern w:val="0"/>
          <w:sz w:val="20"/>
          <w:szCs w:val="20"/>
          <w:lang w:val="en-GB"/>
        </w:rPr>
      </w:pPr>
      <w:r w:rsidRPr="002F710C">
        <w:rPr>
          <w:rFonts w:ascii="微软雅黑" w:eastAsia="微软雅黑" w:hAnsi="微软雅黑" w:cs="Arial" w:hint="eastAsia"/>
          <w:kern w:val="0"/>
          <w:sz w:val="20"/>
          <w:szCs w:val="20"/>
          <w:lang w:val="en-GB"/>
        </w:rPr>
        <w:t>显示的格式必须如上图所示。结果集如下：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6679"/>
      </w:tblGrid>
      <w:tr w:rsidR="002F710C" w:rsidRPr="0047651C" w14:paraId="38F4D937" w14:textId="77777777" w:rsidTr="0047651C">
        <w:tc>
          <w:tcPr>
            <w:tcW w:w="2523" w:type="dxa"/>
            <w:shd w:val="clear" w:color="auto" w:fill="auto"/>
          </w:tcPr>
          <w:p w14:paraId="21EBB378"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结果字段</w:t>
            </w:r>
          </w:p>
        </w:tc>
        <w:tc>
          <w:tcPr>
            <w:tcW w:w="6679" w:type="dxa"/>
            <w:shd w:val="clear" w:color="auto" w:fill="auto"/>
          </w:tcPr>
          <w:p w14:paraId="6A50CDD2"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说明</w:t>
            </w:r>
          </w:p>
        </w:tc>
      </w:tr>
      <w:tr w:rsidR="002F710C" w:rsidRPr="0047651C" w14:paraId="15E4E15E" w14:textId="77777777" w:rsidTr="0047651C">
        <w:tc>
          <w:tcPr>
            <w:tcW w:w="2523" w:type="dxa"/>
            <w:shd w:val="clear" w:color="auto" w:fill="auto"/>
          </w:tcPr>
          <w:p w14:paraId="243DEA59"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产品编号</w:t>
            </w:r>
          </w:p>
        </w:tc>
        <w:tc>
          <w:tcPr>
            <w:tcW w:w="6679" w:type="dxa"/>
            <w:shd w:val="clear" w:color="auto" w:fill="auto"/>
          </w:tcPr>
          <w:p w14:paraId="76542A3A"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产品的编号</w:t>
            </w:r>
          </w:p>
        </w:tc>
      </w:tr>
      <w:tr w:rsidR="002F710C" w:rsidRPr="0047651C" w14:paraId="5827CB81" w14:textId="77777777" w:rsidTr="0047651C">
        <w:tc>
          <w:tcPr>
            <w:tcW w:w="2523" w:type="dxa"/>
            <w:shd w:val="clear" w:color="auto" w:fill="auto"/>
          </w:tcPr>
          <w:p w14:paraId="08A69504"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产品名称</w:t>
            </w:r>
          </w:p>
        </w:tc>
        <w:tc>
          <w:tcPr>
            <w:tcW w:w="6679" w:type="dxa"/>
            <w:shd w:val="clear" w:color="auto" w:fill="auto"/>
          </w:tcPr>
          <w:p w14:paraId="79AF60F7"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产品的名称</w:t>
            </w:r>
          </w:p>
        </w:tc>
      </w:tr>
      <w:tr w:rsidR="002F710C" w:rsidRPr="0047651C" w14:paraId="061CAF10" w14:textId="77777777" w:rsidTr="0047651C">
        <w:tc>
          <w:tcPr>
            <w:tcW w:w="2523" w:type="dxa"/>
            <w:shd w:val="clear" w:color="auto" w:fill="auto"/>
          </w:tcPr>
          <w:p w14:paraId="09B703BC"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产品类别</w:t>
            </w:r>
          </w:p>
        </w:tc>
        <w:tc>
          <w:tcPr>
            <w:tcW w:w="6679" w:type="dxa"/>
            <w:shd w:val="clear" w:color="auto" w:fill="auto"/>
          </w:tcPr>
          <w:p w14:paraId="4D16FE0A"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产品的后台分类，从1级到4级都需要显示</w:t>
            </w:r>
          </w:p>
        </w:tc>
      </w:tr>
      <w:tr w:rsidR="002F710C" w:rsidRPr="0047651C" w14:paraId="1C0F0B24" w14:textId="77777777" w:rsidTr="0047651C">
        <w:tc>
          <w:tcPr>
            <w:tcW w:w="2523" w:type="dxa"/>
            <w:shd w:val="clear" w:color="auto" w:fill="auto"/>
          </w:tcPr>
          <w:p w14:paraId="15749BBB"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供应商编号</w:t>
            </w:r>
          </w:p>
        </w:tc>
        <w:tc>
          <w:tcPr>
            <w:tcW w:w="6679" w:type="dxa"/>
            <w:shd w:val="clear" w:color="auto" w:fill="auto"/>
          </w:tcPr>
          <w:p w14:paraId="35872123"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供应商的编号</w:t>
            </w:r>
          </w:p>
        </w:tc>
      </w:tr>
      <w:tr w:rsidR="002F710C" w:rsidRPr="0047651C" w14:paraId="4CEA0B30" w14:textId="77777777" w:rsidTr="0047651C">
        <w:tc>
          <w:tcPr>
            <w:tcW w:w="2523" w:type="dxa"/>
            <w:shd w:val="clear" w:color="auto" w:fill="auto"/>
          </w:tcPr>
          <w:p w14:paraId="082B2C3D"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供应商名称</w:t>
            </w:r>
          </w:p>
        </w:tc>
        <w:tc>
          <w:tcPr>
            <w:tcW w:w="6679" w:type="dxa"/>
            <w:shd w:val="clear" w:color="auto" w:fill="auto"/>
          </w:tcPr>
          <w:p w14:paraId="7B4CD08F"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供应商的名词</w:t>
            </w:r>
          </w:p>
        </w:tc>
      </w:tr>
      <w:tr w:rsidR="002F710C" w:rsidRPr="0047651C" w14:paraId="1F979789" w14:textId="77777777" w:rsidTr="0047651C">
        <w:tc>
          <w:tcPr>
            <w:tcW w:w="2523" w:type="dxa"/>
            <w:shd w:val="clear" w:color="auto" w:fill="auto"/>
          </w:tcPr>
          <w:p w14:paraId="49BC1969"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商家</w:t>
            </w:r>
          </w:p>
        </w:tc>
        <w:tc>
          <w:tcPr>
            <w:tcW w:w="6679" w:type="dxa"/>
            <w:shd w:val="clear" w:color="auto" w:fill="auto"/>
          </w:tcPr>
          <w:p w14:paraId="5027BD57"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产品所在的商家</w:t>
            </w:r>
          </w:p>
        </w:tc>
      </w:tr>
      <w:tr w:rsidR="002F710C" w:rsidRPr="0047651C" w14:paraId="5BF067D6" w14:textId="77777777" w:rsidTr="0047651C">
        <w:tc>
          <w:tcPr>
            <w:tcW w:w="2523" w:type="dxa"/>
            <w:shd w:val="clear" w:color="auto" w:fill="auto"/>
          </w:tcPr>
          <w:p w14:paraId="159D2FF3"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仓库</w:t>
            </w:r>
          </w:p>
        </w:tc>
        <w:tc>
          <w:tcPr>
            <w:tcW w:w="6679" w:type="dxa"/>
            <w:shd w:val="clear" w:color="auto" w:fill="auto"/>
          </w:tcPr>
          <w:p w14:paraId="4A453433"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产品所在的仓库</w:t>
            </w:r>
          </w:p>
        </w:tc>
      </w:tr>
      <w:tr w:rsidR="002F710C" w:rsidRPr="0047651C" w14:paraId="5AF5763D" w14:textId="77777777" w:rsidTr="0047651C">
        <w:tc>
          <w:tcPr>
            <w:tcW w:w="2523" w:type="dxa"/>
            <w:shd w:val="clear" w:color="auto" w:fill="auto"/>
          </w:tcPr>
          <w:p w14:paraId="30CC5861"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在途PO数</w:t>
            </w:r>
          </w:p>
        </w:tc>
        <w:tc>
          <w:tcPr>
            <w:tcW w:w="6679" w:type="dxa"/>
            <w:shd w:val="clear" w:color="auto" w:fill="auto"/>
          </w:tcPr>
          <w:p w14:paraId="2A6760B3"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此仓库的在途PO数量，由PMS接口提供，DL薛平蛟</w:t>
            </w:r>
          </w:p>
        </w:tc>
      </w:tr>
      <w:tr w:rsidR="002F710C" w:rsidRPr="0047651C" w14:paraId="11F9CEB4" w14:textId="77777777" w:rsidTr="0047651C">
        <w:tc>
          <w:tcPr>
            <w:tcW w:w="2523" w:type="dxa"/>
            <w:shd w:val="clear" w:color="auto" w:fill="auto"/>
          </w:tcPr>
          <w:p w14:paraId="15C5D961"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在途TO数</w:t>
            </w:r>
          </w:p>
        </w:tc>
        <w:tc>
          <w:tcPr>
            <w:tcW w:w="6679" w:type="dxa"/>
            <w:shd w:val="clear" w:color="auto" w:fill="auto"/>
          </w:tcPr>
          <w:p w14:paraId="62312232"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此仓库的在途TO数量，由PMS接口提供，DL薛平蛟</w:t>
            </w:r>
          </w:p>
        </w:tc>
      </w:tr>
      <w:tr w:rsidR="002F710C" w:rsidRPr="0047651C" w14:paraId="751D7B47" w14:textId="77777777" w:rsidTr="0047651C">
        <w:tc>
          <w:tcPr>
            <w:tcW w:w="2523" w:type="dxa"/>
            <w:shd w:val="clear" w:color="auto" w:fill="auto"/>
          </w:tcPr>
          <w:p w14:paraId="377B9081"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总库存</w:t>
            </w:r>
          </w:p>
        </w:tc>
        <w:tc>
          <w:tcPr>
            <w:tcW w:w="6679" w:type="dxa"/>
            <w:shd w:val="clear" w:color="auto" w:fill="auto"/>
          </w:tcPr>
          <w:p w14:paraId="1A6378C9"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待上架数量，好品库存，好品锁定数，坏品库存，坏品锁定数5个库存维度数量之和</w:t>
            </w:r>
          </w:p>
        </w:tc>
      </w:tr>
      <w:tr w:rsidR="002F710C" w:rsidRPr="0047651C" w14:paraId="386C753E" w14:textId="77777777" w:rsidTr="0047651C">
        <w:tc>
          <w:tcPr>
            <w:tcW w:w="2523" w:type="dxa"/>
            <w:shd w:val="clear" w:color="auto" w:fill="auto"/>
          </w:tcPr>
          <w:p w14:paraId="070F3ED8"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移动平均价</w:t>
            </w:r>
          </w:p>
        </w:tc>
        <w:tc>
          <w:tcPr>
            <w:tcW w:w="6679" w:type="dxa"/>
            <w:shd w:val="clear" w:color="auto" w:fill="auto"/>
          </w:tcPr>
          <w:p w14:paraId="6EEA953F"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此商品某个商家下的移动平均价，由PD罗万江提供接口。合计的移动平均价为：合计总金额/合计总库存</w:t>
            </w:r>
          </w:p>
        </w:tc>
      </w:tr>
      <w:tr w:rsidR="002F710C" w:rsidRPr="0047651C" w14:paraId="262B43C4" w14:textId="77777777" w:rsidTr="0047651C">
        <w:tc>
          <w:tcPr>
            <w:tcW w:w="2523" w:type="dxa"/>
            <w:shd w:val="clear" w:color="auto" w:fill="auto"/>
          </w:tcPr>
          <w:p w14:paraId="33DA9FF8"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总金额</w:t>
            </w:r>
          </w:p>
        </w:tc>
        <w:tc>
          <w:tcPr>
            <w:tcW w:w="6679" w:type="dxa"/>
            <w:shd w:val="clear" w:color="auto" w:fill="auto"/>
          </w:tcPr>
          <w:p w14:paraId="6537BBC4"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总库存×移动平均价</w:t>
            </w:r>
          </w:p>
        </w:tc>
      </w:tr>
      <w:tr w:rsidR="002F710C" w:rsidRPr="0047651C" w14:paraId="15AA86D7" w14:textId="77777777" w:rsidTr="0047651C">
        <w:tc>
          <w:tcPr>
            <w:tcW w:w="2523" w:type="dxa"/>
            <w:shd w:val="clear" w:color="auto" w:fill="auto"/>
          </w:tcPr>
          <w:p w14:paraId="64D38FD1"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待上架数量</w:t>
            </w:r>
          </w:p>
        </w:tc>
        <w:tc>
          <w:tcPr>
            <w:tcW w:w="6679" w:type="dxa"/>
            <w:shd w:val="clear" w:color="auto" w:fill="auto"/>
          </w:tcPr>
          <w:p w14:paraId="2341280F"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批次库存提供</w:t>
            </w:r>
          </w:p>
        </w:tc>
      </w:tr>
      <w:tr w:rsidR="002F710C" w:rsidRPr="0047651C" w14:paraId="6C479A77" w14:textId="77777777" w:rsidTr="0047651C">
        <w:tc>
          <w:tcPr>
            <w:tcW w:w="2523" w:type="dxa"/>
            <w:shd w:val="clear" w:color="auto" w:fill="auto"/>
          </w:tcPr>
          <w:p w14:paraId="4A03B335"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好品数量</w:t>
            </w:r>
          </w:p>
        </w:tc>
        <w:tc>
          <w:tcPr>
            <w:tcW w:w="6679" w:type="dxa"/>
            <w:shd w:val="clear" w:color="auto" w:fill="auto"/>
          </w:tcPr>
          <w:p w14:paraId="0AFECE93"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GSS提供</w:t>
            </w:r>
          </w:p>
        </w:tc>
      </w:tr>
      <w:tr w:rsidR="002F710C" w:rsidRPr="0047651C" w14:paraId="7863B1B0" w14:textId="77777777" w:rsidTr="0047651C">
        <w:tc>
          <w:tcPr>
            <w:tcW w:w="2523" w:type="dxa"/>
            <w:shd w:val="clear" w:color="auto" w:fill="auto"/>
          </w:tcPr>
          <w:p w14:paraId="11FDC8DC"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lastRenderedPageBreak/>
              <w:t>好评锁定</w:t>
            </w:r>
          </w:p>
        </w:tc>
        <w:tc>
          <w:tcPr>
            <w:tcW w:w="6679" w:type="dxa"/>
            <w:shd w:val="clear" w:color="auto" w:fill="auto"/>
          </w:tcPr>
          <w:p w14:paraId="500F5CB0"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批次库存提供</w:t>
            </w:r>
          </w:p>
        </w:tc>
      </w:tr>
      <w:tr w:rsidR="002F710C" w:rsidRPr="0047651C" w14:paraId="0D10A09A" w14:textId="77777777" w:rsidTr="0047651C">
        <w:tc>
          <w:tcPr>
            <w:tcW w:w="2523" w:type="dxa"/>
            <w:shd w:val="clear" w:color="auto" w:fill="auto"/>
          </w:tcPr>
          <w:p w14:paraId="23A4A067"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坏品数量</w:t>
            </w:r>
          </w:p>
        </w:tc>
        <w:tc>
          <w:tcPr>
            <w:tcW w:w="6679" w:type="dxa"/>
            <w:shd w:val="clear" w:color="auto" w:fill="auto"/>
          </w:tcPr>
          <w:p w14:paraId="7DAA65CF"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批次库存提供</w:t>
            </w:r>
          </w:p>
        </w:tc>
      </w:tr>
      <w:tr w:rsidR="002F710C" w:rsidRPr="0047651C" w14:paraId="1127189C" w14:textId="77777777" w:rsidTr="0047651C">
        <w:tc>
          <w:tcPr>
            <w:tcW w:w="2523" w:type="dxa"/>
            <w:shd w:val="clear" w:color="auto" w:fill="auto"/>
          </w:tcPr>
          <w:p w14:paraId="51EDE4B9"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坏品锁定</w:t>
            </w:r>
          </w:p>
        </w:tc>
        <w:tc>
          <w:tcPr>
            <w:tcW w:w="6679" w:type="dxa"/>
            <w:shd w:val="clear" w:color="auto" w:fill="auto"/>
          </w:tcPr>
          <w:p w14:paraId="2E6C7090"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批次库存提供</w:t>
            </w:r>
          </w:p>
        </w:tc>
      </w:tr>
      <w:tr w:rsidR="002F710C" w:rsidRPr="0047651C" w14:paraId="75951B5B" w14:textId="77777777" w:rsidTr="0047651C">
        <w:tc>
          <w:tcPr>
            <w:tcW w:w="2523" w:type="dxa"/>
            <w:shd w:val="clear" w:color="auto" w:fill="auto"/>
          </w:tcPr>
          <w:p w14:paraId="23E7D969"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好品冻结</w:t>
            </w:r>
          </w:p>
        </w:tc>
        <w:tc>
          <w:tcPr>
            <w:tcW w:w="6679" w:type="dxa"/>
            <w:shd w:val="clear" w:color="auto" w:fill="auto"/>
          </w:tcPr>
          <w:p w14:paraId="108C6897"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GSS中的真实库存</w:t>
            </w:r>
          </w:p>
        </w:tc>
      </w:tr>
      <w:tr w:rsidR="002F710C" w:rsidRPr="0047651C" w14:paraId="4B6AFE92" w14:textId="77777777" w:rsidTr="0047651C">
        <w:tc>
          <w:tcPr>
            <w:tcW w:w="2523" w:type="dxa"/>
            <w:shd w:val="clear" w:color="auto" w:fill="auto"/>
          </w:tcPr>
          <w:p w14:paraId="74475C3B"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虚拟库存冻结</w:t>
            </w:r>
          </w:p>
        </w:tc>
        <w:tc>
          <w:tcPr>
            <w:tcW w:w="6679" w:type="dxa"/>
            <w:shd w:val="clear" w:color="auto" w:fill="auto"/>
          </w:tcPr>
          <w:p w14:paraId="70AA2C1B"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如果BY产品编号+商家来汇总库存记录，那么显示此字段，否则不显示。GSS提供</w:t>
            </w:r>
          </w:p>
        </w:tc>
      </w:tr>
      <w:tr w:rsidR="002F710C" w:rsidRPr="0047651C" w14:paraId="7AB6ABFF" w14:textId="77777777" w:rsidTr="0047651C">
        <w:tc>
          <w:tcPr>
            <w:tcW w:w="2523" w:type="dxa"/>
            <w:shd w:val="clear" w:color="auto" w:fill="auto"/>
          </w:tcPr>
          <w:p w14:paraId="62B4FD21"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可售库存</w:t>
            </w:r>
          </w:p>
        </w:tc>
        <w:tc>
          <w:tcPr>
            <w:tcW w:w="6679" w:type="dxa"/>
            <w:shd w:val="clear" w:color="auto" w:fill="auto"/>
          </w:tcPr>
          <w:p w14:paraId="545FCFE0"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好品数量-好品冻结</w:t>
            </w:r>
          </w:p>
        </w:tc>
      </w:tr>
      <w:tr w:rsidR="002F710C" w:rsidRPr="0047651C" w14:paraId="418DAFBA" w14:textId="77777777" w:rsidTr="0047651C">
        <w:tc>
          <w:tcPr>
            <w:tcW w:w="2523" w:type="dxa"/>
            <w:shd w:val="clear" w:color="auto" w:fill="auto"/>
          </w:tcPr>
          <w:p w14:paraId="4CF15DDB"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当前售价</w:t>
            </w:r>
          </w:p>
        </w:tc>
        <w:tc>
          <w:tcPr>
            <w:tcW w:w="6679" w:type="dxa"/>
            <w:shd w:val="clear" w:color="auto" w:fill="auto"/>
          </w:tcPr>
          <w:p w14:paraId="62AA7D16"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前台显示的实时售价，考虑所有促销活动后，在前台商品详情页显示的实时价格。BS（库存价格服务提供接口）</w:t>
            </w:r>
          </w:p>
        </w:tc>
      </w:tr>
      <w:tr w:rsidR="002F710C" w:rsidRPr="0047651C" w14:paraId="12F3F6C7" w14:textId="77777777" w:rsidTr="0047651C">
        <w:tc>
          <w:tcPr>
            <w:tcW w:w="2523" w:type="dxa"/>
            <w:shd w:val="clear" w:color="auto" w:fill="auto"/>
          </w:tcPr>
          <w:p w14:paraId="739B3A46"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是否可销</w:t>
            </w:r>
          </w:p>
        </w:tc>
        <w:tc>
          <w:tcPr>
            <w:tcW w:w="6679" w:type="dxa"/>
            <w:shd w:val="clear" w:color="auto" w:fill="auto"/>
          </w:tcPr>
          <w:p w14:paraId="2517891D"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此商品是否可销</w:t>
            </w:r>
          </w:p>
        </w:tc>
      </w:tr>
      <w:tr w:rsidR="002F710C" w:rsidRPr="0047651C" w14:paraId="17F18EDB" w14:textId="77777777" w:rsidTr="0047651C">
        <w:tc>
          <w:tcPr>
            <w:tcW w:w="2523" w:type="dxa"/>
            <w:shd w:val="clear" w:color="auto" w:fill="auto"/>
          </w:tcPr>
          <w:p w14:paraId="344EF095"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是否可见</w:t>
            </w:r>
          </w:p>
        </w:tc>
        <w:tc>
          <w:tcPr>
            <w:tcW w:w="6679" w:type="dxa"/>
            <w:shd w:val="clear" w:color="auto" w:fill="auto"/>
          </w:tcPr>
          <w:p w14:paraId="5370581F"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此商品是否可见</w:t>
            </w:r>
          </w:p>
        </w:tc>
      </w:tr>
      <w:tr w:rsidR="002F710C" w:rsidRPr="0047651C" w14:paraId="6ADE2F62" w14:textId="77777777" w:rsidTr="0047651C">
        <w:tc>
          <w:tcPr>
            <w:tcW w:w="2523" w:type="dxa"/>
            <w:shd w:val="clear" w:color="auto" w:fill="auto"/>
          </w:tcPr>
          <w:p w14:paraId="2902291F"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是否可采</w:t>
            </w:r>
          </w:p>
        </w:tc>
        <w:tc>
          <w:tcPr>
            <w:tcW w:w="6679" w:type="dxa"/>
            <w:shd w:val="clear" w:color="auto" w:fill="auto"/>
          </w:tcPr>
          <w:p w14:paraId="52F061A1" w14:textId="77777777" w:rsidR="002F710C" w:rsidRPr="0047651C" w:rsidRDefault="002F710C"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此商品是否可采</w:t>
            </w:r>
          </w:p>
        </w:tc>
      </w:tr>
    </w:tbl>
    <w:p w14:paraId="68CCB0E5" w14:textId="77777777" w:rsidR="002F710C" w:rsidRPr="002F710C" w:rsidRDefault="002F710C" w:rsidP="002F710C">
      <w:pPr>
        <w:ind w:left="420"/>
        <w:rPr>
          <w:rFonts w:ascii="微软雅黑" w:eastAsia="微软雅黑" w:hAnsi="微软雅黑" w:cs="Arial"/>
          <w:lang w:val="en-GB" w:eastAsia="zh-CN"/>
        </w:rPr>
      </w:pPr>
    </w:p>
    <w:p w14:paraId="0FAB296C" w14:textId="77777777" w:rsidR="002F710C" w:rsidRPr="002F710C" w:rsidRDefault="002F710C" w:rsidP="0047651C">
      <w:pPr>
        <w:pStyle w:val="af3"/>
        <w:widowControl/>
        <w:numPr>
          <w:ilvl w:val="0"/>
          <w:numId w:val="28"/>
        </w:numPr>
        <w:ind w:firstLineChars="0" w:firstLine="420"/>
        <w:rPr>
          <w:rFonts w:ascii="微软雅黑" w:eastAsia="微软雅黑" w:hAnsi="微软雅黑" w:cs="Arial"/>
          <w:kern w:val="0"/>
          <w:sz w:val="20"/>
          <w:szCs w:val="20"/>
          <w:lang w:val="en-GB"/>
        </w:rPr>
      </w:pPr>
      <w:r w:rsidRPr="002F710C">
        <w:rPr>
          <w:rFonts w:ascii="微软雅黑" w:eastAsia="微软雅黑" w:hAnsi="微软雅黑" w:cs="Arial" w:hint="eastAsia"/>
          <w:kern w:val="0"/>
          <w:sz w:val="20"/>
          <w:szCs w:val="20"/>
          <w:lang w:val="en-GB"/>
        </w:rPr>
        <w:t>用户点击上图中的蓝色带下滑线的编号，可以跳转到如下对应的页面。</w:t>
      </w:r>
    </w:p>
    <w:tbl>
      <w:tblPr>
        <w:tblW w:w="0" w:type="auto"/>
        <w:tblInd w:w="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5"/>
        <w:gridCol w:w="4397"/>
      </w:tblGrid>
      <w:tr w:rsidR="002F710C" w:rsidRPr="0047651C" w14:paraId="727729AF" w14:textId="77777777" w:rsidTr="0047651C">
        <w:tc>
          <w:tcPr>
            <w:tcW w:w="4385" w:type="dxa"/>
            <w:shd w:val="clear" w:color="auto" w:fill="auto"/>
          </w:tcPr>
          <w:p w14:paraId="3460BAC0" w14:textId="77777777" w:rsidR="002F710C" w:rsidRPr="0047651C" w:rsidRDefault="002F710C"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编号类型</w:t>
            </w:r>
          </w:p>
        </w:tc>
        <w:tc>
          <w:tcPr>
            <w:tcW w:w="4397" w:type="dxa"/>
            <w:shd w:val="clear" w:color="auto" w:fill="auto"/>
          </w:tcPr>
          <w:p w14:paraId="7DE91929" w14:textId="77777777" w:rsidR="002F710C" w:rsidRPr="0047651C" w:rsidRDefault="002F710C"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跳转页面和说明</w:t>
            </w:r>
          </w:p>
        </w:tc>
      </w:tr>
      <w:tr w:rsidR="002F710C" w:rsidRPr="0047651C" w14:paraId="743A298D" w14:textId="77777777" w:rsidTr="0047651C">
        <w:tc>
          <w:tcPr>
            <w:tcW w:w="4385" w:type="dxa"/>
            <w:shd w:val="clear" w:color="auto" w:fill="auto"/>
          </w:tcPr>
          <w:p w14:paraId="60871F13" w14:textId="77777777" w:rsidR="002F710C" w:rsidRPr="0047651C" w:rsidRDefault="002F710C"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产品编号</w:t>
            </w:r>
          </w:p>
        </w:tc>
        <w:tc>
          <w:tcPr>
            <w:tcW w:w="4397" w:type="dxa"/>
            <w:shd w:val="clear" w:color="auto" w:fill="auto"/>
          </w:tcPr>
          <w:p w14:paraId="3AC00986" w14:textId="77777777" w:rsidR="002F710C" w:rsidRPr="0047651C" w:rsidRDefault="002F710C"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跳转显示此产品在“产品管理”中的详情页。</w:t>
            </w:r>
          </w:p>
        </w:tc>
      </w:tr>
      <w:tr w:rsidR="002F710C" w:rsidRPr="0047651C" w14:paraId="0F8C5A2E" w14:textId="77777777" w:rsidTr="0047651C">
        <w:tc>
          <w:tcPr>
            <w:tcW w:w="4385" w:type="dxa"/>
            <w:shd w:val="clear" w:color="auto" w:fill="auto"/>
          </w:tcPr>
          <w:p w14:paraId="7658F830" w14:textId="77777777" w:rsidR="002F710C" w:rsidRPr="0047651C" w:rsidRDefault="002F710C"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供应商编号</w:t>
            </w:r>
          </w:p>
        </w:tc>
        <w:tc>
          <w:tcPr>
            <w:tcW w:w="4397" w:type="dxa"/>
            <w:shd w:val="clear" w:color="auto" w:fill="auto"/>
          </w:tcPr>
          <w:p w14:paraId="4E362DEA" w14:textId="77777777" w:rsidR="002F710C" w:rsidRPr="0047651C" w:rsidRDefault="002F710C"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跳转显示此供应商的详情页。</w:t>
            </w:r>
          </w:p>
        </w:tc>
      </w:tr>
      <w:tr w:rsidR="002F710C" w:rsidRPr="0047651C" w14:paraId="279C7344" w14:textId="77777777" w:rsidTr="0047651C">
        <w:tc>
          <w:tcPr>
            <w:tcW w:w="4385" w:type="dxa"/>
            <w:shd w:val="clear" w:color="auto" w:fill="auto"/>
          </w:tcPr>
          <w:p w14:paraId="166C46F8" w14:textId="77777777" w:rsidR="002F710C" w:rsidRPr="0047651C" w:rsidRDefault="002F710C"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好品冻结</w:t>
            </w:r>
          </w:p>
        </w:tc>
        <w:tc>
          <w:tcPr>
            <w:tcW w:w="4397" w:type="dxa"/>
            <w:shd w:val="clear" w:color="auto" w:fill="auto"/>
          </w:tcPr>
          <w:p w14:paraId="52EB4AAB" w14:textId="77777777" w:rsidR="002F710C" w:rsidRPr="0047651C" w:rsidRDefault="002F710C"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跳转到“库存冻结明细查询”，如果是按商家查询，那么默认查询条件为：产品编号+商家。如果是按仓库查询，那么默认查询条件为：产品编号+仓库</w:t>
            </w:r>
          </w:p>
        </w:tc>
      </w:tr>
      <w:tr w:rsidR="002F710C" w:rsidRPr="0047651C" w14:paraId="198AA678" w14:textId="77777777" w:rsidTr="0047651C">
        <w:tc>
          <w:tcPr>
            <w:tcW w:w="4385" w:type="dxa"/>
            <w:shd w:val="clear" w:color="auto" w:fill="auto"/>
          </w:tcPr>
          <w:p w14:paraId="37FEB5D2" w14:textId="77777777" w:rsidR="002F710C" w:rsidRPr="0047651C" w:rsidRDefault="002F710C"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虚拟库存冻结</w:t>
            </w:r>
          </w:p>
        </w:tc>
        <w:tc>
          <w:tcPr>
            <w:tcW w:w="4397" w:type="dxa"/>
            <w:shd w:val="clear" w:color="auto" w:fill="auto"/>
          </w:tcPr>
          <w:p w14:paraId="41920305" w14:textId="77777777" w:rsidR="002F710C" w:rsidRPr="0047651C" w:rsidRDefault="002F710C"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跳转到“库存冻结明细查询”，默认查询条件为：产品编号+商家。</w:t>
            </w:r>
          </w:p>
        </w:tc>
      </w:tr>
      <w:tr w:rsidR="002F710C" w:rsidRPr="0047651C" w14:paraId="69D35361" w14:textId="77777777" w:rsidTr="0047651C">
        <w:tc>
          <w:tcPr>
            <w:tcW w:w="4385" w:type="dxa"/>
            <w:shd w:val="clear" w:color="auto" w:fill="auto"/>
          </w:tcPr>
          <w:p w14:paraId="7721004A" w14:textId="77777777" w:rsidR="002F710C" w:rsidRPr="0047651C" w:rsidRDefault="002F710C"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总库存</w:t>
            </w:r>
          </w:p>
        </w:tc>
        <w:tc>
          <w:tcPr>
            <w:tcW w:w="4397" w:type="dxa"/>
            <w:shd w:val="clear" w:color="auto" w:fill="auto"/>
          </w:tcPr>
          <w:p w14:paraId="481507A6" w14:textId="77777777" w:rsidR="002F710C" w:rsidRPr="0047651C" w:rsidRDefault="002F710C"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用户点击“总库存”弹出一个菜单，用户可以选“查询批次”和“查询交易”。根据用户选择的不同跳转到批次查询和库存交易查询模块。</w:t>
            </w:r>
          </w:p>
        </w:tc>
      </w:tr>
    </w:tbl>
    <w:p w14:paraId="6B32958A" w14:textId="77777777" w:rsidR="002F710C" w:rsidRPr="002F710C" w:rsidRDefault="002F710C" w:rsidP="0047651C">
      <w:pPr>
        <w:pStyle w:val="af3"/>
        <w:widowControl/>
        <w:numPr>
          <w:ilvl w:val="0"/>
          <w:numId w:val="28"/>
        </w:numPr>
        <w:ind w:firstLineChars="0" w:firstLine="420"/>
        <w:rPr>
          <w:rFonts w:ascii="微软雅黑" w:eastAsia="微软雅黑" w:hAnsi="微软雅黑" w:cs="Arial"/>
          <w:kern w:val="0"/>
          <w:sz w:val="20"/>
          <w:szCs w:val="20"/>
          <w:lang w:val="en-GB"/>
        </w:rPr>
      </w:pPr>
      <w:r w:rsidRPr="002F710C">
        <w:rPr>
          <w:rFonts w:ascii="微软雅黑" w:eastAsia="微软雅黑" w:hAnsi="微软雅黑" w:cs="Arial" w:hint="eastAsia"/>
          <w:kern w:val="0"/>
          <w:sz w:val="20"/>
          <w:szCs w:val="20"/>
          <w:lang w:val="en-GB"/>
        </w:rPr>
        <w:lastRenderedPageBreak/>
        <w:t>此模块可以查询RAM的批次库存，只要用户选择RMA仓库查询即可。这时显示的库存维度为：“总库存”，“用户库存”，“1号店库存”，不再显示其他库存维度。</w:t>
      </w:r>
    </w:p>
    <w:p w14:paraId="0E9FBF27" w14:textId="77777777" w:rsidR="002F710C" w:rsidRPr="002F710C" w:rsidRDefault="002F710C" w:rsidP="0047651C">
      <w:pPr>
        <w:pStyle w:val="af3"/>
        <w:widowControl/>
        <w:numPr>
          <w:ilvl w:val="0"/>
          <w:numId w:val="10"/>
        </w:numPr>
        <w:ind w:firstLineChars="0" w:firstLine="420"/>
        <w:rPr>
          <w:rFonts w:ascii="微软雅黑" w:eastAsia="微软雅黑" w:hAnsi="微软雅黑" w:cs="Arial"/>
          <w:kern w:val="0"/>
          <w:sz w:val="20"/>
          <w:szCs w:val="20"/>
          <w:lang w:val="en-GB"/>
        </w:rPr>
      </w:pPr>
      <w:r w:rsidRPr="002F710C">
        <w:rPr>
          <w:rFonts w:ascii="微软雅黑" w:eastAsia="微软雅黑" w:hAnsi="微软雅黑" w:cs="Arial" w:hint="eastAsia"/>
          <w:kern w:val="0"/>
          <w:sz w:val="20"/>
          <w:szCs w:val="20"/>
          <w:lang w:val="en-GB"/>
        </w:rPr>
        <w:t>导出功能：用户可以将已查询出的结果导出成CSV文件。每次对多导出25000行数据。导出字段为所有查询结果集中的字段。</w:t>
      </w:r>
    </w:p>
    <w:p w14:paraId="217503ED" w14:textId="77777777" w:rsidR="002F710C" w:rsidRPr="002F710C" w:rsidRDefault="002F710C" w:rsidP="0047651C">
      <w:pPr>
        <w:pStyle w:val="af3"/>
        <w:widowControl/>
        <w:numPr>
          <w:ilvl w:val="0"/>
          <w:numId w:val="29"/>
        </w:numPr>
        <w:ind w:firstLineChars="0" w:firstLine="420"/>
        <w:rPr>
          <w:rFonts w:ascii="微软雅黑" w:eastAsia="微软雅黑" w:hAnsi="微软雅黑" w:cs="Arial"/>
          <w:kern w:val="0"/>
          <w:sz w:val="20"/>
          <w:szCs w:val="20"/>
          <w:lang w:val="en-GB"/>
        </w:rPr>
      </w:pPr>
      <w:r w:rsidRPr="002F710C">
        <w:rPr>
          <w:rFonts w:ascii="微软雅黑" w:eastAsia="微软雅黑" w:hAnsi="微软雅黑" w:cs="Arial" w:hint="eastAsia"/>
          <w:kern w:val="0"/>
          <w:sz w:val="20"/>
          <w:szCs w:val="20"/>
          <w:lang w:val="en-GB"/>
        </w:rPr>
        <w:t>用户可以在点击导出按键的时候，通过下拉菜单来选择需要导出的条数。</w:t>
      </w:r>
    </w:p>
    <w:p w14:paraId="21245CE3" w14:textId="77777777" w:rsidR="002F710C" w:rsidRPr="002F710C" w:rsidRDefault="002F710C" w:rsidP="002F710C">
      <w:pPr>
        <w:rPr>
          <w:lang w:val="en-GB" w:eastAsia="zh-CN"/>
        </w:rPr>
      </w:pPr>
    </w:p>
    <w:p w14:paraId="0B0C3660" w14:textId="77777777" w:rsidR="0037556E" w:rsidRDefault="0037556E" w:rsidP="00D7526B">
      <w:pPr>
        <w:pStyle w:val="af3"/>
        <w:widowControl/>
        <w:ind w:firstLineChars="0"/>
        <w:rPr>
          <w:noProof/>
        </w:rPr>
      </w:pPr>
    </w:p>
    <w:p w14:paraId="6E8EC668" w14:textId="77777777" w:rsidR="00D7526B" w:rsidRDefault="007A25F8" w:rsidP="00D7526B">
      <w:pPr>
        <w:pStyle w:val="af3"/>
        <w:widowControl/>
        <w:ind w:firstLineChars="0"/>
        <w:rPr>
          <w:noProof/>
        </w:rPr>
      </w:pPr>
      <w:r>
        <w:rPr>
          <w:noProof/>
        </w:rPr>
        <w:pict w14:anchorId="3F30E228">
          <v:shape id="图片 7" o:spid="_x0000_i1035" type="#_x0000_t75" style="width:141.2pt;height:216.95pt;visibility:visible;mso-wrap-style:square">
            <v:imagedata r:id="rId23" o:title=""/>
          </v:shape>
        </w:pict>
      </w:r>
    </w:p>
    <w:p w14:paraId="765E7332" w14:textId="77777777" w:rsidR="0037556E" w:rsidRDefault="0037556E" w:rsidP="00D7526B">
      <w:pPr>
        <w:pStyle w:val="af3"/>
        <w:widowControl/>
        <w:ind w:firstLineChars="0"/>
        <w:rPr>
          <w:noProof/>
        </w:rPr>
      </w:pPr>
    </w:p>
    <w:p w14:paraId="20764944" w14:textId="77777777" w:rsidR="0037556E" w:rsidRDefault="0037556E" w:rsidP="0037556E">
      <w:pPr>
        <w:pStyle w:val="4"/>
        <w:rPr>
          <w:rFonts w:ascii="微软雅黑" w:hAnsi="微软雅黑" w:cs="Arial"/>
          <w:lang w:val="en-GB" w:eastAsia="zh-CN"/>
        </w:rPr>
      </w:pPr>
      <w:r w:rsidRPr="004D351E">
        <w:rPr>
          <w:rFonts w:hint="eastAsia"/>
          <w:lang w:eastAsia="zh-CN"/>
        </w:rPr>
        <w:t>S</w:t>
      </w:r>
      <w:r w:rsidRPr="004D351E">
        <w:rPr>
          <w:lang w:eastAsia="zh-CN"/>
        </w:rPr>
        <w:t>R</w:t>
      </w:r>
      <w:r w:rsidRPr="004D351E">
        <w:rPr>
          <w:rFonts w:hint="eastAsia"/>
          <w:lang w:eastAsia="zh-CN"/>
        </w:rPr>
        <w:t>0</w:t>
      </w:r>
      <w:r>
        <w:rPr>
          <w:lang w:eastAsia="zh-CN"/>
        </w:rPr>
        <w:t>5</w:t>
      </w:r>
      <w:r>
        <w:rPr>
          <w:rFonts w:hint="eastAsia"/>
          <w:lang w:eastAsia="zh-CN"/>
        </w:rPr>
        <w:t>_F02</w:t>
      </w:r>
      <w:r>
        <w:rPr>
          <w:lang w:eastAsia="zh-CN"/>
        </w:rPr>
        <w:t xml:space="preserve"> </w:t>
      </w:r>
      <w:r>
        <w:rPr>
          <w:rFonts w:ascii="微软雅黑" w:hAnsi="微软雅黑" w:cs="Arial" w:hint="eastAsia"/>
          <w:lang w:val="en-GB" w:eastAsia="zh-CN"/>
        </w:rPr>
        <w:t>库存冻结明细查询</w:t>
      </w:r>
    </w:p>
    <w:p w14:paraId="74E5722B" w14:textId="77777777" w:rsidR="0037556E" w:rsidRPr="00D7526B" w:rsidRDefault="0037556E" w:rsidP="00D7526B">
      <w:pPr>
        <w:pStyle w:val="af3"/>
        <w:widowControl/>
        <w:ind w:firstLineChars="0"/>
        <w:rPr>
          <w:rFonts w:ascii="微软雅黑" w:eastAsia="微软雅黑" w:hAnsi="微软雅黑"/>
          <w:lang w:val="en-GB"/>
        </w:rPr>
      </w:pPr>
    </w:p>
    <w:p w14:paraId="2159CBDE" w14:textId="77777777" w:rsidR="00931043" w:rsidRPr="00931043" w:rsidRDefault="00931043" w:rsidP="0047651C">
      <w:pPr>
        <w:pStyle w:val="af3"/>
        <w:widowControl/>
        <w:numPr>
          <w:ilvl w:val="0"/>
          <w:numId w:val="10"/>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 xml:space="preserve">在backend中添加：“库存管理”&gt; </w:t>
      </w:r>
      <w:r w:rsidRPr="00931043">
        <w:rPr>
          <w:rFonts w:ascii="微软雅黑" w:eastAsia="微软雅黑" w:hAnsi="微软雅黑" w:cs="Arial"/>
          <w:kern w:val="0"/>
          <w:sz w:val="20"/>
          <w:szCs w:val="20"/>
          <w:lang w:val="en-GB"/>
        </w:rPr>
        <w:t>“</w:t>
      </w:r>
      <w:r w:rsidRPr="00931043">
        <w:rPr>
          <w:rFonts w:ascii="微软雅黑" w:eastAsia="微软雅黑" w:hAnsi="微软雅黑" w:cs="Arial" w:hint="eastAsia"/>
          <w:kern w:val="0"/>
          <w:sz w:val="20"/>
          <w:szCs w:val="20"/>
          <w:lang w:val="en-GB"/>
        </w:rPr>
        <w:t>库存冻结明细查询</w:t>
      </w:r>
      <w:r w:rsidRPr="00931043">
        <w:rPr>
          <w:rFonts w:ascii="微软雅黑" w:eastAsia="微软雅黑" w:hAnsi="微软雅黑" w:cs="Arial"/>
          <w:kern w:val="0"/>
          <w:sz w:val="20"/>
          <w:szCs w:val="20"/>
          <w:lang w:val="en-GB"/>
        </w:rPr>
        <w:t>”</w:t>
      </w:r>
      <w:r w:rsidRPr="00931043">
        <w:rPr>
          <w:rFonts w:ascii="微软雅黑" w:eastAsia="微软雅黑" w:hAnsi="微软雅黑" w:cs="Arial" w:hint="eastAsia"/>
          <w:kern w:val="0"/>
          <w:sz w:val="20"/>
          <w:szCs w:val="20"/>
          <w:lang w:val="en-GB"/>
        </w:rPr>
        <w:t>功能。</w:t>
      </w:r>
    </w:p>
    <w:p w14:paraId="0CEEBB06" w14:textId="77777777" w:rsidR="00931043" w:rsidRPr="00931043" w:rsidRDefault="007A25F8" w:rsidP="00931043">
      <w:pPr>
        <w:rPr>
          <w:rFonts w:ascii="微软雅黑" w:eastAsia="微软雅黑" w:hAnsi="微软雅黑" w:cs="Arial"/>
          <w:lang w:val="en-GB" w:eastAsia="zh-CN"/>
        </w:rPr>
      </w:pPr>
      <w:r>
        <w:rPr>
          <w:rFonts w:ascii="微软雅黑" w:eastAsia="微软雅黑" w:hAnsi="微软雅黑" w:cs="Arial"/>
          <w:lang w:val="en-GB" w:eastAsia="zh-CN"/>
        </w:rPr>
        <w:pict w14:anchorId="5160F85D">
          <v:shape id="图片 4" o:spid="_x0000_i1036" type="#_x0000_t75" style="width:454.9pt;height:141.2pt;visibility:visible;mso-wrap-style:square">
            <v:imagedata r:id="rId24" o:title=""/>
          </v:shape>
        </w:pict>
      </w:r>
    </w:p>
    <w:p w14:paraId="3D899193" w14:textId="77777777" w:rsidR="00931043" w:rsidRPr="00931043" w:rsidRDefault="00931043" w:rsidP="0047651C">
      <w:pPr>
        <w:pStyle w:val="af3"/>
        <w:widowControl/>
        <w:numPr>
          <w:ilvl w:val="0"/>
          <w:numId w:val="33"/>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用户在选择产品编号时，可以点击“浏览”按键，弹出产品选择控件。查询条件如下图所示：</w:t>
      </w:r>
    </w:p>
    <w:p w14:paraId="61A27750" w14:textId="77777777" w:rsidR="00931043" w:rsidRPr="00931043" w:rsidRDefault="007A25F8" w:rsidP="00931043">
      <w:pPr>
        <w:rPr>
          <w:rFonts w:ascii="微软雅黑" w:eastAsia="微软雅黑" w:hAnsi="微软雅黑" w:cs="Arial"/>
          <w:lang w:val="en-GB" w:eastAsia="zh-CN"/>
        </w:rPr>
      </w:pPr>
      <w:r>
        <w:rPr>
          <w:rFonts w:ascii="微软雅黑" w:eastAsia="微软雅黑" w:hAnsi="微软雅黑" w:cs="Arial"/>
          <w:lang w:val="en-GB" w:eastAsia="zh-CN"/>
        </w:rPr>
        <w:lastRenderedPageBreak/>
        <w:pict w14:anchorId="1024EDD7">
          <v:shape id="图片 11" o:spid="_x0000_i1037" type="#_x0000_t75" style="width:468.95pt;height:283.8pt;visibility:visible;mso-wrap-style:square">
            <v:imagedata r:id="rId25" o:title=""/>
          </v:shape>
        </w:pict>
      </w:r>
    </w:p>
    <w:p w14:paraId="30C819C5" w14:textId="77777777" w:rsidR="00931043" w:rsidRPr="00931043" w:rsidRDefault="00931043" w:rsidP="0047651C">
      <w:pPr>
        <w:pStyle w:val="af3"/>
        <w:widowControl/>
        <w:numPr>
          <w:ilvl w:val="0"/>
          <w:numId w:val="10"/>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用户可以按照上图所示的条件查询库存冻结明细。黄色背景的查询条件用户至少选择一个填写。这些查询条件的说明如下：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4252"/>
        <w:gridCol w:w="1985"/>
      </w:tblGrid>
      <w:tr w:rsidR="00931043" w:rsidRPr="0047651C" w14:paraId="0337331C" w14:textId="77777777" w:rsidTr="0047651C">
        <w:tc>
          <w:tcPr>
            <w:tcW w:w="3119" w:type="dxa"/>
            <w:shd w:val="clear" w:color="auto" w:fill="auto"/>
          </w:tcPr>
          <w:p w14:paraId="07916F04"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查询条件</w:t>
            </w:r>
          </w:p>
        </w:tc>
        <w:tc>
          <w:tcPr>
            <w:tcW w:w="4252" w:type="dxa"/>
            <w:shd w:val="clear" w:color="auto" w:fill="auto"/>
          </w:tcPr>
          <w:p w14:paraId="715C94C3"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说明</w:t>
            </w:r>
          </w:p>
        </w:tc>
        <w:tc>
          <w:tcPr>
            <w:tcW w:w="1985" w:type="dxa"/>
            <w:shd w:val="clear" w:color="auto" w:fill="auto"/>
          </w:tcPr>
          <w:p w14:paraId="07C3F268"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是否支持模糊查询</w:t>
            </w:r>
          </w:p>
        </w:tc>
      </w:tr>
      <w:tr w:rsidR="00931043" w:rsidRPr="0047651C" w14:paraId="25757F24" w14:textId="77777777" w:rsidTr="0047651C">
        <w:tc>
          <w:tcPr>
            <w:tcW w:w="3119" w:type="dxa"/>
            <w:shd w:val="clear" w:color="auto" w:fill="auto"/>
          </w:tcPr>
          <w:p w14:paraId="77B07CE7"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商家/仓库</w:t>
            </w:r>
          </w:p>
        </w:tc>
        <w:tc>
          <w:tcPr>
            <w:tcW w:w="4252" w:type="dxa"/>
            <w:shd w:val="clear" w:color="auto" w:fill="auto"/>
          </w:tcPr>
          <w:p w14:paraId="48B4B1EA"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如果用户选择了一个商家那么仓库只能选择和此商家关联的仓库。用户选择了一个仓库后，商家将自动选择为关联商家。</w:t>
            </w:r>
          </w:p>
        </w:tc>
        <w:tc>
          <w:tcPr>
            <w:tcW w:w="1985" w:type="dxa"/>
            <w:shd w:val="clear" w:color="auto" w:fill="auto"/>
          </w:tcPr>
          <w:p w14:paraId="571A427C"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931043" w:rsidRPr="0047651C" w14:paraId="78DC219C" w14:textId="77777777" w:rsidTr="0047651C">
        <w:tc>
          <w:tcPr>
            <w:tcW w:w="3119" w:type="dxa"/>
            <w:shd w:val="clear" w:color="auto" w:fill="auto"/>
          </w:tcPr>
          <w:p w14:paraId="279B57BB"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产品编号</w:t>
            </w:r>
          </w:p>
        </w:tc>
        <w:tc>
          <w:tcPr>
            <w:tcW w:w="4252" w:type="dxa"/>
            <w:shd w:val="clear" w:color="auto" w:fill="auto"/>
          </w:tcPr>
          <w:p w14:paraId="0D8157A2"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 xml:space="preserve">产品的编号 </w:t>
            </w:r>
          </w:p>
        </w:tc>
        <w:tc>
          <w:tcPr>
            <w:tcW w:w="1985" w:type="dxa"/>
            <w:shd w:val="clear" w:color="auto" w:fill="auto"/>
          </w:tcPr>
          <w:p w14:paraId="360BAC42"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931043" w:rsidRPr="0047651C" w14:paraId="33594708" w14:textId="77777777" w:rsidTr="0047651C">
        <w:tc>
          <w:tcPr>
            <w:tcW w:w="3119" w:type="dxa"/>
            <w:shd w:val="clear" w:color="auto" w:fill="auto"/>
          </w:tcPr>
          <w:p w14:paraId="3002625F"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冻结日期</w:t>
            </w:r>
          </w:p>
        </w:tc>
        <w:tc>
          <w:tcPr>
            <w:tcW w:w="4252" w:type="dxa"/>
            <w:shd w:val="clear" w:color="auto" w:fill="auto"/>
          </w:tcPr>
          <w:p w14:paraId="6684A45C"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此搜索条件为时间区间，精确到秒。为库存冻结的时间。</w:t>
            </w:r>
          </w:p>
        </w:tc>
        <w:tc>
          <w:tcPr>
            <w:tcW w:w="1985" w:type="dxa"/>
            <w:shd w:val="clear" w:color="auto" w:fill="auto"/>
          </w:tcPr>
          <w:p w14:paraId="09A25310"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931043" w:rsidRPr="0047651C" w14:paraId="67DB5F53" w14:textId="77777777" w:rsidTr="0047651C">
        <w:tc>
          <w:tcPr>
            <w:tcW w:w="3119" w:type="dxa"/>
            <w:shd w:val="clear" w:color="auto" w:fill="auto"/>
          </w:tcPr>
          <w:p w14:paraId="0306DCEB"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冻结库存类型</w:t>
            </w:r>
          </w:p>
        </w:tc>
        <w:tc>
          <w:tcPr>
            <w:tcW w:w="4252" w:type="dxa"/>
            <w:shd w:val="clear" w:color="auto" w:fill="auto"/>
          </w:tcPr>
          <w:p w14:paraId="3955E323"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可项为：全部，冻结库存，虚拟冻结库存。此选项表明库存是冻结在真实库存上还是虚拟库存上。</w:t>
            </w:r>
          </w:p>
        </w:tc>
        <w:tc>
          <w:tcPr>
            <w:tcW w:w="1985" w:type="dxa"/>
            <w:shd w:val="clear" w:color="auto" w:fill="auto"/>
          </w:tcPr>
          <w:p w14:paraId="2EF77F4C"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931043" w:rsidRPr="0047651C" w14:paraId="5AAFB30C" w14:textId="77777777" w:rsidTr="0047651C">
        <w:tc>
          <w:tcPr>
            <w:tcW w:w="3119" w:type="dxa"/>
            <w:shd w:val="clear" w:color="auto" w:fill="auto"/>
          </w:tcPr>
          <w:p w14:paraId="65E4CF63"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业务单据类型</w:t>
            </w:r>
          </w:p>
        </w:tc>
        <w:tc>
          <w:tcPr>
            <w:tcW w:w="4252" w:type="dxa"/>
            <w:shd w:val="clear" w:color="auto" w:fill="auto"/>
          </w:tcPr>
          <w:p w14:paraId="15F4F9CF"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可选项为：全部，SO，DO，TO，IT(RMA)，RTV，POTO，取消订单未反拣SI，定期够。默认选择全部。</w:t>
            </w:r>
          </w:p>
        </w:tc>
        <w:tc>
          <w:tcPr>
            <w:tcW w:w="1985" w:type="dxa"/>
            <w:shd w:val="clear" w:color="auto" w:fill="auto"/>
          </w:tcPr>
          <w:p w14:paraId="722042CD"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r w:rsidR="00931043" w:rsidRPr="0047651C" w14:paraId="5FECFDC8" w14:textId="77777777" w:rsidTr="0047651C">
        <w:tc>
          <w:tcPr>
            <w:tcW w:w="3119" w:type="dxa"/>
            <w:shd w:val="clear" w:color="auto" w:fill="auto"/>
          </w:tcPr>
          <w:p w14:paraId="2174C7E0"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lastRenderedPageBreak/>
              <w:t>业务单据编号</w:t>
            </w:r>
          </w:p>
        </w:tc>
        <w:tc>
          <w:tcPr>
            <w:tcW w:w="4252" w:type="dxa"/>
            <w:shd w:val="clear" w:color="auto" w:fill="auto"/>
          </w:tcPr>
          <w:p w14:paraId="1824A129"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业务单据的编号</w:t>
            </w:r>
          </w:p>
        </w:tc>
        <w:tc>
          <w:tcPr>
            <w:tcW w:w="1985" w:type="dxa"/>
            <w:shd w:val="clear" w:color="auto" w:fill="auto"/>
          </w:tcPr>
          <w:p w14:paraId="504771FE"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否</w:t>
            </w:r>
          </w:p>
        </w:tc>
      </w:tr>
    </w:tbl>
    <w:p w14:paraId="21D0B9B3" w14:textId="77777777" w:rsidR="00931043" w:rsidRPr="00931043" w:rsidRDefault="00931043" w:rsidP="00931043">
      <w:pPr>
        <w:rPr>
          <w:rFonts w:ascii="微软雅黑" w:eastAsia="微软雅黑" w:hAnsi="微软雅黑" w:cs="Arial"/>
          <w:lang w:val="en-GB" w:eastAsia="zh-CN"/>
        </w:rPr>
      </w:pPr>
    </w:p>
    <w:p w14:paraId="5F70CBE9" w14:textId="77777777" w:rsidR="00931043" w:rsidRPr="00931043" w:rsidRDefault="007A25F8" w:rsidP="00931043">
      <w:pPr>
        <w:rPr>
          <w:rFonts w:ascii="微软雅黑" w:eastAsia="微软雅黑" w:hAnsi="微软雅黑" w:cs="Arial"/>
          <w:lang w:val="en-GB" w:eastAsia="zh-CN"/>
        </w:rPr>
      </w:pPr>
      <w:r>
        <w:rPr>
          <w:rFonts w:ascii="微软雅黑" w:eastAsia="微软雅黑" w:hAnsi="微软雅黑" w:cs="Arial"/>
          <w:lang w:val="en-GB" w:eastAsia="zh-CN"/>
        </w:rPr>
        <w:pict w14:anchorId="73C513B7">
          <v:shape id="图片 8" o:spid="_x0000_i1038" type="#_x0000_t75" style="width:468.95pt;height:191.2pt;visibility:visible;mso-wrap-style:square">
            <v:imagedata r:id="rId26" o:title=""/>
          </v:shape>
        </w:pict>
      </w:r>
    </w:p>
    <w:p w14:paraId="054B9937" w14:textId="77777777" w:rsidR="00931043" w:rsidRPr="00931043" w:rsidRDefault="00931043" w:rsidP="0047651C">
      <w:pPr>
        <w:pStyle w:val="af3"/>
        <w:widowControl/>
        <w:numPr>
          <w:ilvl w:val="0"/>
          <w:numId w:val="10"/>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搜索的结果集如上图所示，说明如下：</w:t>
      </w:r>
    </w:p>
    <w:p w14:paraId="40419837" w14:textId="77777777" w:rsidR="00931043" w:rsidRPr="00931043" w:rsidRDefault="00931043" w:rsidP="0047651C">
      <w:pPr>
        <w:pStyle w:val="af3"/>
        <w:widowControl/>
        <w:numPr>
          <w:ilvl w:val="0"/>
          <w:numId w:val="30"/>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显示的格式必须如上图所示。结果集如下：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6679"/>
      </w:tblGrid>
      <w:tr w:rsidR="00931043" w:rsidRPr="0047651C" w14:paraId="249583F1" w14:textId="77777777" w:rsidTr="0047651C">
        <w:tc>
          <w:tcPr>
            <w:tcW w:w="2523" w:type="dxa"/>
            <w:shd w:val="clear" w:color="auto" w:fill="auto"/>
          </w:tcPr>
          <w:p w14:paraId="2F794987"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结果字段</w:t>
            </w:r>
          </w:p>
        </w:tc>
        <w:tc>
          <w:tcPr>
            <w:tcW w:w="6679" w:type="dxa"/>
            <w:shd w:val="clear" w:color="auto" w:fill="auto"/>
          </w:tcPr>
          <w:p w14:paraId="5B0687D3"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说明</w:t>
            </w:r>
          </w:p>
        </w:tc>
      </w:tr>
      <w:tr w:rsidR="00931043" w:rsidRPr="0047651C" w14:paraId="38771E47" w14:textId="77777777" w:rsidTr="0047651C">
        <w:tc>
          <w:tcPr>
            <w:tcW w:w="2523" w:type="dxa"/>
            <w:shd w:val="clear" w:color="auto" w:fill="auto"/>
          </w:tcPr>
          <w:p w14:paraId="16F389AC"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产品编号</w:t>
            </w:r>
          </w:p>
        </w:tc>
        <w:tc>
          <w:tcPr>
            <w:tcW w:w="6679" w:type="dxa"/>
            <w:shd w:val="clear" w:color="auto" w:fill="auto"/>
          </w:tcPr>
          <w:p w14:paraId="17F54C26"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产品的编号</w:t>
            </w:r>
          </w:p>
        </w:tc>
      </w:tr>
      <w:tr w:rsidR="00931043" w:rsidRPr="0047651C" w14:paraId="5435C07A" w14:textId="77777777" w:rsidTr="0047651C">
        <w:tc>
          <w:tcPr>
            <w:tcW w:w="2523" w:type="dxa"/>
            <w:shd w:val="clear" w:color="auto" w:fill="auto"/>
          </w:tcPr>
          <w:p w14:paraId="4CD166C7"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产品名称</w:t>
            </w:r>
          </w:p>
        </w:tc>
        <w:tc>
          <w:tcPr>
            <w:tcW w:w="6679" w:type="dxa"/>
            <w:shd w:val="clear" w:color="auto" w:fill="auto"/>
          </w:tcPr>
          <w:p w14:paraId="1860CA18"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产品的名称</w:t>
            </w:r>
          </w:p>
        </w:tc>
      </w:tr>
      <w:tr w:rsidR="00931043" w:rsidRPr="0047651C" w14:paraId="7B43240C" w14:textId="77777777" w:rsidTr="0047651C">
        <w:tc>
          <w:tcPr>
            <w:tcW w:w="2523" w:type="dxa"/>
            <w:shd w:val="clear" w:color="auto" w:fill="auto"/>
          </w:tcPr>
          <w:p w14:paraId="2D25E648"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商家</w:t>
            </w:r>
          </w:p>
        </w:tc>
        <w:tc>
          <w:tcPr>
            <w:tcW w:w="6679" w:type="dxa"/>
            <w:shd w:val="clear" w:color="auto" w:fill="auto"/>
          </w:tcPr>
          <w:p w14:paraId="22002975"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此产品冻结库存所在的商家</w:t>
            </w:r>
          </w:p>
        </w:tc>
      </w:tr>
      <w:tr w:rsidR="00931043" w:rsidRPr="0047651C" w14:paraId="2A5DB0B0" w14:textId="77777777" w:rsidTr="0047651C">
        <w:tc>
          <w:tcPr>
            <w:tcW w:w="2523" w:type="dxa"/>
            <w:shd w:val="clear" w:color="auto" w:fill="auto"/>
          </w:tcPr>
          <w:p w14:paraId="59CAE98D"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仓库</w:t>
            </w:r>
          </w:p>
        </w:tc>
        <w:tc>
          <w:tcPr>
            <w:tcW w:w="6679" w:type="dxa"/>
            <w:shd w:val="clear" w:color="auto" w:fill="auto"/>
          </w:tcPr>
          <w:p w14:paraId="586EB68A"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此产品冻结库存所在的仓库</w:t>
            </w:r>
          </w:p>
        </w:tc>
      </w:tr>
      <w:tr w:rsidR="00931043" w:rsidRPr="0047651C" w14:paraId="2387CE76" w14:textId="77777777" w:rsidTr="0047651C">
        <w:tc>
          <w:tcPr>
            <w:tcW w:w="2523" w:type="dxa"/>
            <w:shd w:val="clear" w:color="auto" w:fill="auto"/>
          </w:tcPr>
          <w:p w14:paraId="675020A2"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业务单据类型</w:t>
            </w:r>
          </w:p>
        </w:tc>
        <w:tc>
          <w:tcPr>
            <w:tcW w:w="6679" w:type="dxa"/>
            <w:shd w:val="clear" w:color="auto" w:fill="auto"/>
          </w:tcPr>
          <w:p w14:paraId="0800D8BF"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SO，DO，TO，IT(RMA)，RTV，POTO，取消订单未反拣SI，定期购中的一种。</w:t>
            </w:r>
          </w:p>
        </w:tc>
      </w:tr>
      <w:tr w:rsidR="00931043" w:rsidRPr="0047651C" w14:paraId="4CC6E3A6" w14:textId="77777777" w:rsidTr="0047651C">
        <w:tc>
          <w:tcPr>
            <w:tcW w:w="2523" w:type="dxa"/>
            <w:shd w:val="clear" w:color="auto" w:fill="auto"/>
          </w:tcPr>
          <w:p w14:paraId="2C084BC0"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业务单据编号</w:t>
            </w:r>
          </w:p>
        </w:tc>
        <w:tc>
          <w:tcPr>
            <w:tcW w:w="6679" w:type="dxa"/>
            <w:shd w:val="clear" w:color="auto" w:fill="auto"/>
          </w:tcPr>
          <w:p w14:paraId="554ED825"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业务单据的编号</w:t>
            </w:r>
          </w:p>
        </w:tc>
      </w:tr>
      <w:tr w:rsidR="00931043" w:rsidRPr="0047651C" w14:paraId="0D9E6F3F" w14:textId="77777777" w:rsidTr="0047651C">
        <w:tc>
          <w:tcPr>
            <w:tcW w:w="2523" w:type="dxa"/>
            <w:shd w:val="clear" w:color="auto" w:fill="auto"/>
          </w:tcPr>
          <w:p w14:paraId="051839D7"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冻结数量</w:t>
            </w:r>
          </w:p>
        </w:tc>
        <w:tc>
          <w:tcPr>
            <w:tcW w:w="6679" w:type="dxa"/>
            <w:shd w:val="clear" w:color="auto" w:fill="auto"/>
          </w:tcPr>
          <w:p w14:paraId="0D6F9B1D"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真实库存的冻结数量，如果一个业务会冻结库存，那么只可能冻结真实或者虚拟库存中的一种。</w:t>
            </w:r>
          </w:p>
        </w:tc>
      </w:tr>
      <w:tr w:rsidR="00931043" w:rsidRPr="0047651C" w14:paraId="7354F167" w14:textId="77777777" w:rsidTr="0047651C">
        <w:tc>
          <w:tcPr>
            <w:tcW w:w="2523" w:type="dxa"/>
            <w:shd w:val="clear" w:color="auto" w:fill="auto"/>
          </w:tcPr>
          <w:p w14:paraId="121E70D9"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虚拟冻结数量</w:t>
            </w:r>
          </w:p>
        </w:tc>
        <w:tc>
          <w:tcPr>
            <w:tcW w:w="6679" w:type="dxa"/>
            <w:shd w:val="clear" w:color="auto" w:fill="auto"/>
          </w:tcPr>
          <w:p w14:paraId="34DBE7B6"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虚拟库存的冻结数量，如果一个业务会冻结库存，那么只可能冻结真实或者虚拟库存中的一种。</w:t>
            </w:r>
          </w:p>
        </w:tc>
      </w:tr>
      <w:tr w:rsidR="00931043" w:rsidRPr="0047651C" w14:paraId="26B0E51D" w14:textId="77777777" w:rsidTr="0047651C">
        <w:tc>
          <w:tcPr>
            <w:tcW w:w="2523" w:type="dxa"/>
            <w:shd w:val="clear" w:color="auto" w:fill="auto"/>
          </w:tcPr>
          <w:p w14:paraId="1CBDF6C7"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冻结时间</w:t>
            </w:r>
          </w:p>
        </w:tc>
        <w:tc>
          <w:tcPr>
            <w:tcW w:w="6679" w:type="dxa"/>
            <w:shd w:val="clear" w:color="auto" w:fill="auto"/>
          </w:tcPr>
          <w:p w14:paraId="3EB0FB99"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冻结库存操作发生的时间。</w:t>
            </w:r>
          </w:p>
        </w:tc>
      </w:tr>
    </w:tbl>
    <w:p w14:paraId="6B525CC7" w14:textId="77777777" w:rsidR="00931043" w:rsidRPr="00931043" w:rsidRDefault="00931043" w:rsidP="00931043">
      <w:pPr>
        <w:ind w:left="420"/>
        <w:rPr>
          <w:rFonts w:ascii="微软雅黑" w:eastAsia="微软雅黑" w:hAnsi="微软雅黑" w:cs="Arial"/>
          <w:lang w:val="en-GB" w:eastAsia="zh-CN"/>
        </w:rPr>
      </w:pPr>
    </w:p>
    <w:p w14:paraId="51BE36ED" w14:textId="77777777" w:rsidR="00931043" w:rsidRPr="00931043" w:rsidRDefault="00931043" w:rsidP="0047651C">
      <w:pPr>
        <w:pStyle w:val="af3"/>
        <w:widowControl/>
        <w:numPr>
          <w:ilvl w:val="0"/>
          <w:numId w:val="30"/>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lastRenderedPageBreak/>
        <w:t>查询结果集必须按冻结时间的升序排列。</w:t>
      </w:r>
    </w:p>
    <w:p w14:paraId="094E0D06" w14:textId="77777777" w:rsidR="00931043" w:rsidRPr="00931043" w:rsidRDefault="00931043" w:rsidP="0047651C">
      <w:pPr>
        <w:pStyle w:val="af3"/>
        <w:widowControl/>
        <w:numPr>
          <w:ilvl w:val="1"/>
          <w:numId w:val="31"/>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用户点击上图中的蓝色带下滑线的编号，可以跳转到如下对应的页面。</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5"/>
        <w:gridCol w:w="4397"/>
      </w:tblGrid>
      <w:tr w:rsidR="00931043" w:rsidRPr="0047651C" w14:paraId="484E1585" w14:textId="77777777" w:rsidTr="0047651C">
        <w:tc>
          <w:tcPr>
            <w:tcW w:w="4385" w:type="dxa"/>
            <w:shd w:val="clear" w:color="auto" w:fill="auto"/>
          </w:tcPr>
          <w:p w14:paraId="12565A60"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编号类型</w:t>
            </w:r>
          </w:p>
        </w:tc>
        <w:tc>
          <w:tcPr>
            <w:tcW w:w="4397" w:type="dxa"/>
            <w:shd w:val="clear" w:color="auto" w:fill="auto"/>
          </w:tcPr>
          <w:p w14:paraId="15D5DB63"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跳转页面和说明</w:t>
            </w:r>
          </w:p>
        </w:tc>
      </w:tr>
      <w:tr w:rsidR="00931043" w:rsidRPr="0047651C" w14:paraId="334EC60D" w14:textId="77777777" w:rsidTr="0047651C">
        <w:tc>
          <w:tcPr>
            <w:tcW w:w="4385" w:type="dxa"/>
            <w:shd w:val="clear" w:color="auto" w:fill="auto"/>
          </w:tcPr>
          <w:p w14:paraId="769C5DC3"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产品编号</w:t>
            </w:r>
          </w:p>
        </w:tc>
        <w:tc>
          <w:tcPr>
            <w:tcW w:w="4397" w:type="dxa"/>
            <w:shd w:val="clear" w:color="auto" w:fill="auto"/>
          </w:tcPr>
          <w:p w14:paraId="67C608DC"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跳转显示此产品在“供应商产品管理”中的详情页。</w:t>
            </w:r>
          </w:p>
        </w:tc>
      </w:tr>
      <w:tr w:rsidR="00931043" w:rsidRPr="0047651C" w14:paraId="347395BD" w14:textId="77777777" w:rsidTr="0047651C">
        <w:tc>
          <w:tcPr>
            <w:tcW w:w="4385" w:type="dxa"/>
            <w:shd w:val="clear" w:color="auto" w:fill="auto"/>
          </w:tcPr>
          <w:p w14:paraId="7010AA4D"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业务单据编号</w:t>
            </w:r>
          </w:p>
        </w:tc>
        <w:tc>
          <w:tcPr>
            <w:tcW w:w="4397" w:type="dxa"/>
            <w:shd w:val="clear" w:color="auto" w:fill="auto"/>
          </w:tcPr>
          <w:p w14:paraId="4A62340C" w14:textId="77777777" w:rsidR="00931043" w:rsidRPr="0047651C" w:rsidRDefault="00931043" w:rsidP="0047651C">
            <w:pPr>
              <w:spacing w:before="60"/>
              <w:rPr>
                <w:rFonts w:ascii="微软雅黑" w:eastAsia="微软雅黑" w:hAnsi="微软雅黑" w:cs="Arial"/>
                <w:lang w:val="en-GB" w:eastAsia="zh-CN"/>
              </w:rPr>
            </w:pPr>
            <w:r w:rsidRPr="0047651C">
              <w:rPr>
                <w:rFonts w:ascii="微软雅黑" w:eastAsia="微软雅黑" w:hAnsi="微软雅黑" w:cs="Arial" w:hint="eastAsia"/>
                <w:lang w:val="en-GB" w:eastAsia="zh-CN"/>
              </w:rPr>
              <w:t>根据业务单据的不同，分别跳转到不同业务单据的详情页面。</w:t>
            </w:r>
          </w:p>
        </w:tc>
      </w:tr>
    </w:tbl>
    <w:p w14:paraId="51444448" w14:textId="77777777" w:rsidR="00931043" w:rsidRPr="00931043" w:rsidRDefault="00931043" w:rsidP="0047651C">
      <w:pPr>
        <w:pStyle w:val="af3"/>
        <w:widowControl/>
        <w:numPr>
          <w:ilvl w:val="0"/>
          <w:numId w:val="10"/>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导出功能：用户可以将已查询出的结果导出成CSV文件。每次对多导出25000行数据。导出字段为所有查询结果集中的字段。</w:t>
      </w:r>
    </w:p>
    <w:p w14:paraId="42FC6914" w14:textId="77777777" w:rsidR="00931043" w:rsidRDefault="00931043" w:rsidP="0047651C">
      <w:pPr>
        <w:pStyle w:val="af3"/>
        <w:widowControl/>
        <w:numPr>
          <w:ilvl w:val="0"/>
          <w:numId w:val="32"/>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用户可以在点击导出按键的时候，通过下拉菜单来选择需要导出的条数。</w:t>
      </w:r>
    </w:p>
    <w:p w14:paraId="685805D2" w14:textId="77777777" w:rsidR="00931043" w:rsidRDefault="00931043" w:rsidP="00931043">
      <w:pPr>
        <w:pStyle w:val="af3"/>
        <w:widowControl/>
        <w:ind w:firstLineChars="0"/>
        <w:rPr>
          <w:rFonts w:ascii="微软雅黑" w:eastAsia="微软雅黑" w:hAnsi="微软雅黑" w:cs="Arial"/>
          <w:kern w:val="0"/>
          <w:sz w:val="20"/>
          <w:szCs w:val="20"/>
          <w:lang w:val="en-GB"/>
        </w:rPr>
      </w:pPr>
    </w:p>
    <w:p w14:paraId="13E4362A" w14:textId="77777777" w:rsidR="00931043" w:rsidRPr="00931043" w:rsidRDefault="00931043" w:rsidP="00931043">
      <w:pPr>
        <w:pStyle w:val="4"/>
        <w:rPr>
          <w:rFonts w:ascii="微软雅黑" w:hAnsi="微软雅黑" w:cs="Arial"/>
          <w:lang w:val="en-GB" w:eastAsia="zh-CN"/>
        </w:rPr>
      </w:pPr>
      <w:r w:rsidRPr="004D351E">
        <w:rPr>
          <w:rFonts w:hint="eastAsia"/>
          <w:lang w:eastAsia="zh-CN"/>
        </w:rPr>
        <w:t>S</w:t>
      </w:r>
      <w:r w:rsidRPr="004D351E">
        <w:rPr>
          <w:lang w:eastAsia="zh-CN"/>
        </w:rPr>
        <w:t>R</w:t>
      </w:r>
      <w:r w:rsidRPr="004D351E">
        <w:rPr>
          <w:rFonts w:hint="eastAsia"/>
          <w:lang w:eastAsia="zh-CN"/>
        </w:rPr>
        <w:t>0</w:t>
      </w:r>
      <w:r>
        <w:rPr>
          <w:lang w:eastAsia="zh-CN"/>
        </w:rPr>
        <w:t>5</w:t>
      </w:r>
      <w:r>
        <w:rPr>
          <w:rFonts w:hint="eastAsia"/>
          <w:lang w:eastAsia="zh-CN"/>
        </w:rPr>
        <w:t>_F03</w:t>
      </w:r>
      <w:r>
        <w:rPr>
          <w:lang w:eastAsia="zh-CN"/>
        </w:rPr>
        <w:t xml:space="preserve"> </w:t>
      </w:r>
      <w:r w:rsidRPr="00BD7413">
        <w:rPr>
          <w:rFonts w:ascii="微软雅黑" w:hAnsi="微软雅黑" w:cs="Arial" w:hint="eastAsia"/>
          <w:lang w:val="en-GB" w:eastAsia="zh-CN"/>
        </w:rPr>
        <w:t>库存交易明细查询</w:t>
      </w:r>
      <w:r w:rsidRPr="00BD7413">
        <w:rPr>
          <w:rFonts w:ascii="微软雅黑" w:hAnsi="微软雅黑" w:cs="Arial" w:hint="eastAsia"/>
          <w:lang w:val="en-GB" w:eastAsia="zh-CN"/>
        </w:rPr>
        <w:t>--</w:t>
      </w:r>
      <w:r w:rsidRPr="00BD7413">
        <w:rPr>
          <w:rFonts w:ascii="微软雅黑" w:hAnsi="微软雅黑" w:cs="Arial" w:hint="eastAsia"/>
          <w:lang w:val="en-GB" w:eastAsia="zh-CN"/>
        </w:rPr>
        <w:t>所有库存维度都需要展示出来</w:t>
      </w:r>
    </w:p>
    <w:p w14:paraId="34FE99D0" w14:textId="77777777" w:rsidR="00931043" w:rsidRPr="00931043" w:rsidRDefault="00931043" w:rsidP="0047651C">
      <w:pPr>
        <w:pStyle w:val="af3"/>
        <w:widowControl/>
        <w:numPr>
          <w:ilvl w:val="0"/>
          <w:numId w:val="10"/>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 xml:space="preserve">优化backend中的：“库存管理”&gt; </w:t>
      </w:r>
      <w:r w:rsidRPr="00931043">
        <w:rPr>
          <w:rFonts w:ascii="微软雅黑" w:eastAsia="微软雅黑" w:hAnsi="微软雅黑" w:cs="Arial"/>
          <w:kern w:val="0"/>
          <w:sz w:val="20"/>
          <w:szCs w:val="20"/>
          <w:lang w:val="en-GB"/>
        </w:rPr>
        <w:t>“</w:t>
      </w:r>
      <w:r w:rsidRPr="00931043">
        <w:rPr>
          <w:rFonts w:ascii="微软雅黑" w:eastAsia="微软雅黑" w:hAnsi="微软雅黑" w:cs="Arial" w:hint="eastAsia"/>
          <w:kern w:val="0"/>
          <w:sz w:val="20"/>
          <w:szCs w:val="20"/>
          <w:lang w:val="en-GB"/>
        </w:rPr>
        <w:t>库存交易明细查询</w:t>
      </w:r>
      <w:r w:rsidRPr="00931043">
        <w:rPr>
          <w:rFonts w:ascii="微软雅黑" w:eastAsia="微软雅黑" w:hAnsi="微软雅黑" w:cs="Arial"/>
          <w:kern w:val="0"/>
          <w:sz w:val="20"/>
          <w:szCs w:val="20"/>
          <w:lang w:val="en-GB"/>
        </w:rPr>
        <w:t>”</w:t>
      </w:r>
      <w:r w:rsidRPr="00931043">
        <w:rPr>
          <w:rFonts w:ascii="微软雅黑" w:eastAsia="微软雅黑" w:hAnsi="微软雅黑" w:cs="Arial" w:hint="eastAsia"/>
          <w:kern w:val="0"/>
          <w:sz w:val="20"/>
          <w:szCs w:val="20"/>
          <w:lang w:val="en-GB"/>
        </w:rPr>
        <w:t>功能。</w:t>
      </w:r>
    </w:p>
    <w:p w14:paraId="265F8F04" w14:textId="77777777" w:rsidR="00931043" w:rsidRPr="00931043" w:rsidRDefault="00931043" w:rsidP="0047651C">
      <w:pPr>
        <w:pStyle w:val="af3"/>
        <w:widowControl/>
        <w:numPr>
          <w:ilvl w:val="0"/>
          <w:numId w:val="34"/>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在库存维度中添加“全部”选项。库存维度默认选择“全部”选项。</w:t>
      </w:r>
    </w:p>
    <w:p w14:paraId="3AFE46BF" w14:textId="77777777" w:rsidR="00931043" w:rsidRDefault="00931043" w:rsidP="00931043">
      <w:pPr>
        <w:pStyle w:val="af3"/>
        <w:ind w:left="420" w:firstLine="40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如果用户选择“全部”选项，那么结果集不显示“期初库存”和“结存库存”以及单个库存维度的变化数量。而显示“待上架数量”，“好品库存”，“好品锁定数”，“坏品库存”，“坏品锁定数”这5个库存维度的变化数量。</w:t>
      </w:r>
    </w:p>
    <w:p w14:paraId="47ECF35D" w14:textId="77777777" w:rsidR="00931043" w:rsidRDefault="00931043" w:rsidP="00931043">
      <w:pPr>
        <w:pStyle w:val="af3"/>
        <w:ind w:left="420" w:firstLine="400"/>
        <w:rPr>
          <w:rFonts w:ascii="微软雅黑" w:eastAsia="微软雅黑" w:hAnsi="微软雅黑" w:cs="Arial"/>
          <w:kern w:val="0"/>
          <w:sz w:val="20"/>
          <w:szCs w:val="20"/>
          <w:lang w:val="en-GB"/>
        </w:rPr>
      </w:pPr>
    </w:p>
    <w:p w14:paraId="684118CA" w14:textId="77777777" w:rsidR="00931043" w:rsidRPr="00931043" w:rsidRDefault="00931043" w:rsidP="00931043">
      <w:pPr>
        <w:pStyle w:val="4"/>
        <w:rPr>
          <w:rFonts w:ascii="微软雅黑" w:hAnsi="微软雅黑" w:cs="Arial"/>
          <w:lang w:val="en-GB" w:eastAsia="zh-CN"/>
        </w:rPr>
      </w:pPr>
      <w:r w:rsidRPr="004D351E">
        <w:rPr>
          <w:rFonts w:hint="eastAsia"/>
          <w:lang w:eastAsia="zh-CN"/>
        </w:rPr>
        <w:t>S</w:t>
      </w:r>
      <w:r w:rsidRPr="004D351E">
        <w:rPr>
          <w:lang w:eastAsia="zh-CN"/>
        </w:rPr>
        <w:t>R</w:t>
      </w:r>
      <w:r w:rsidRPr="004D351E">
        <w:rPr>
          <w:rFonts w:hint="eastAsia"/>
          <w:lang w:eastAsia="zh-CN"/>
        </w:rPr>
        <w:t>0</w:t>
      </w:r>
      <w:r>
        <w:rPr>
          <w:lang w:eastAsia="zh-CN"/>
        </w:rPr>
        <w:t>5</w:t>
      </w:r>
      <w:r>
        <w:rPr>
          <w:rFonts w:hint="eastAsia"/>
          <w:lang w:eastAsia="zh-CN"/>
        </w:rPr>
        <w:t xml:space="preserve">_F04 </w:t>
      </w:r>
      <w:r w:rsidRPr="00BD7413">
        <w:rPr>
          <w:rFonts w:ascii="微软雅黑" w:hAnsi="微软雅黑" w:cs="Arial" w:hint="eastAsia"/>
          <w:lang w:val="en-GB" w:eastAsia="zh-CN"/>
        </w:rPr>
        <w:t>库存交易明细查询</w:t>
      </w:r>
      <w:r w:rsidRPr="00BD7413">
        <w:rPr>
          <w:rFonts w:ascii="微软雅黑" w:hAnsi="微软雅黑" w:cs="Arial" w:hint="eastAsia"/>
          <w:lang w:val="en-GB" w:eastAsia="zh-CN"/>
        </w:rPr>
        <w:t>----</w:t>
      </w:r>
      <w:r w:rsidRPr="00BD7413">
        <w:rPr>
          <w:rFonts w:ascii="微软雅黑" w:hAnsi="微软雅黑" w:cs="Arial" w:hint="eastAsia"/>
          <w:lang w:val="en-GB" w:eastAsia="zh-CN"/>
        </w:rPr>
        <w:t>期初</w:t>
      </w:r>
      <w:r w:rsidRPr="00BD7413">
        <w:rPr>
          <w:rFonts w:ascii="微软雅黑" w:hAnsi="微软雅黑" w:cs="Arial" w:hint="eastAsia"/>
          <w:lang w:val="en-GB" w:eastAsia="zh-CN"/>
        </w:rPr>
        <w:t>/</w:t>
      </w:r>
      <w:r w:rsidRPr="00BD7413">
        <w:rPr>
          <w:rFonts w:ascii="微软雅黑" w:hAnsi="微软雅黑" w:cs="Arial" w:hint="eastAsia"/>
          <w:lang w:val="en-GB" w:eastAsia="zh-CN"/>
        </w:rPr>
        <w:t>结存多维度优化</w:t>
      </w:r>
    </w:p>
    <w:p w14:paraId="2460EDB4" w14:textId="77777777" w:rsidR="00931043" w:rsidRPr="00931043" w:rsidRDefault="00931043" w:rsidP="0047651C">
      <w:pPr>
        <w:pStyle w:val="af3"/>
        <w:widowControl/>
        <w:numPr>
          <w:ilvl w:val="0"/>
          <w:numId w:val="10"/>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 xml:space="preserve">优化backend中的：“库存管理”&gt; </w:t>
      </w:r>
      <w:r w:rsidRPr="00931043">
        <w:rPr>
          <w:rFonts w:ascii="微软雅黑" w:eastAsia="微软雅黑" w:hAnsi="微软雅黑" w:cs="Arial"/>
          <w:kern w:val="0"/>
          <w:sz w:val="20"/>
          <w:szCs w:val="20"/>
          <w:lang w:val="en-GB"/>
        </w:rPr>
        <w:t>“</w:t>
      </w:r>
      <w:r w:rsidRPr="00931043">
        <w:rPr>
          <w:rFonts w:ascii="微软雅黑" w:eastAsia="微软雅黑" w:hAnsi="微软雅黑" w:cs="Arial" w:hint="eastAsia"/>
          <w:kern w:val="0"/>
          <w:sz w:val="20"/>
          <w:szCs w:val="20"/>
          <w:lang w:val="en-GB"/>
        </w:rPr>
        <w:t>库存交易明细查询</w:t>
      </w:r>
      <w:r w:rsidRPr="00931043">
        <w:rPr>
          <w:rFonts w:ascii="微软雅黑" w:eastAsia="微软雅黑" w:hAnsi="微软雅黑" w:cs="Arial"/>
          <w:kern w:val="0"/>
          <w:sz w:val="20"/>
          <w:szCs w:val="20"/>
          <w:lang w:val="en-GB"/>
        </w:rPr>
        <w:t>”</w:t>
      </w:r>
      <w:r w:rsidRPr="00931043">
        <w:rPr>
          <w:rFonts w:ascii="微软雅黑" w:eastAsia="微软雅黑" w:hAnsi="微软雅黑" w:cs="Arial" w:hint="eastAsia"/>
          <w:kern w:val="0"/>
          <w:sz w:val="20"/>
          <w:szCs w:val="20"/>
          <w:lang w:val="en-GB"/>
        </w:rPr>
        <w:t>功能。</w:t>
      </w:r>
    </w:p>
    <w:p w14:paraId="358BD095" w14:textId="77777777" w:rsidR="00931043" w:rsidRPr="00931043" w:rsidRDefault="00931043" w:rsidP="0047651C">
      <w:pPr>
        <w:pStyle w:val="af3"/>
        <w:widowControl/>
        <w:numPr>
          <w:ilvl w:val="0"/>
          <w:numId w:val="34"/>
        </w:numPr>
        <w:ind w:firstLineChars="0" w:firstLine="420"/>
        <w:rPr>
          <w:rFonts w:ascii="微软雅黑" w:eastAsia="微软雅黑" w:hAnsi="微软雅黑" w:cs="Arial"/>
          <w:kern w:val="0"/>
          <w:sz w:val="20"/>
          <w:szCs w:val="20"/>
          <w:lang w:val="en-GB"/>
        </w:rPr>
      </w:pPr>
      <w:r w:rsidRPr="00931043">
        <w:rPr>
          <w:rFonts w:ascii="微软雅黑" w:eastAsia="微软雅黑" w:hAnsi="微软雅黑" w:cs="Arial" w:hint="eastAsia"/>
          <w:kern w:val="0"/>
          <w:sz w:val="20"/>
          <w:szCs w:val="20"/>
          <w:lang w:val="en-GB"/>
        </w:rPr>
        <w:t>根据用户选择的“商家”和“仓库”，“库存维度”的不同显示不同级别的期初和结存库存。</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2535"/>
        <w:gridCol w:w="2409"/>
        <w:gridCol w:w="2552"/>
      </w:tblGrid>
      <w:tr w:rsidR="0047651C" w:rsidRPr="0047651C" w14:paraId="61148B26" w14:textId="77777777" w:rsidTr="0047651C">
        <w:tc>
          <w:tcPr>
            <w:tcW w:w="1548" w:type="dxa"/>
            <w:shd w:val="clear" w:color="auto" w:fill="auto"/>
          </w:tcPr>
          <w:p w14:paraId="4FCDB4D3" w14:textId="77777777" w:rsidR="00931043" w:rsidRPr="0047651C" w:rsidRDefault="00931043" w:rsidP="0047651C">
            <w:pPr>
              <w:pStyle w:val="af3"/>
              <w:spacing w:before="60"/>
              <w:ind w:firstLine="400"/>
              <w:rPr>
                <w:rFonts w:ascii="微软雅黑" w:eastAsia="微软雅黑" w:hAnsi="微软雅黑" w:cs="Arial"/>
                <w:kern w:val="0"/>
                <w:sz w:val="20"/>
                <w:szCs w:val="20"/>
                <w:lang w:val="en-GB"/>
              </w:rPr>
            </w:pPr>
          </w:p>
        </w:tc>
        <w:tc>
          <w:tcPr>
            <w:tcW w:w="2535" w:type="dxa"/>
            <w:shd w:val="clear" w:color="auto" w:fill="auto"/>
          </w:tcPr>
          <w:p w14:paraId="219EF48C" w14:textId="77777777" w:rsidR="00931043" w:rsidRPr="0047651C" w:rsidRDefault="00931043"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全部商家，全部仓库</w:t>
            </w:r>
          </w:p>
        </w:tc>
        <w:tc>
          <w:tcPr>
            <w:tcW w:w="2409" w:type="dxa"/>
            <w:shd w:val="clear" w:color="auto" w:fill="auto"/>
          </w:tcPr>
          <w:p w14:paraId="6A1855EE" w14:textId="77777777" w:rsidR="00931043" w:rsidRPr="0047651C" w:rsidRDefault="00931043"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指定商家</w:t>
            </w:r>
          </w:p>
        </w:tc>
        <w:tc>
          <w:tcPr>
            <w:tcW w:w="2552" w:type="dxa"/>
            <w:shd w:val="clear" w:color="auto" w:fill="auto"/>
          </w:tcPr>
          <w:p w14:paraId="42A578B5" w14:textId="77777777" w:rsidR="00931043" w:rsidRPr="0047651C" w:rsidRDefault="00931043"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指定仓库</w:t>
            </w:r>
          </w:p>
        </w:tc>
      </w:tr>
      <w:tr w:rsidR="0047651C" w:rsidRPr="0047651C" w14:paraId="018E4EAA" w14:textId="77777777" w:rsidTr="0047651C">
        <w:tc>
          <w:tcPr>
            <w:tcW w:w="1548" w:type="dxa"/>
            <w:shd w:val="clear" w:color="auto" w:fill="auto"/>
          </w:tcPr>
          <w:p w14:paraId="6C2B1103" w14:textId="77777777" w:rsidR="00931043" w:rsidRPr="0047651C" w:rsidRDefault="00931043"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全部库存维度</w:t>
            </w:r>
          </w:p>
        </w:tc>
        <w:tc>
          <w:tcPr>
            <w:tcW w:w="2535" w:type="dxa"/>
            <w:shd w:val="clear" w:color="auto" w:fill="auto"/>
          </w:tcPr>
          <w:p w14:paraId="4B38829F" w14:textId="77777777" w:rsidR="00931043" w:rsidRPr="0047651C" w:rsidRDefault="00931043"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不显示期初，结存库存</w:t>
            </w:r>
          </w:p>
        </w:tc>
        <w:tc>
          <w:tcPr>
            <w:tcW w:w="2409" w:type="dxa"/>
            <w:shd w:val="clear" w:color="auto" w:fill="auto"/>
          </w:tcPr>
          <w:p w14:paraId="51F7E235" w14:textId="77777777" w:rsidR="00931043" w:rsidRPr="0047651C" w:rsidRDefault="00931043"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不显示期初，结存库存</w:t>
            </w:r>
          </w:p>
        </w:tc>
        <w:tc>
          <w:tcPr>
            <w:tcW w:w="2552" w:type="dxa"/>
            <w:shd w:val="clear" w:color="auto" w:fill="auto"/>
          </w:tcPr>
          <w:p w14:paraId="2DADD9EE" w14:textId="77777777" w:rsidR="00931043" w:rsidRPr="0047651C" w:rsidRDefault="00931043"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不显示期初，结存库存</w:t>
            </w:r>
          </w:p>
        </w:tc>
      </w:tr>
      <w:tr w:rsidR="0047651C" w:rsidRPr="0047651C" w14:paraId="566B59FF" w14:textId="77777777" w:rsidTr="0047651C">
        <w:tc>
          <w:tcPr>
            <w:tcW w:w="1548" w:type="dxa"/>
            <w:shd w:val="clear" w:color="auto" w:fill="auto"/>
          </w:tcPr>
          <w:p w14:paraId="4B6C8302" w14:textId="77777777" w:rsidR="00931043" w:rsidRPr="0047651C" w:rsidRDefault="00931043"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指定库存维度</w:t>
            </w:r>
          </w:p>
        </w:tc>
        <w:tc>
          <w:tcPr>
            <w:tcW w:w="2535" w:type="dxa"/>
            <w:shd w:val="clear" w:color="auto" w:fill="auto"/>
          </w:tcPr>
          <w:p w14:paraId="1CEAC6DC" w14:textId="77777777" w:rsidR="00931043" w:rsidRPr="0047651C" w:rsidRDefault="00931043"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期初和结存库存为：产品指定库存维度的在全部商家和全部仓库下的总库存。</w:t>
            </w:r>
          </w:p>
        </w:tc>
        <w:tc>
          <w:tcPr>
            <w:tcW w:w="2409" w:type="dxa"/>
            <w:shd w:val="clear" w:color="auto" w:fill="auto"/>
          </w:tcPr>
          <w:p w14:paraId="75DBB0C6" w14:textId="77777777" w:rsidR="00931043" w:rsidRPr="0047651C" w:rsidRDefault="00931043"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期初和结存库存为：产品指定库存维度在指定商家下的总库存。</w:t>
            </w:r>
          </w:p>
        </w:tc>
        <w:tc>
          <w:tcPr>
            <w:tcW w:w="2552" w:type="dxa"/>
            <w:shd w:val="clear" w:color="auto" w:fill="auto"/>
          </w:tcPr>
          <w:p w14:paraId="08198761" w14:textId="77777777" w:rsidR="00931043" w:rsidRPr="0047651C" w:rsidRDefault="00931043" w:rsidP="0047651C">
            <w:pPr>
              <w:pStyle w:val="af3"/>
              <w:spacing w:before="60"/>
              <w:ind w:firstLine="400"/>
              <w:rPr>
                <w:rFonts w:ascii="微软雅黑" w:eastAsia="微软雅黑" w:hAnsi="微软雅黑" w:cs="Arial"/>
                <w:kern w:val="0"/>
                <w:sz w:val="20"/>
                <w:szCs w:val="20"/>
                <w:lang w:val="en-GB"/>
              </w:rPr>
            </w:pPr>
            <w:r w:rsidRPr="0047651C">
              <w:rPr>
                <w:rFonts w:ascii="微软雅黑" w:eastAsia="微软雅黑" w:hAnsi="微软雅黑" w:cs="Arial" w:hint="eastAsia"/>
                <w:kern w:val="0"/>
                <w:sz w:val="20"/>
                <w:szCs w:val="20"/>
                <w:lang w:val="en-GB"/>
              </w:rPr>
              <w:t>期初和结存库存为：产品指定库存维度在指定仓库下的总库存。</w:t>
            </w:r>
          </w:p>
        </w:tc>
      </w:tr>
    </w:tbl>
    <w:p w14:paraId="6F686998" w14:textId="77777777" w:rsidR="00931043" w:rsidRPr="00931043" w:rsidRDefault="00931043" w:rsidP="00931043">
      <w:pPr>
        <w:pStyle w:val="af3"/>
        <w:ind w:left="420" w:firstLine="400"/>
        <w:rPr>
          <w:rFonts w:ascii="微软雅黑" w:eastAsia="微软雅黑" w:hAnsi="微软雅黑" w:cs="Arial"/>
          <w:kern w:val="0"/>
          <w:sz w:val="20"/>
          <w:szCs w:val="20"/>
          <w:lang w:val="en-GB"/>
        </w:rPr>
      </w:pPr>
    </w:p>
    <w:p w14:paraId="13A7E3E2" w14:textId="77777777" w:rsidR="00931043" w:rsidRDefault="00931043" w:rsidP="00931043">
      <w:pPr>
        <w:pStyle w:val="af3"/>
        <w:widowControl/>
        <w:ind w:firstLineChars="0"/>
        <w:rPr>
          <w:rFonts w:ascii="微软雅黑" w:eastAsia="微软雅黑" w:hAnsi="微软雅黑" w:cs="Arial"/>
          <w:kern w:val="0"/>
          <w:sz w:val="20"/>
          <w:szCs w:val="20"/>
        </w:rPr>
      </w:pPr>
    </w:p>
    <w:p w14:paraId="2ADE0BBA" w14:textId="77777777" w:rsidR="00931043" w:rsidRPr="00037B82" w:rsidRDefault="00931043" w:rsidP="00037B82">
      <w:pPr>
        <w:pStyle w:val="2"/>
        <w:rPr>
          <w:lang w:val="en-GB" w:eastAsia="zh-CN"/>
        </w:rPr>
      </w:pPr>
      <w:r>
        <w:rPr>
          <w:rFonts w:hint="eastAsia"/>
          <w:lang w:val="en-GB" w:eastAsia="zh-CN"/>
        </w:rPr>
        <w:lastRenderedPageBreak/>
        <w:t>系统</w:t>
      </w:r>
      <w:r>
        <w:rPr>
          <w:lang w:val="en-GB" w:eastAsia="zh-CN"/>
        </w:rPr>
        <w:t>需求</w:t>
      </w:r>
      <w:r>
        <w:rPr>
          <w:rFonts w:hint="eastAsia"/>
          <w:lang w:val="en-GB" w:eastAsia="zh-CN"/>
        </w:rPr>
        <w:t>SR0</w:t>
      </w:r>
      <w:r w:rsidR="00037B82">
        <w:rPr>
          <w:lang w:val="en-GB" w:eastAsia="zh-CN"/>
        </w:rPr>
        <w:t>6</w:t>
      </w:r>
      <w:r>
        <w:rPr>
          <w:rFonts w:hint="eastAsia"/>
          <w:lang w:val="en-GB" w:eastAsia="zh-CN"/>
        </w:rPr>
        <w:t>：</w:t>
      </w:r>
      <w:r w:rsidR="00037B82">
        <w:rPr>
          <w:rFonts w:ascii="微软雅黑" w:hAnsi="微软雅黑" w:cs="Arial" w:hint="eastAsia"/>
          <w:lang w:val="en-GB" w:eastAsia="zh-CN"/>
        </w:rPr>
        <w:t>即时移动平均价计算和记录方案</w:t>
      </w:r>
    </w:p>
    <w:p w14:paraId="2374A202" w14:textId="77777777" w:rsidR="00037B82" w:rsidRPr="00DC4F92" w:rsidRDefault="00037B82" w:rsidP="00037B82">
      <w:pPr>
        <w:pStyle w:val="3"/>
        <w:rPr>
          <w:rFonts w:ascii="微软雅黑" w:hAnsi="微软雅黑"/>
          <w:lang w:eastAsia="zh-CN"/>
        </w:rPr>
      </w:pPr>
      <w:r>
        <w:rPr>
          <w:rFonts w:ascii="微软雅黑" w:hAnsi="微软雅黑" w:hint="eastAsia"/>
          <w:lang w:eastAsia="zh-CN"/>
        </w:rPr>
        <w:t>移动平均价概述</w:t>
      </w:r>
    </w:p>
    <w:p w14:paraId="4C77EC7C" w14:textId="77777777" w:rsidR="00037B82" w:rsidRPr="00F27A73" w:rsidRDefault="00037B82" w:rsidP="0047651C">
      <w:pPr>
        <w:pStyle w:val="af3"/>
        <w:widowControl/>
        <w:numPr>
          <w:ilvl w:val="0"/>
          <w:numId w:val="10"/>
        </w:numPr>
        <w:ind w:firstLineChars="0" w:firstLine="420"/>
        <w:rPr>
          <w:rFonts w:ascii="微软雅黑" w:eastAsia="微软雅黑" w:hAnsi="微软雅黑"/>
        </w:rPr>
      </w:pPr>
      <w:r w:rsidRPr="00F27A73">
        <w:rPr>
          <w:rFonts w:ascii="微软雅黑" w:eastAsia="微软雅黑" w:hAnsi="微软雅黑" w:hint="eastAsia"/>
        </w:rPr>
        <w:t>什么是移动平均价？</w:t>
      </w:r>
    </w:p>
    <w:p w14:paraId="2FB82F02" w14:textId="77777777" w:rsidR="00037B82" w:rsidRPr="00F27A73" w:rsidRDefault="00037B82" w:rsidP="0047651C">
      <w:pPr>
        <w:pStyle w:val="af3"/>
        <w:widowControl/>
        <w:numPr>
          <w:ilvl w:val="0"/>
          <w:numId w:val="37"/>
        </w:numPr>
        <w:ind w:firstLineChars="0" w:firstLine="420"/>
        <w:rPr>
          <w:rFonts w:ascii="微软雅黑" w:eastAsia="微软雅黑" w:hAnsi="微软雅黑"/>
        </w:rPr>
      </w:pPr>
      <w:r w:rsidRPr="00F27A73">
        <w:rPr>
          <w:rFonts w:ascii="微软雅黑" w:eastAsia="微软雅黑" w:hAnsi="微软雅黑" w:hint="eastAsia"/>
        </w:rPr>
        <w:t>衡量库存中单位商品价值的数据。</w:t>
      </w:r>
    </w:p>
    <w:p w14:paraId="47F03106" w14:textId="77777777" w:rsidR="00037B82" w:rsidRPr="00F27A73" w:rsidRDefault="00037B82" w:rsidP="0047651C">
      <w:pPr>
        <w:pStyle w:val="af3"/>
        <w:widowControl/>
        <w:numPr>
          <w:ilvl w:val="0"/>
          <w:numId w:val="36"/>
        </w:numPr>
        <w:ind w:firstLineChars="0" w:firstLine="420"/>
        <w:rPr>
          <w:rFonts w:ascii="微软雅黑" w:eastAsia="微软雅黑" w:hAnsi="微软雅黑"/>
          <w:b/>
          <w:color w:val="FF0000"/>
        </w:rPr>
      </w:pPr>
      <w:r w:rsidRPr="00F27A73">
        <w:rPr>
          <w:rFonts w:ascii="微软雅黑" w:eastAsia="微软雅黑" w:hAnsi="微软雅黑" w:hint="eastAsia"/>
          <w:b/>
          <w:color w:val="FF0000"/>
        </w:rPr>
        <w:t>移动平均价=库存总价值/库存总数量</w:t>
      </w:r>
    </w:p>
    <w:p w14:paraId="64959017" w14:textId="77777777" w:rsidR="00037B82" w:rsidRPr="00F27A73" w:rsidRDefault="00037B82" w:rsidP="0047651C">
      <w:pPr>
        <w:pStyle w:val="af3"/>
        <w:widowControl/>
        <w:numPr>
          <w:ilvl w:val="0"/>
          <w:numId w:val="36"/>
        </w:numPr>
        <w:ind w:firstLineChars="0" w:firstLine="420"/>
        <w:rPr>
          <w:rFonts w:ascii="微软雅黑" w:eastAsia="微软雅黑" w:hAnsi="微软雅黑"/>
        </w:rPr>
      </w:pPr>
      <w:r w:rsidRPr="00F27A73">
        <w:rPr>
          <w:rFonts w:ascii="微软雅黑" w:eastAsia="微软雅黑" w:hAnsi="微软雅黑" w:hint="eastAsia"/>
        </w:rPr>
        <w:t>每种商品同一时间同一纬度都只会有一个移动平均价。</w:t>
      </w:r>
    </w:p>
    <w:p w14:paraId="58C5A52F" w14:textId="77777777" w:rsidR="00037B82" w:rsidRPr="00F27A73" w:rsidRDefault="00037B82" w:rsidP="0047651C">
      <w:pPr>
        <w:pStyle w:val="af3"/>
        <w:widowControl/>
        <w:numPr>
          <w:ilvl w:val="0"/>
          <w:numId w:val="36"/>
        </w:numPr>
        <w:ind w:firstLineChars="0" w:firstLine="420"/>
        <w:rPr>
          <w:rFonts w:ascii="微软雅黑" w:eastAsia="微软雅黑" w:hAnsi="微软雅黑"/>
        </w:rPr>
      </w:pPr>
      <w:r w:rsidRPr="00F27A73">
        <w:rPr>
          <w:rFonts w:ascii="微软雅黑" w:eastAsia="微软雅黑" w:hAnsi="微软雅黑" w:hint="eastAsia"/>
        </w:rPr>
        <w:t>集团维度库存总数量为如下8个维度库存之和：“TO在途数量”，“待上架数量”，“好品库存”，“好品锁定数”，“坏品库存”，“坏品锁定数”，“虚拟库存”。</w:t>
      </w:r>
      <w:r w:rsidRPr="00F27A73">
        <w:rPr>
          <w:rFonts w:ascii="微软雅黑" w:eastAsia="微软雅黑" w:hAnsi="微软雅黑" w:hint="eastAsia"/>
          <w:highlight w:val="yellow"/>
        </w:rPr>
        <w:t>以及RMA的“1号店库存”</w:t>
      </w:r>
    </w:p>
    <w:p w14:paraId="315EEC51" w14:textId="77777777" w:rsidR="00037B82" w:rsidRPr="00F27A73" w:rsidRDefault="00037B82" w:rsidP="0047651C">
      <w:pPr>
        <w:pStyle w:val="af3"/>
        <w:widowControl/>
        <w:numPr>
          <w:ilvl w:val="0"/>
          <w:numId w:val="36"/>
        </w:numPr>
        <w:ind w:firstLineChars="0" w:firstLine="420"/>
        <w:rPr>
          <w:rFonts w:ascii="微软雅黑" w:eastAsia="微软雅黑" w:hAnsi="微软雅黑"/>
        </w:rPr>
      </w:pPr>
      <w:r w:rsidRPr="00F27A73">
        <w:rPr>
          <w:rFonts w:ascii="微软雅黑" w:eastAsia="微软雅黑" w:hAnsi="微软雅黑" w:hint="eastAsia"/>
        </w:rPr>
        <w:t>商家维度库存总数量为如下8个维度库存之和：“TO在途数量”，“待上架数量”，“好品库存”，“好品锁定数”，“坏品库存”，“坏品锁定数”，“虚拟库存”。</w:t>
      </w:r>
    </w:p>
    <w:p w14:paraId="219CBD03" w14:textId="77777777" w:rsidR="00037B82" w:rsidRPr="00F27A73" w:rsidRDefault="00037B82" w:rsidP="0047651C">
      <w:pPr>
        <w:pStyle w:val="af3"/>
        <w:widowControl/>
        <w:numPr>
          <w:ilvl w:val="0"/>
          <w:numId w:val="36"/>
        </w:numPr>
        <w:ind w:firstLineChars="0" w:firstLine="420"/>
        <w:rPr>
          <w:rFonts w:ascii="微软雅黑" w:eastAsia="微软雅黑" w:hAnsi="微软雅黑"/>
          <w:highlight w:val="yellow"/>
        </w:rPr>
      </w:pPr>
      <w:r w:rsidRPr="00F27A73">
        <w:rPr>
          <w:rFonts w:ascii="微软雅黑" w:eastAsia="微软雅黑" w:hAnsi="微软雅黑" w:hint="eastAsia"/>
          <w:highlight w:val="yellow"/>
        </w:rPr>
        <w:t>RMA的移动平均价，在商家维度独立作为一个单独商家计算移动平均价。</w:t>
      </w:r>
    </w:p>
    <w:p w14:paraId="150BF0E9" w14:textId="77777777" w:rsidR="00037B82" w:rsidRPr="00F27A73" w:rsidRDefault="00037B82" w:rsidP="0047651C">
      <w:pPr>
        <w:pStyle w:val="af3"/>
        <w:widowControl/>
        <w:numPr>
          <w:ilvl w:val="0"/>
          <w:numId w:val="36"/>
        </w:numPr>
        <w:ind w:firstLineChars="0" w:firstLine="420"/>
        <w:rPr>
          <w:rFonts w:ascii="微软雅黑" w:eastAsia="微软雅黑" w:hAnsi="微软雅黑"/>
        </w:rPr>
      </w:pPr>
      <w:r w:rsidRPr="00F27A73">
        <w:rPr>
          <w:rFonts w:ascii="微软雅黑" w:eastAsia="微软雅黑" w:hAnsi="微软雅黑" w:hint="eastAsia"/>
        </w:rPr>
        <w:t>移动平均价的计算需要考虑B2B和B2C直送业务。</w:t>
      </w:r>
    </w:p>
    <w:p w14:paraId="0625E5CD" w14:textId="77777777" w:rsidR="00037B82" w:rsidRPr="00F27A73" w:rsidRDefault="00037B82" w:rsidP="0047651C">
      <w:pPr>
        <w:pStyle w:val="af3"/>
        <w:widowControl/>
        <w:numPr>
          <w:ilvl w:val="0"/>
          <w:numId w:val="10"/>
        </w:numPr>
        <w:ind w:firstLineChars="0" w:firstLine="420"/>
        <w:rPr>
          <w:rFonts w:ascii="微软雅黑" w:eastAsia="微软雅黑" w:hAnsi="微软雅黑"/>
        </w:rPr>
      </w:pPr>
      <w:r w:rsidRPr="00F27A73">
        <w:rPr>
          <w:rFonts w:ascii="微软雅黑" w:eastAsia="微软雅黑" w:hAnsi="微软雅黑" w:hint="eastAsia"/>
        </w:rPr>
        <w:t>移动平均价需要分层次计算2套移动平均价，分为“集团”和“商家”2个层次的移动平均价。</w:t>
      </w:r>
    </w:p>
    <w:p w14:paraId="76EDA410" w14:textId="77777777" w:rsidR="00037B82" w:rsidRPr="00F27A73" w:rsidRDefault="00037B82" w:rsidP="0047651C">
      <w:pPr>
        <w:pStyle w:val="af3"/>
        <w:widowControl/>
        <w:numPr>
          <w:ilvl w:val="0"/>
          <w:numId w:val="35"/>
        </w:numPr>
        <w:ind w:firstLineChars="0" w:firstLine="420"/>
        <w:rPr>
          <w:rFonts w:ascii="微软雅黑" w:eastAsia="微软雅黑" w:hAnsi="微软雅黑"/>
        </w:rPr>
      </w:pPr>
      <w:r w:rsidRPr="00F27A73">
        <w:rPr>
          <w:rFonts w:ascii="微软雅黑" w:eastAsia="微软雅黑" w:hAnsi="微软雅黑" w:hint="eastAsia"/>
        </w:rPr>
        <w:t>集团平均价：整个1号店的统一的移动平均价，只受所有采购收货，销售退货，PO调价影响。</w:t>
      </w:r>
    </w:p>
    <w:p w14:paraId="15BBFBAB" w14:textId="77777777" w:rsidR="00037B82" w:rsidRPr="00F27A73" w:rsidRDefault="00037B82" w:rsidP="0047651C">
      <w:pPr>
        <w:pStyle w:val="af3"/>
        <w:widowControl/>
        <w:numPr>
          <w:ilvl w:val="0"/>
          <w:numId w:val="35"/>
        </w:numPr>
        <w:ind w:firstLineChars="0" w:firstLine="420"/>
        <w:rPr>
          <w:rFonts w:ascii="微软雅黑" w:eastAsia="微软雅黑" w:hAnsi="微软雅黑"/>
        </w:rPr>
      </w:pPr>
      <w:r w:rsidRPr="00F27A73">
        <w:rPr>
          <w:rFonts w:ascii="微软雅黑" w:eastAsia="微软雅黑" w:hAnsi="微软雅黑" w:hint="eastAsia"/>
        </w:rPr>
        <w:t>商家平均价：除了受商家范围内的采购收货，销售退货，PO调价影响外，还受商家间的库存调拨影响。</w:t>
      </w:r>
    </w:p>
    <w:p w14:paraId="67B27A5A" w14:textId="77777777" w:rsidR="00037B82" w:rsidRPr="00F27A73" w:rsidRDefault="00037B82" w:rsidP="0047651C">
      <w:pPr>
        <w:pStyle w:val="af3"/>
        <w:widowControl/>
        <w:numPr>
          <w:ilvl w:val="0"/>
          <w:numId w:val="10"/>
        </w:numPr>
        <w:ind w:firstLineChars="0" w:firstLine="420"/>
        <w:rPr>
          <w:rFonts w:ascii="微软雅黑" w:eastAsia="微软雅黑" w:hAnsi="微软雅黑"/>
        </w:rPr>
      </w:pPr>
      <w:r w:rsidRPr="00F27A73">
        <w:rPr>
          <w:rFonts w:ascii="微软雅黑" w:eastAsia="微软雅黑" w:hAnsi="微软雅黑" w:hint="eastAsia"/>
        </w:rPr>
        <w:t>移动平均价的计算还需要区分商品的分类，不同商品分类的移动平均价需要分开计算。本期只计算合同类型为经销和代销的库存的移动平均价，而不计算SBY合同类型商品的移动平均价。</w:t>
      </w:r>
    </w:p>
    <w:p w14:paraId="450CC77B" w14:textId="77777777" w:rsidR="00037B82" w:rsidRPr="00F27A73" w:rsidRDefault="00037B82" w:rsidP="0047651C">
      <w:pPr>
        <w:pStyle w:val="af3"/>
        <w:widowControl/>
        <w:numPr>
          <w:ilvl w:val="0"/>
          <w:numId w:val="38"/>
        </w:numPr>
        <w:ind w:firstLineChars="0" w:firstLine="420"/>
        <w:rPr>
          <w:rFonts w:ascii="微软雅黑" w:eastAsia="微软雅黑" w:hAnsi="微软雅黑"/>
        </w:rPr>
      </w:pPr>
      <w:r w:rsidRPr="00F27A73">
        <w:rPr>
          <w:rFonts w:ascii="微软雅黑" w:eastAsia="微软雅黑" w:hAnsi="微软雅黑" w:hint="eastAsia"/>
          <w:b/>
        </w:rPr>
        <w:t>经销商品</w:t>
      </w:r>
      <w:r w:rsidRPr="00F27A73">
        <w:rPr>
          <w:rFonts w:ascii="微软雅黑" w:eastAsia="微软雅黑" w:hAnsi="微软雅黑" w:hint="eastAsia"/>
        </w:rPr>
        <w:t>：</w:t>
      </w:r>
      <w:r w:rsidRPr="00F27A73">
        <w:rPr>
          <w:rFonts w:ascii="微软雅黑" w:eastAsia="微软雅黑" w:hAnsi="微软雅黑"/>
        </w:rPr>
        <w:t>经销的概念：经销是指在国际贸易中经销商按照约定条件为供货商销售产品。双方订立协议或相互约定，由供货商向经销商定期、定量供应货物，经销商在市场上销售。经销商与供货商之间也是买卖关系，经销商必须自垫资金购买供货商的货物，自行销售，自负盈亏，自担风险</w:t>
      </w:r>
      <w:r w:rsidRPr="00F27A73">
        <w:rPr>
          <w:rFonts w:ascii="微软雅黑" w:eastAsia="微软雅黑" w:hAnsi="微软雅黑" w:hint="eastAsia"/>
        </w:rPr>
        <w:t>。</w:t>
      </w:r>
    </w:p>
    <w:p w14:paraId="164D8C08" w14:textId="77777777" w:rsidR="00037B82" w:rsidRPr="00F27A73" w:rsidRDefault="00037B82" w:rsidP="0047651C">
      <w:pPr>
        <w:pStyle w:val="af3"/>
        <w:widowControl/>
        <w:numPr>
          <w:ilvl w:val="0"/>
          <w:numId w:val="38"/>
        </w:numPr>
        <w:ind w:firstLineChars="0" w:firstLine="420"/>
        <w:rPr>
          <w:rFonts w:ascii="微软雅黑" w:eastAsia="微软雅黑" w:hAnsi="微软雅黑"/>
        </w:rPr>
      </w:pPr>
      <w:r w:rsidRPr="00F27A73">
        <w:rPr>
          <w:rFonts w:ascii="微软雅黑" w:eastAsia="微软雅黑" w:hAnsi="微软雅黑" w:hint="eastAsia"/>
          <w:b/>
        </w:rPr>
        <w:t>代销商品：</w:t>
      </w:r>
      <w:bookmarkStart w:id="22" w:name="OLE_LINK2"/>
      <w:r w:rsidRPr="00F27A73">
        <w:rPr>
          <w:rFonts w:ascii="微软雅黑" w:eastAsia="微软雅黑" w:hAnsi="微软雅黑"/>
        </w:rPr>
        <w:t>代销是指受托方按委托方的要求销售委托方的货物，</w:t>
      </w:r>
      <w:bookmarkEnd w:id="22"/>
      <w:r w:rsidRPr="00F27A73">
        <w:rPr>
          <w:rFonts w:ascii="微软雅黑" w:eastAsia="微软雅黑" w:hAnsi="微软雅黑" w:hint="eastAsia"/>
        </w:rPr>
        <w:t>货物销售之后</w:t>
      </w:r>
      <w:r w:rsidRPr="00F27A73">
        <w:rPr>
          <w:rFonts w:ascii="微软雅黑" w:eastAsia="微软雅黑" w:hAnsi="微软雅黑"/>
        </w:rPr>
        <w:t>受托方</w:t>
      </w:r>
      <w:r w:rsidRPr="00F27A73">
        <w:rPr>
          <w:rFonts w:ascii="微软雅黑" w:eastAsia="微软雅黑" w:hAnsi="微软雅黑" w:hint="eastAsia"/>
        </w:rPr>
        <w:t>与</w:t>
      </w:r>
      <w:r w:rsidRPr="00F27A73">
        <w:rPr>
          <w:rFonts w:ascii="微软雅黑" w:eastAsia="微软雅黑" w:hAnsi="微软雅黑"/>
        </w:rPr>
        <w:t>委托方</w:t>
      </w:r>
      <w:r w:rsidRPr="00F27A73">
        <w:rPr>
          <w:rFonts w:ascii="微软雅黑" w:eastAsia="微软雅黑" w:hAnsi="微软雅黑" w:hint="eastAsia"/>
        </w:rPr>
        <w:t>再进行结算，</w:t>
      </w:r>
      <w:r w:rsidRPr="00F27A73">
        <w:rPr>
          <w:rFonts w:ascii="微软雅黑" w:eastAsia="微软雅黑" w:hAnsi="微软雅黑"/>
        </w:rPr>
        <w:t>并收取手续费的经营活动</w:t>
      </w:r>
      <w:r w:rsidRPr="00F27A73">
        <w:rPr>
          <w:rFonts w:ascii="微软雅黑" w:eastAsia="微软雅黑" w:hAnsi="微软雅黑" w:hint="eastAsia"/>
        </w:rPr>
        <w:t>。</w:t>
      </w:r>
    </w:p>
    <w:p w14:paraId="3801DA49" w14:textId="77777777" w:rsidR="00037B82" w:rsidRPr="00F27A73" w:rsidRDefault="00037B82" w:rsidP="0047651C">
      <w:pPr>
        <w:pStyle w:val="af3"/>
        <w:widowControl/>
        <w:numPr>
          <w:ilvl w:val="0"/>
          <w:numId w:val="10"/>
        </w:numPr>
        <w:ind w:firstLineChars="0" w:firstLine="420"/>
        <w:rPr>
          <w:rFonts w:ascii="微软雅黑" w:eastAsia="微软雅黑" w:hAnsi="微软雅黑"/>
          <w:b/>
          <w:color w:val="FF0000"/>
        </w:rPr>
      </w:pPr>
      <w:r w:rsidRPr="00F27A73">
        <w:rPr>
          <w:rFonts w:ascii="微软雅黑" w:eastAsia="微软雅黑" w:hAnsi="微软雅黑" w:hint="eastAsia"/>
          <w:b/>
          <w:color w:val="FF0000"/>
        </w:rPr>
        <w:t>新移动平均价=</w:t>
      </w:r>
      <w:r w:rsidRPr="00F27A73">
        <w:rPr>
          <w:rFonts w:ascii="微软雅黑" w:eastAsia="微软雅黑" w:hAnsi="微软雅黑"/>
          <w:b/>
          <w:color w:val="FF0000"/>
        </w:rPr>
        <w:t>（</w:t>
      </w:r>
      <w:r w:rsidRPr="00F27A73">
        <w:rPr>
          <w:rFonts w:ascii="微软雅黑" w:eastAsia="微软雅黑" w:hAnsi="微软雅黑" w:hint="eastAsia"/>
          <w:b/>
          <w:color w:val="FF0000"/>
        </w:rPr>
        <w:t>旧的价值</w:t>
      </w:r>
      <w:r w:rsidRPr="00F27A73">
        <w:rPr>
          <w:rFonts w:ascii="微软雅黑" w:eastAsia="微软雅黑" w:hAnsi="微软雅黑"/>
          <w:b/>
          <w:color w:val="FF0000"/>
        </w:rPr>
        <w:t>+</w:t>
      </w:r>
      <w:r w:rsidRPr="00F27A73">
        <w:rPr>
          <w:rFonts w:ascii="微软雅黑" w:eastAsia="微软雅黑" w:hAnsi="微软雅黑" w:hint="eastAsia"/>
          <w:b/>
          <w:color w:val="FF0000"/>
        </w:rPr>
        <w:t>收货数量×收货成本</w:t>
      </w:r>
      <w:r w:rsidRPr="00F27A73">
        <w:rPr>
          <w:rFonts w:ascii="微软雅黑" w:eastAsia="微软雅黑" w:hAnsi="微软雅黑"/>
          <w:b/>
          <w:color w:val="FF0000"/>
        </w:rPr>
        <w:t>）/（</w:t>
      </w:r>
      <w:r w:rsidRPr="00F27A73">
        <w:rPr>
          <w:rFonts w:ascii="微软雅黑" w:eastAsia="微软雅黑" w:hAnsi="微软雅黑" w:hint="eastAsia"/>
          <w:b/>
          <w:color w:val="FF0000"/>
        </w:rPr>
        <w:t>旧的数量</w:t>
      </w:r>
      <w:r w:rsidRPr="00F27A73">
        <w:rPr>
          <w:rFonts w:ascii="微软雅黑" w:eastAsia="微软雅黑" w:hAnsi="微软雅黑"/>
          <w:b/>
          <w:color w:val="FF0000"/>
        </w:rPr>
        <w:t>+</w:t>
      </w:r>
      <w:r w:rsidRPr="00F27A73">
        <w:rPr>
          <w:rFonts w:ascii="微软雅黑" w:eastAsia="微软雅黑" w:hAnsi="微软雅黑" w:hint="eastAsia"/>
          <w:b/>
          <w:color w:val="FF0000"/>
        </w:rPr>
        <w:t>收货数量</w:t>
      </w:r>
      <w:r w:rsidRPr="00F27A73">
        <w:rPr>
          <w:rFonts w:ascii="微软雅黑" w:eastAsia="微软雅黑" w:hAnsi="微软雅黑"/>
          <w:b/>
          <w:color w:val="FF0000"/>
        </w:rPr>
        <w:t>）</w:t>
      </w:r>
    </w:p>
    <w:p w14:paraId="3A1FF205" w14:textId="77777777" w:rsidR="00037B82" w:rsidRPr="003E4349" w:rsidRDefault="00037B82" w:rsidP="00037B82">
      <w:pPr>
        <w:pStyle w:val="3"/>
        <w:rPr>
          <w:lang w:eastAsia="zh-CN"/>
        </w:rPr>
      </w:pPr>
      <w:r>
        <w:rPr>
          <w:rFonts w:hint="eastAsia"/>
          <w:lang w:val="en-GB" w:eastAsia="zh-CN"/>
        </w:rPr>
        <w:lastRenderedPageBreak/>
        <w:t>SR0</w:t>
      </w:r>
      <w:r>
        <w:rPr>
          <w:lang w:val="en-GB" w:eastAsia="zh-CN"/>
        </w:rPr>
        <w:t xml:space="preserve">6-F01 </w:t>
      </w:r>
      <w:r>
        <w:rPr>
          <w:rFonts w:hint="eastAsia"/>
          <w:lang w:eastAsia="zh-CN"/>
        </w:rPr>
        <w:t>移动平均价的计算</w:t>
      </w:r>
    </w:p>
    <w:p w14:paraId="769478F0" w14:textId="77777777" w:rsidR="00037B82" w:rsidRPr="00F27A73" w:rsidRDefault="00037B82" w:rsidP="0047651C">
      <w:pPr>
        <w:pStyle w:val="af3"/>
        <w:widowControl/>
        <w:numPr>
          <w:ilvl w:val="0"/>
          <w:numId w:val="34"/>
        </w:numPr>
        <w:ind w:firstLineChars="0" w:firstLine="420"/>
        <w:rPr>
          <w:rFonts w:ascii="微软雅黑" w:eastAsia="微软雅黑" w:hAnsi="微软雅黑"/>
        </w:rPr>
      </w:pPr>
      <w:r w:rsidRPr="00F27A73">
        <w:rPr>
          <w:rFonts w:ascii="微软雅黑" w:eastAsia="微软雅黑" w:hAnsi="微软雅黑" w:hint="eastAsia"/>
        </w:rPr>
        <w:t>经销商品的移动平均价的计算方案：</w:t>
      </w:r>
    </w:p>
    <w:p w14:paraId="38F08833" w14:textId="77777777" w:rsidR="00037B82" w:rsidRPr="00F27A73" w:rsidRDefault="00037B82" w:rsidP="0047651C">
      <w:pPr>
        <w:pStyle w:val="af3"/>
        <w:widowControl/>
        <w:numPr>
          <w:ilvl w:val="0"/>
          <w:numId w:val="39"/>
        </w:numPr>
        <w:ind w:firstLineChars="0" w:firstLine="420"/>
        <w:rPr>
          <w:rFonts w:ascii="微软雅黑" w:eastAsia="微软雅黑" w:hAnsi="微软雅黑"/>
        </w:rPr>
      </w:pPr>
      <w:r w:rsidRPr="00F27A73">
        <w:rPr>
          <w:rFonts w:ascii="微软雅黑" w:eastAsia="微软雅黑" w:hAnsi="微软雅黑" w:hint="eastAsia"/>
        </w:rPr>
        <w:t>集团移动平均价的计算：</w:t>
      </w:r>
    </w:p>
    <w:tbl>
      <w:tblPr>
        <w:tblpPr w:leftFromText="180" w:rightFromText="180" w:vertAnchor="text" w:horzAnchor="margin" w:tblpXSpec="center" w:tblpY="188"/>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1511"/>
        <w:gridCol w:w="1511"/>
        <w:gridCol w:w="2234"/>
        <w:gridCol w:w="1984"/>
      </w:tblGrid>
      <w:tr w:rsidR="0047651C" w:rsidRPr="0047651C" w14:paraId="0602DD51" w14:textId="77777777" w:rsidTr="0047651C">
        <w:tc>
          <w:tcPr>
            <w:tcW w:w="1515" w:type="dxa"/>
            <w:shd w:val="clear" w:color="auto" w:fill="auto"/>
          </w:tcPr>
          <w:p w14:paraId="7EA5CD7D"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单据名称</w:t>
            </w:r>
          </w:p>
        </w:tc>
        <w:tc>
          <w:tcPr>
            <w:tcW w:w="1511" w:type="dxa"/>
            <w:shd w:val="clear" w:color="auto" w:fill="auto"/>
          </w:tcPr>
          <w:p w14:paraId="39C920C2"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计算时间点</w:t>
            </w:r>
          </w:p>
        </w:tc>
        <w:tc>
          <w:tcPr>
            <w:tcW w:w="1511" w:type="dxa"/>
            <w:shd w:val="clear" w:color="auto" w:fill="auto"/>
          </w:tcPr>
          <w:p w14:paraId="73FA7F20"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是否参与计算</w:t>
            </w:r>
          </w:p>
        </w:tc>
        <w:tc>
          <w:tcPr>
            <w:tcW w:w="2234" w:type="dxa"/>
            <w:shd w:val="clear" w:color="auto" w:fill="auto"/>
          </w:tcPr>
          <w:p w14:paraId="6BEBE7DB"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结果</w:t>
            </w:r>
          </w:p>
        </w:tc>
        <w:tc>
          <w:tcPr>
            <w:tcW w:w="1984" w:type="dxa"/>
            <w:shd w:val="clear" w:color="auto" w:fill="auto"/>
          </w:tcPr>
          <w:p w14:paraId="542AB8DD"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备注</w:t>
            </w:r>
          </w:p>
        </w:tc>
      </w:tr>
      <w:tr w:rsidR="0047651C" w:rsidRPr="0047651C" w14:paraId="4A1A566D" w14:textId="77777777" w:rsidTr="0047651C">
        <w:tc>
          <w:tcPr>
            <w:tcW w:w="1515" w:type="dxa"/>
            <w:shd w:val="clear" w:color="auto" w:fill="auto"/>
          </w:tcPr>
          <w:p w14:paraId="36F11689"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PO单</w:t>
            </w:r>
          </w:p>
        </w:tc>
        <w:tc>
          <w:tcPr>
            <w:tcW w:w="1511" w:type="dxa"/>
            <w:shd w:val="clear" w:color="auto" w:fill="auto"/>
          </w:tcPr>
          <w:p w14:paraId="59FA62C1" w14:textId="77777777" w:rsidR="00037B82" w:rsidRPr="0047651C" w:rsidRDefault="00037B82" w:rsidP="0047651C">
            <w:pPr>
              <w:pStyle w:val="af3"/>
              <w:spacing w:before="60"/>
              <w:ind w:left="720"/>
              <w:rPr>
                <w:rFonts w:ascii="微软雅黑" w:eastAsia="微软雅黑" w:hAnsi="微软雅黑"/>
              </w:rPr>
            </w:pPr>
            <w:r w:rsidRPr="0047651C">
              <w:rPr>
                <w:rFonts w:ascii="微软雅黑" w:eastAsia="微软雅黑" w:hAnsi="微软雅黑" w:hint="eastAsia"/>
              </w:rPr>
              <w:t>入库时间</w:t>
            </w:r>
          </w:p>
        </w:tc>
        <w:tc>
          <w:tcPr>
            <w:tcW w:w="1511" w:type="dxa"/>
            <w:shd w:val="clear" w:color="auto" w:fill="auto"/>
          </w:tcPr>
          <w:p w14:paraId="75AB6FE9"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参与</w:t>
            </w:r>
          </w:p>
        </w:tc>
        <w:tc>
          <w:tcPr>
            <w:tcW w:w="2234" w:type="dxa"/>
            <w:shd w:val="clear" w:color="auto" w:fill="auto"/>
          </w:tcPr>
          <w:p w14:paraId="4CF129C4"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见移动平均成本公式</w:t>
            </w:r>
          </w:p>
        </w:tc>
        <w:tc>
          <w:tcPr>
            <w:tcW w:w="1984" w:type="dxa"/>
            <w:shd w:val="clear" w:color="auto" w:fill="auto"/>
          </w:tcPr>
          <w:p w14:paraId="5ADC223D" w14:textId="77777777" w:rsidR="00037B82" w:rsidRPr="0047651C" w:rsidRDefault="00037B82" w:rsidP="0047651C">
            <w:pPr>
              <w:pStyle w:val="af3"/>
              <w:spacing w:before="60"/>
              <w:rPr>
                <w:rFonts w:ascii="微软雅黑" w:eastAsia="微软雅黑" w:hAnsi="微软雅黑"/>
              </w:rPr>
            </w:pPr>
          </w:p>
        </w:tc>
      </w:tr>
      <w:tr w:rsidR="0047651C" w:rsidRPr="0047651C" w14:paraId="6F31DD00" w14:textId="77777777" w:rsidTr="0047651C">
        <w:tc>
          <w:tcPr>
            <w:tcW w:w="1515" w:type="dxa"/>
            <w:shd w:val="clear" w:color="auto" w:fill="auto"/>
          </w:tcPr>
          <w:p w14:paraId="6F726C63"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调价PO</w:t>
            </w:r>
          </w:p>
        </w:tc>
        <w:tc>
          <w:tcPr>
            <w:tcW w:w="1511" w:type="dxa"/>
            <w:shd w:val="clear" w:color="auto" w:fill="auto"/>
          </w:tcPr>
          <w:p w14:paraId="13B4F52C"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审核时间</w:t>
            </w:r>
          </w:p>
        </w:tc>
        <w:tc>
          <w:tcPr>
            <w:tcW w:w="1511" w:type="dxa"/>
            <w:shd w:val="clear" w:color="auto" w:fill="auto"/>
          </w:tcPr>
          <w:p w14:paraId="202E5F58"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参与</w:t>
            </w:r>
          </w:p>
        </w:tc>
        <w:tc>
          <w:tcPr>
            <w:tcW w:w="2234" w:type="dxa"/>
            <w:shd w:val="clear" w:color="auto" w:fill="auto"/>
          </w:tcPr>
          <w:p w14:paraId="2E0C7BF3"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库存商品成本单价更换为新的移动平均成本，库存金额与调价PO成本间差异记为销售成本，</w:t>
            </w:r>
          </w:p>
        </w:tc>
        <w:tc>
          <w:tcPr>
            <w:tcW w:w="1984" w:type="dxa"/>
            <w:shd w:val="clear" w:color="auto" w:fill="auto"/>
          </w:tcPr>
          <w:p w14:paraId="2FFBEFF8" w14:textId="77777777" w:rsidR="00037B82" w:rsidRPr="0047651C" w:rsidRDefault="00037B82" w:rsidP="0047651C">
            <w:pPr>
              <w:pStyle w:val="af3"/>
              <w:spacing w:before="60"/>
              <w:rPr>
                <w:rFonts w:ascii="微软雅黑" w:eastAsia="微软雅黑" w:hAnsi="微软雅黑"/>
              </w:rPr>
            </w:pPr>
          </w:p>
        </w:tc>
      </w:tr>
      <w:tr w:rsidR="0047651C" w:rsidRPr="0047651C" w14:paraId="1CAFD978" w14:textId="77777777" w:rsidTr="0047651C">
        <w:tc>
          <w:tcPr>
            <w:tcW w:w="1515" w:type="dxa"/>
            <w:shd w:val="clear" w:color="auto" w:fill="auto"/>
          </w:tcPr>
          <w:p w14:paraId="66F83605"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ASN退货入库</w:t>
            </w:r>
          </w:p>
        </w:tc>
        <w:tc>
          <w:tcPr>
            <w:tcW w:w="1511" w:type="dxa"/>
            <w:shd w:val="clear" w:color="auto" w:fill="auto"/>
          </w:tcPr>
          <w:p w14:paraId="5B3D42BE"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入库时间</w:t>
            </w:r>
          </w:p>
        </w:tc>
        <w:tc>
          <w:tcPr>
            <w:tcW w:w="1511" w:type="dxa"/>
            <w:shd w:val="clear" w:color="auto" w:fill="auto"/>
          </w:tcPr>
          <w:p w14:paraId="58366690"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参与</w:t>
            </w:r>
          </w:p>
        </w:tc>
        <w:tc>
          <w:tcPr>
            <w:tcW w:w="2234" w:type="dxa"/>
            <w:shd w:val="clear" w:color="auto" w:fill="auto"/>
          </w:tcPr>
          <w:p w14:paraId="3A097F99"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见移动平均成本公式</w:t>
            </w:r>
          </w:p>
        </w:tc>
        <w:tc>
          <w:tcPr>
            <w:tcW w:w="1984" w:type="dxa"/>
            <w:shd w:val="clear" w:color="auto" w:fill="auto"/>
          </w:tcPr>
          <w:p w14:paraId="1970EFE5" w14:textId="77777777" w:rsidR="00037B82" w:rsidRPr="0047651C" w:rsidRDefault="00037B82" w:rsidP="0047651C">
            <w:pPr>
              <w:pStyle w:val="af3"/>
              <w:spacing w:before="60"/>
              <w:rPr>
                <w:rFonts w:ascii="微软雅黑" w:eastAsia="微软雅黑" w:hAnsi="微软雅黑"/>
              </w:rPr>
            </w:pPr>
          </w:p>
        </w:tc>
      </w:tr>
      <w:tr w:rsidR="0047651C" w:rsidRPr="0047651C" w14:paraId="32030BA7" w14:textId="77777777" w:rsidTr="0047651C">
        <w:tc>
          <w:tcPr>
            <w:tcW w:w="1515" w:type="dxa"/>
            <w:shd w:val="clear" w:color="auto" w:fill="auto"/>
          </w:tcPr>
          <w:p w14:paraId="213689B1"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ASN换货入库</w:t>
            </w:r>
          </w:p>
        </w:tc>
        <w:tc>
          <w:tcPr>
            <w:tcW w:w="1511" w:type="dxa"/>
            <w:shd w:val="clear" w:color="auto" w:fill="auto"/>
          </w:tcPr>
          <w:p w14:paraId="444D0E83"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入库时间</w:t>
            </w:r>
          </w:p>
        </w:tc>
        <w:tc>
          <w:tcPr>
            <w:tcW w:w="1511" w:type="dxa"/>
            <w:shd w:val="clear" w:color="auto" w:fill="auto"/>
          </w:tcPr>
          <w:p w14:paraId="5B328ECE"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参与</w:t>
            </w:r>
          </w:p>
        </w:tc>
        <w:tc>
          <w:tcPr>
            <w:tcW w:w="2234" w:type="dxa"/>
            <w:shd w:val="clear" w:color="auto" w:fill="auto"/>
          </w:tcPr>
          <w:p w14:paraId="3D9D5F29"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见移动平均成本公式</w:t>
            </w:r>
          </w:p>
        </w:tc>
        <w:tc>
          <w:tcPr>
            <w:tcW w:w="1984" w:type="dxa"/>
            <w:shd w:val="clear" w:color="auto" w:fill="auto"/>
          </w:tcPr>
          <w:p w14:paraId="59587811" w14:textId="77777777" w:rsidR="00037B82" w:rsidRPr="0047651C" w:rsidRDefault="00037B82" w:rsidP="0047651C">
            <w:pPr>
              <w:pStyle w:val="af3"/>
              <w:spacing w:before="60"/>
              <w:rPr>
                <w:rFonts w:ascii="微软雅黑" w:eastAsia="微软雅黑" w:hAnsi="微软雅黑"/>
              </w:rPr>
            </w:pPr>
          </w:p>
        </w:tc>
      </w:tr>
      <w:tr w:rsidR="0047651C" w:rsidRPr="0047651C" w14:paraId="2555B2C0" w14:textId="77777777" w:rsidTr="0047651C">
        <w:tc>
          <w:tcPr>
            <w:tcW w:w="1515" w:type="dxa"/>
            <w:shd w:val="clear" w:color="auto" w:fill="auto"/>
          </w:tcPr>
          <w:p w14:paraId="39E2D997"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ASN虚库退货入库</w:t>
            </w:r>
          </w:p>
        </w:tc>
        <w:tc>
          <w:tcPr>
            <w:tcW w:w="1511" w:type="dxa"/>
            <w:shd w:val="clear" w:color="auto" w:fill="auto"/>
          </w:tcPr>
          <w:p w14:paraId="4EC23A1D"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入库时间</w:t>
            </w:r>
          </w:p>
        </w:tc>
        <w:tc>
          <w:tcPr>
            <w:tcW w:w="1511" w:type="dxa"/>
            <w:shd w:val="clear" w:color="auto" w:fill="auto"/>
          </w:tcPr>
          <w:p w14:paraId="0C3C5696"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参与</w:t>
            </w:r>
          </w:p>
        </w:tc>
        <w:tc>
          <w:tcPr>
            <w:tcW w:w="2234" w:type="dxa"/>
            <w:shd w:val="clear" w:color="auto" w:fill="auto"/>
          </w:tcPr>
          <w:p w14:paraId="01D26920"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见移动平均成本公式</w:t>
            </w:r>
          </w:p>
        </w:tc>
        <w:tc>
          <w:tcPr>
            <w:tcW w:w="1984" w:type="dxa"/>
            <w:shd w:val="clear" w:color="auto" w:fill="auto"/>
          </w:tcPr>
          <w:p w14:paraId="00179FAF" w14:textId="77777777" w:rsidR="00037B82" w:rsidRPr="0047651C" w:rsidRDefault="00037B82" w:rsidP="0047651C">
            <w:pPr>
              <w:pStyle w:val="af3"/>
              <w:spacing w:before="60"/>
              <w:rPr>
                <w:rFonts w:ascii="微软雅黑" w:eastAsia="微软雅黑" w:hAnsi="微软雅黑"/>
              </w:rPr>
            </w:pPr>
          </w:p>
        </w:tc>
      </w:tr>
      <w:tr w:rsidR="0047651C" w:rsidRPr="0047651C" w14:paraId="03E69941" w14:textId="77777777" w:rsidTr="0047651C">
        <w:trPr>
          <w:trHeight w:val="53"/>
        </w:trPr>
        <w:tc>
          <w:tcPr>
            <w:tcW w:w="1515" w:type="dxa"/>
            <w:shd w:val="clear" w:color="auto" w:fill="auto"/>
          </w:tcPr>
          <w:p w14:paraId="63B746BC"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调拨入库</w:t>
            </w:r>
          </w:p>
        </w:tc>
        <w:tc>
          <w:tcPr>
            <w:tcW w:w="1511" w:type="dxa"/>
            <w:shd w:val="clear" w:color="auto" w:fill="auto"/>
          </w:tcPr>
          <w:p w14:paraId="0921851C"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无</w:t>
            </w:r>
          </w:p>
        </w:tc>
        <w:tc>
          <w:tcPr>
            <w:tcW w:w="1511" w:type="dxa"/>
            <w:shd w:val="clear" w:color="auto" w:fill="auto"/>
          </w:tcPr>
          <w:p w14:paraId="65FC470E"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不参与</w:t>
            </w:r>
          </w:p>
        </w:tc>
        <w:tc>
          <w:tcPr>
            <w:tcW w:w="2234" w:type="dxa"/>
            <w:shd w:val="clear" w:color="auto" w:fill="auto"/>
          </w:tcPr>
          <w:p w14:paraId="1A3ED3A8" w14:textId="77777777" w:rsidR="00037B82" w:rsidRPr="0047651C" w:rsidRDefault="00037B82" w:rsidP="0047651C">
            <w:pPr>
              <w:pStyle w:val="af3"/>
              <w:spacing w:before="60"/>
              <w:rPr>
                <w:rFonts w:ascii="微软雅黑" w:eastAsia="微软雅黑" w:hAnsi="微软雅黑"/>
              </w:rPr>
            </w:pPr>
          </w:p>
        </w:tc>
        <w:tc>
          <w:tcPr>
            <w:tcW w:w="1984" w:type="dxa"/>
            <w:shd w:val="clear" w:color="auto" w:fill="auto"/>
          </w:tcPr>
          <w:p w14:paraId="774A9943" w14:textId="77777777" w:rsidR="00037B82" w:rsidRPr="0047651C" w:rsidRDefault="00037B82" w:rsidP="0047651C">
            <w:pPr>
              <w:pStyle w:val="af3"/>
              <w:spacing w:before="60"/>
              <w:rPr>
                <w:rFonts w:ascii="微软雅黑" w:eastAsia="微软雅黑" w:hAnsi="微软雅黑"/>
              </w:rPr>
            </w:pPr>
          </w:p>
        </w:tc>
      </w:tr>
      <w:tr w:rsidR="0047651C" w:rsidRPr="0047651C" w14:paraId="7BC7C2C0" w14:textId="77777777" w:rsidTr="0047651C">
        <w:trPr>
          <w:trHeight w:val="53"/>
        </w:trPr>
        <w:tc>
          <w:tcPr>
            <w:tcW w:w="1515" w:type="dxa"/>
            <w:shd w:val="clear" w:color="auto" w:fill="auto"/>
          </w:tcPr>
          <w:p w14:paraId="4091F41B"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IT入库</w:t>
            </w:r>
          </w:p>
        </w:tc>
        <w:tc>
          <w:tcPr>
            <w:tcW w:w="1511" w:type="dxa"/>
            <w:shd w:val="clear" w:color="auto" w:fill="auto"/>
          </w:tcPr>
          <w:p w14:paraId="3A4E9111"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无</w:t>
            </w:r>
          </w:p>
        </w:tc>
        <w:tc>
          <w:tcPr>
            <w:tcW w:w="1511" w:type="dxa"/>
            <w:shd w:val="clear" w:color="auto" w:fill="auto"/>
          </w:tcPr>
          <w:p w14:paraId="73200A2C"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不参与</w:t>
            </w:r>
          </w:p>
        </w:tc>
        <w:tc>
          <w:tcPr>
            <w:tcW w:w="2234" w:type="dxa"/>
            <w:shd w:val="clear" w:color="auto" w:fill="auto"/>
          </w:tcPr>
          <w:p w14:paraId="2F332163" w14:textId="77777777" w:rsidR="00037B82" w:rsidRPr="0047651C" w:rsidRDefault="00037B82" w:rsidP="0047651C">
            <w:pPr>
              <w:pStyle w:val="af3"/>
              <w:spacing w:before="60"/>
              <w:rPr>
                <w:rFonts w:ascii="微软雅黑" w:eastAsia="微软雅黑" w:hAnsi="微软雅黑"/>
              </w:rPr>
            </w:pPr>
          </w:p>
        </w:tc>
        <w:tc>
          <w:tcPr>
            <w:tcW w:w="1984" w:type="dxa"/>
            <w:shd w:val="clear" w:color="auto" w:fill="auto"/>
          </w:tcPr>
          <w:p w14:paraId="57949FEA" w14:textId="77777777" w:rsidR="00037B82" w:rsidRPr="0047651C" w:rsidRDefault="00037B82" w:rsidP="0047651C">
            <w:pPr>
              <w:pStyle w:val="af3"/>
              <w:spacing w:before="60"/>
              <w:rPr>
                <w:rFonts w:ascii="微软雅黑" w:eastAsia="微软雅黑" w:hAnsi="微软雅黑"/>
              </w:rPr>
            </w:pPr>
          </w:p>
        </w:tc>
      </w:tr>
      <w:tr w:rsidR="0047651C" w:rsidRPr="0047651C" w14:paraId="678E94E6" w14:textId="77777777" w:rsidTr="0047651C">
        <w:tc>
          <w:tcPr>
            <w:tcW w:w="1515" w:type="dxa"/>
            <w:shd w:val="clear" w:color="auto" w:fill="auto"/>
          </w:tcPr>
          <w:p w14:paraId="39872B6C"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盘盈入库</w:t>
            </w:r>
          </w:p>
        </w:tc>
        <w:tc>
          <w:tcPr>
            <w:tcW w:w="1511" w:type="dxa"/>
            <w:shd w:val="clear" w:color="auto" w:fill="auto"/>
          </w:tcPr>
          <w:p w14:paraId="1199A8D3"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无</w:t>
            </w:r>
          </w:p>
        </w:tc>
        <w:tc>
          <w:tcPr>
            <w:tcW w:w="1511" w:type="dxa"/>
            <w:shd w:val="clear" w:color="auto" w:fill="auto"/>
          </w:tcPr>
          <w:p w14:paraId="4EEE7148"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不参与</w:t>
            </w:r>
          </w:p>
        </w:tc>
        <w:tc>
          <w:tcPr>
            <w:tcW w:w="2234" w:type="dxa"/>
            <w:shd w:val="clear" w:color="auto" w:fill="auto"/>
          </w:tcPr>
          <w:p w14:paraId="2C7CADB3"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见移动平均成本公式</w:t>
            </w:r>
          </w:p>
        </w:tc>
        <w:tc>
          <w:tcPr>
            <w:tcW w:w="1984" w:type="dxa"/>
            <w:shd w:val="clear" w:color="auto" w:fill="auto"/>
          </w:tcPr>
          <w:p w14:paraId="46207E00" w14:textId="77777777" w:rsidR="00037B82" w:rsidRPr="0047651C" w:rsidRDefault="00037B82" w:rsidP="0047651C">
            <w:pPr>
              <w:pStyle w:val="af3"/>
              <w:spacing w:before="60"/>
              <w:rPr>
                <w:rFonts w:ascii="微软雅黑" w:eastAsia="微软雅黑" w:hAnsi="微软雅黑"/>
              </w:rPr>
            </w:pPr>
          </w:p>
        </w:tc>
      </w:tr>
    </w:tbl>
    <w:p w14:paraId="63F31FA8" w14:textId="77777777" w:rsidR="00037B82" w:rsidRPr="00F27A73" w:rsidRDefault="00037B82" w:rsidP="00037B82">
      <w:pPr>
        <w:ind w:firstLineChars="150" w:firstLine="300"/>
        <w:rPr>
          <w:rFonts w:ascii="微软雅黑" w:eastAsia="微软雅黑" w:hAnsi="微软雅黑"/>
          <w:lang w:eastAsia="zh-CN"/>
        </w:rPr>
      </w:pPr>
      <w:r w:rsidRPr="00F27A73">
        <w:rPr>
          <w:rFonts w:ascii="微软雅黑" w:eastAsia="微软雅黑" w:hAnsi="微软雅黑" w:hint="eastAsia"/>
          <w:lang w:eastAsia="zh-CN"/>
        </w:rPr>
        <w:t>注：1）总的移动平均计价的单据为全公司范围的单据；</w:t>
      </w:r>
    </w:p>
    <w:p w14:paraId="011263A6" w14:textId="77777777" w:rsidR="00037B82" w:rsidRPr="00F27A73" w:rsidRDefault="00037B82" w:rsidP="00037B82">
      <w:pPr>
        <w:ind w:firstLineChars="350" w:firstLine="700"/>
        <w:rPr>
          <w:rFonts w:ascii="微软雅黑" w:eastAsia="微软雅黑" w:hAnsi="微软雅黑"/>
          <w:lang w:eastAsia="zh-CN"/>
        </w:rPr>
      </w:pPr>
      <w:r w:rsidRPr="00F27A73">
        <w:rPr>
          <w:rFonts w:ascii="微软雅黑" w:eastAsia="微软雅黑" w:hAnsi="微软雅黑" w:hint="eastAsia"/>
          <w:lang w:eastAsia="zh-CN"/>
        </w:rPr>
        <w:t>2）调拨单记录出库成本，单不参与移动平均成本计算，调拨入库单记录成本同调出成本；</w:t>
      </w:r>
    </w:p>
    <w:p w14:paraId="39859532" w14:textId="77777777" w:rsidR="00037B82" w:rsidRPr="00F27A73" w:rsidRDefault="00037B82" w:rsidP="0047651C">
      <w:pPr>
        <w:pStyle w:val="af3"/>
        <w:widowControl/>
        <w:numPr>
          <w:ilvl w:val="0"/>
          <w:numId w:val="39"/>
        </w:numPr>
        <w:ind w:firstLineChars="0" w:firstLine="420"/>
        <w:rPr>
          <w:rFonts w:ascii="微软雅黑" w:eastAsia="微软雅黑" w:hAnsi="微软雅黑"/>
        </w:rPr>
      </w:pPr>
      <w:r w:rsidRPr="00F27A73">
        <w:rPr>
          <w:rFonts w:ascii="微软雅黑" w:eastAsia="微软雅黑" w:hAnsi="微软雅黑" w:hint="eastAsia"/>
        </w:rPr>
        <w:t>商家移动平均价的计算：</w:t>
      </w:r>
    </w:p>
    <w:tbl>
      <w:tblPr>
        <w:tblW w:w="8613" w:type="dxa"/>
        <w:tblInd w:w="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76"/>
        <w:gridCol w:w="1559"/>
        <w:gridCol w:w="2660"/>
        <w:gridCol w:w="1559"/>
      </w:tblGrid>
      <w:tr w:rsidR="0047651C" w:rsidRPr="0047651C" w14:paraId="0EED22B5" w14:textId="77777777" w:rsidTr="0047651C">
        <w:tc>
          <w:tcPr>
            <w:tcW w:w="1559" w:type="dxa"/>
            <w:shd w:val="clear" w:color="auto" w:fill="auto"/>
          </w:tcPr>
          <w:p w14:paraId="54B97A5A"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单据名称</w:t>
            </w:r>
          </w:p>
        </w:tc>
        <w:tc>
          <w:tcPr>
            <w:tcW w:w="1276" w:type="dxa"/>
            <w:shd w:val="clear" w:color="auto" w:fill="auto"/>
          </w:tcPr>
          <w:p w14:paraId="6A97B62B"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计算时间点</w:t>
            </w:r>
          </w:p>
        </w:tc>
        <w:tc>
          <w:tcPr>
            <w:tcW w:w="1559" w:type="dxa"/>
            <w:shd w:val="clear" w:color="auto" w:fill="auto"/>
          </w:tcPr>
          <w:p w14:paraId="593489E7"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是否参与计算</w:t>
            </w:r>
          </w:p>
        </w:tc>
        <w:tc>
          <w:tcPr>
            <w:tcW w:w="2660" w:type="dxa"/>
            <w:shd w:val="clear" w:color="auto" w:fill="auto"/>
          </w:tcPr>
          <w:p w14:paraId="4F9B4D8A"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结果</w:t>
            </w:r>
          </w:p>
        </w:tc>
        <w:tc>
          <w:tcPr>
            <w:tcW w:w="1559" w:type="dxa"/>
            <w:shd w:val="clear" w:color="auto" w:fill="auto"/>
          </w:tcPr>
          <w:p w14:paraId="13FA932F"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备注</w:t>
            </w:r>
          </w:p>
        </w:tc>
      </w:tr>
      <w:tr w:rsidR="0047651C" w:rsidRPr="0047651C" w14:paraId="68AD9D17" w14:textId="77777777" w:rsidTr="0047651C">
        <w:tc>
          <w:tcPr>
            <w:tcW w:w="1559" w:type="dxa"/>
            <w:shd w:val="clear" w:color="auto" w:fill="auto"/>
          </w:tcPr>
          <w:p w14:paraId="3A5928CF"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PO单</w:t>
            </w:r>
          </w:p>
        </w:tc>
        <w:tc>
          <w:tcPr>
            <w:tcW w:w="1276" w:type="dxa"/>
            <w:shd w:val="clear" w:color="auto" w:fill="auto"/>
          </w:tcPr>
          <w:p w14:paraId="097F69BD"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入库时间</w:t>
            </w:r>
          </w:p>
        </w:tc>
        <w:tc>
          <w:tcPr>
            <w:tcW w:w="1559" w:type="dxa"/>
            <w:shd w:val="clear" w:color="auto" w:fill="auto"/>
          </w:tcPr>
          <w:p w14:paraId="780837A5"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参与</w:t>
            </w:r>
          </w:p>
        </w:tc>
        <w:tc>
          <w:tcPr>
            <w:tcW w:w="2660" w:type="dxa"/>
            <w:shd w:val="clear" w:color="auto" w:fill="auto"/>
          </w:tcPr>
          <w:p w14:paraId="6E4BB9C9"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见移动平均成本公式</w:t>
            </w:r>
          </w:p>
        </w:tc>
        <w:tc>
          <w:tcPr>
            <w:tcW w:w="1559" w:type="dxa"/>
            <w:shd w:val="clear" w:color="auto" w:fill="auto"/>
          </w:tcPr>
          <w:p w14:paraId="6A23562B" w14:textId="77777777" w:rsidR="00037B82" w:rsidRPr="0047651C" w:rsidRDefault="00037B82" w:rsidP="0047651C">
            <w:pPr>
              <w:pStyle w:val="af3"/>
              <w:spacing w:before="60"/>
              <w:rPr>
                <w:rFonts w:ascii="微软雅黑" w:eastAsia="微软雅黑" w:hAnsi="微软雅黑"/>
              </w:rPr>
            </w:pPr>
          </w:p>
        </w:tc>
      </w:tr>
      <w:tr w:rsidR="0047651C" w:rsidRPr="0047651C" w14:paraId="4DFFFD3C" w14:textId="77777777" w:rsidTr="0047651C">
        <w:tc>
          <w:tcPr>
            <w:tcW w:w="1559" w:type="dxa"/>
            <w:shd w:val="clear" w:color="auto" w:fill="auto"/>
          </w:tcPr>
          <w:p w14:paraId="677063A7"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lastRenderedPageBreak/>
              <w:t>调价PO</w:t>
            </w:r>
          </w:p>
        </w:tc>
        <w:tc>
          <w:tcPr>
            <w:tcW w:w="1276" w:type="dxa"/>
            <w:shd w:val="clear" w:color="auto" w:fill="auto"/>
          </w:tcPr>
          <w:p w14:paraId="5DABF7E0"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审核时间</w:t>
            </w:r>
          </w:p>
        </w:tc>
        <w:tc>
          <w:tcPr>
            <w:tcW w:w="1559" w:type="dxa"/>
            <w:shd w:val="clear" w:color="auto" w:fill="auto"/>
          </w:tcPr>
          <w:p w14:paraId="29513008"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参与</w:t>
            </w:r>
          </w:p>
        </w:tc>
        <w:tc>
          <w:tcPr>
            <w:tcW w:w="2660" w:type="dxa"/>
            <w:shd w:val="clear" w:color="auto" w:fill="auto"/>
          </w:tcPr>
          <w:p w14:paraId="2AAC6CB6"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库存商品成本单价更换为新的移动平均成本，库存金额与调价PO成本间差异记为销售成本；</w:t>
            </w:r>
          </w:p>
        </w:tc>
        <w:tc>
          <w:tcPr>
            <w:tcW w:w="1559" w:type="dxa"/>
            <w:shd w:val="clear" w:color="auto" w:fill="auto"/>
          </w:tcPr>
          <w:p w14:paraId="33D358BC" w14:textId="77777777" w:rsidR="00037B82" w:rsidRPr="0047651C" w:rsidRDefault="00037B82" w:rsidP="0047651C">
            <w:pPr>
              <w:pStyle w:val="af3"/>
              <w:spacing w:before="60"/>
              <w:rPr>
                <w:rFonts w:ascii="微软雅黑" w:eastAsia="微软雅黑" w:hAnsi="微软雅黑"/>
              </w:rPr>
            </w:pPr>
          </w:p>
        </w:tc>
      </w:tr>
      <w:tr w:rsidR="0047651C" w:rsidRPr="0047651C" w14:paraId="72D19803" w14:textId="77777777" w:rsidTr="0047651C">
        <w:tc>
          <w:tcPr>
            <w:tcW w:w="1559" w:type="dxa"/>
            <w:shd w:val="clear" w:color="auto" w:fill="auto"/>
          </w:tcPr>
          <w:p w14:paraId="70A2D7F0"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ASN退货入库</w:t>
            </w:r>
          </w:p>
        </w:tc>
        <w:tc>
          <w:tcPr>
            <w:tcW w:w="1276" w:type="dxa"/>
            <w:shd w:val="clear" w:color="auto" w:fill="auto"/>
          </w:tcPr>
          <w:p w14:paraId="3242F6AB"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入库时间</w:t>
            </w:r>
          </w:p>
        </w:tc>
        <w:tc>
          <w:tcPr>
            <w:tcW w:w="1559" w:type="dxa"/>
            <w:shd w:val="clear" w:color="auto" w:fill="auto"/>
          </w:tcPr>
          <w:p w14:paraId="4DFDC7ED"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参与</w:t>
            </w:r>
          </w:p>
        </w:tc>
        <w:tc>
          <w:tcPr>
            <w:tcW w:w="2660" w:type="dxa"/>
            <w:shd w:val="clear" w:color="auto" w:fill="auto"/>
          </w:tcPr>
          <w:p w14:paraId="1BEBA5B8"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见移动平均成本公式</w:t>
            </w:r>
          </w:p>
        </w:tc>
        <w:tc>
          <w:tcPr>
            <w:tcW w:w="1559" w:type="dxa"/>
            <w:shd w:val="clear" w:color="auto" w:fill="auto"/>
          </w:tcPr>
          <w:p w14:paraId="3A41366C" w14:textId="77777777" w:rsidR="00037B82" w:rsidRPr="0047651C" w:rsidRDefault="00037B82" w:rsidP="0047651C">
            <w:pPr>
              <w:pStyle w:val="af3"/>
              <w:spacing w:before="60"/>
              <w:rPr>
                <w:rFonts w:ascii="微软雅黑" w:eastAsia="微软雅黑" w:hAnsi="微软雅黑"/>
              </w:rPr>
            </w:pPr>
          </w:p>
        </w:tc>
      </w:tr>
      <w:tr w:rsidR="0047651C" w:rsidRPr="0047651C" w14:paraId="118D11A1" w14:textId="77777777" w:rsidTr="0047651C">
        <w:tc>
          <w:tcPr>
            <w:tcW w:w="1559" w:type="dxa"/>
            <w:shd w:val="clear" w:color="auto" w:fill="auto"/>
          </w:tcPr>
          <w:p w14:paraId="6DC18F91"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ASN换货入库</w:t>
            </w:r>
          </w:p>
        </w:tc>
        <w:tc>
          <w:tcPr>
            <w:tcW w:w="1276" w:type="dxa"/>
            <w:shd w:val="clear" w:color="auto" w:fill="auto"/>
          </w:tcPr>
          <w:p w14:paraId="35AD9DD8"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入库时间</w:t>
            </w:r>
          </w:p>
        </w:tc>
        <w:tc>
          <w:tcPr>
            <w:tcW w:w="1559" w:type="dxa"/>
            <w:shd w:val="clear" w:color="auto" w:fill="auto"/>
          </w:tcPr>
          <w:p w14:paraId="608D3E29"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参与</w:t>
            </w:r>
          </w:p>
        </w:tc>
        <w:tc>
          <w:tcPr>
            <w:tcW w:w="2660" w:type="dxa"/>
            <w:shd w:val="clear" w:color="auto" w:fill="auto"/>
          </w:tcPr>
          <w:p w14:paraId="25968ACE"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见移动平均成本公式</w:t>
            </w:r>
          </w:p>
        </w:tc>
        <w:tc>
          <w:tcPr>
            <w:tcW w:w="1559" w:type="dxa"/>
            <w:shd w:val="clear" w:color="auto" w:fill="auto"/>
          </w:tcPr>
          <w:p w14:paraId="1B57C77F" w14:textId="77777777" w:rsidR="00037B82" w:rsidRPr="0047651C" w:rsidRDefault="00037B82" w:rsidP="0047651C">
            <w:pPr>
              <w:pStyle w:val="af3"/>
              <w:spacing w:before="60"/>
              <w:rPr>
                <w:rFonts w:ascii="微软雅黑" w:eastAsia="微软雅黑" w:hAnsi="微软雅黑"/>
              </w:rPr>
            </w:pPr>
          </w:p>
        </w:tc>
      </w:tr>
      <w:tr w:rsidR="0047651C" w:rsidRPr="0047651C" w14:paraId="30739449" w14:textId="77777777" w:rsidTr="0047651C">
        <w:tc>
          <w:tcPr>
            <w:tcW w:w="1559" w:type="dxa"/>
            <w:shd w:val="clear" w:color="auto" w:fill="auto"/>
          </w:tcPr>
          <w:p w14:paraId="6BEA13B2" w14:textId="77777777" w:rsidR="00037B82" w:rsidRPr="0047651C" w:rsidRDefault="00037B82" w:rsidP="0047651C">
            <w:pPr>
              <w:pStyle w:val="af3"/>
              <w:spacing w:before="60"/>
              <w:rPr>
                <w:rFonts w:ascii="微软雅黑" w:eastAsia="微软雅黑" w:hAnsi="微软雅黑"/>
                <w:color w:val="FF0000"/>
              </w:rPr>
            </w:pPr>
            <w:r w:rsidRPr="0047651C">
              <w:rPr>
                <w:rFonts w:ascii="微软雅黑" w:eastAsia="微软雅黑" w:hAnsi="微软雅黑" w:hint="eastAsia"/>
                <w:color w:val="FF0000"/>
              </w:rPr>
              <w:t>ASN虚库退货入库</w:t>
            </w:r>
          </w:p>
        </w:tc>
        <w:tc>
          <w:tcPr>
            <w:tcW w:w="1276" w:type="dxa"/>
            <w:shd w:val="clear" w:color="auto" w:fill="auto"/>
          </w:tcPr>
          <w:p w14:paraId="0E027513" w14:textId="77777777" w:rsidR="00037B82" w:rsidRPr="0047651C" w:rsidRDefault="00037B82" w:rsidP="0047651C">
            <w:pPr>
              <w:pStyle w:val="af3"/>
              <w:spacing w:before="60"/>
              <w:rPr>
                <w:rFonts w:ascii="微软雅黑" w:eastAsia="微软雅黑" w:hAnsi="微软雅黑"/>
                <w:color w:val="FF0000"/>
              </w:rPr>
            </w:pPr>
            <w:r w:rsidRPr="0047651C">
              <w:rPr>
                <w:rFonts w:ascii="微软雅黑" w:eastAsia="微软雅黑" w:hAnsi="微软雅黑" w:hint="eastAsia"/>
                <w:color w:val="FF0000"/>
              </w:rPr>
              <w:t>入库时间</w:t>
            </w:r>
          </w:p>
        </w:tc>
        <w:tc>
          <w:tcPr>
            <w:tcW w:w="1559" w:type="dxa"/>
            <w:shd w:val="clear" w:color="auto" w:fill="auto"/>
          </w:tcPr>
          <w:p w14:paraId="0F52127A" w14:textId="77777777" w:rsidR="00037B82" w:rsidRPr="0047651C" w:rsidRDefault="00037B82" w:rsidP="0047651C">
            <w:pPr>
              <w:pStyle w:val="af3"/>
              <w:spacing w:before="60"/>
              <w:rPr>
                <w:rFonts w:ascii="微软雅黑" w:eastAsia="微软雅黑" w:hAnsi="微软雅黑"/>
                <w:color w:val="FF0000"/>
              </w:rPr>
            </w:pPr>
            <w:r w:rsidRPr="0047651C">
              <w:rPr>
                <w:rFonts w:ascii="微软雅黑" w:eastAsia="微软雅黑" w:hAnsi="微软雅黑" w:hint="eastAsia"/>
                <w:color w:val="FF0000"/>
              </w:rPr>
              <w:t>参与</w:t>
            </w:r>
          </w:p>
        </w:tc>
        <w:tc>
          <w:tcPr>
            <w:tcW w:w="2660" w:type="dxa"/>
            <w:shd w:val="clear" w:color="auto" w:fill="auto"/>
          </w:tcPr>
          <w:p w14:paraId="5A9B8B1D" w14:textId="77777777" w:rsidR="00037B82" w:rsidRPr="0047651C" w:rsidRDefault="00037B82" w:rsidP="0047651C">
            <w:pPr>
              <w:pStyle w:val="af3"/>
              <w:spacing w:before="60"/>
              <w:rPr>
                <w:rFonts w:ascii="微软雅黑" w:eastAsia="微软雅黑" w:hAnsi="微软雅黑"/>
                <w:color w:val="FF0000"/>
              </w:rPr>
            </w:pPr>
            <w:r w:rsidRPr="0047651C">
              <w:rPr>
                <w:rFonts w:ascii="微软雅黑" w:eastAsia="微软雅黑" w:hAnsi="微软雅黑" w:hint="eastAsia"/>
                <w:color w:val="FF0000"/>
              </w:rPr>
              <w:t>见移动平均成本公式</w:t>
            </w:r>
          </w:p>
        </w:tc>
        <w:tc>
          <w:tcPr>
            <w:tcW w:w="1559" w:type="dxa"/>
            <w:shd w:val="clear" w:color="auto" w:fill="auto"/>
          </w:tcPr>
          <w:p w14:paraId="1C34CB9A" w14:textId="77777777" w:rsidR="00037B82" w:rsidRPr="0047651C" w:rsidRDefault="00037B82" w:rsidP="0047651C">
            <w:pPr>
              <w:pStyle w:val="af3"/>
              <w:spacing w:before="60"/>
              <w:rPr>
                <w:rFonts w:ascii="微软雅黑" w:eastAsia="微软雅黑" w:hAnsi="微软雅黑"/>
                <w:color w:val="FF0000"/>
              </w:rPr>
            </w:pPr>
            <w:r w:rsidRPr="0047651C">
              <w:rPr>
                <w:rFonts w:ascii="微软雅黑" w:eastAsia="微软雅黑" w:hAnsi="微软雅黑" w:hint="eastAsia"/>
                <w:color w:val="FF0000"/>
              </w:rPr>
              <w:t>卢怡的PRD中没有此类型，是否需要补充？</w:t>
            </w:r>
          </w:p>
        </w:tc>
      </w:tr>
      <w:tr w:rsidR="0047651C" w:rsidRPr="0047651C" w14:paraId="1C6DC55F" w14:textId="77777777" w:rsidTr="0047651C">
        <w:tc>
          <w:tcPr>
            <w:tcW w:w="1559" w:type="dxa"/>
            <w:shd w:val="clear" w:color="auto" w:fill="auto"/>
          </w:tcPr>
          <w:p w14:paraId="5D0C76FB"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盘盈入库</w:t>
            </w:r>
          </w:p>
        </w:tc>
        <w:tc>
          <w:tcPr>
            <w:tcW w:w="1276" w:type="dxa"/>
            <w:shd w:val="clear" w:color="auto" w:fill="auto"/>
          </w:tcPr>
          <w:p w14:paraId="423D5972"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无</w:t>
            </w:r>
          </w:p>
        </w:tc>
        <w:tc>
          <w:tcPr>
            <w:tcW w:w="1559" w:type="dxa"/>
            <w:shd w:val="clear" w:color="auto" w:fill="auto"/>
          </w:tcPr>
          <w:p w14:paraId="469D3139"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不参与</w:t>
            </w:r>
          </w:p>
        </w:tc>
        <w:tc>
          <w:tcPr>
            <w:tcW w:w="2660" w:type="dxa"/>
            <w:shd w:val="clear" w:color="auto" w:fill="auto"/>
          </w:tcPr>
          <w:p w14:paraId="17762423"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见移动平均成本公式</w:t>
            </w:r>
          </w:p>
        </w:tc>
        <w:tc>
          <w:tcPr>
            <w:tcW w:w="1559" w:type="dxa"/>
            <w:shd w:val="clear" w:color="auto" w:fill="auto"/>
          </w:tcPr>
          <w:p w14:paraId="2A5510AF" w14:textId="77777777" w:rsidR="00037B82" w:rsidRPr="0047651C" w:rsidRDefault="00037B82" w:rsidP="0047651C">
            <w:pPr>
              <w:pStyle w:val="af3"/>
              <w:spacing w:before="60"/>
              <w:rPr>
                <w:rFonts w:ascii="微软雅黑" w:eastAsia="微软雅黑" w:hAnsi="微软雅黑"/>
              </w:rPr>
            </w:pPr>
          </w:p>
        </w:tc>
      </w:tr>
      <w:tr w:rsidR="0047651C" w:rsidRPr="0047651C" w14:paraId="0DEB1F68" w14:textId="77777777" w:rsidTr="0047651C">
        <w:tc>
          <w:tcPr>
            <w:tcW w:w="1559" w:type="dxa"/>
            <w:shd w:val="clear" w:color="auto" w:fill="auto"/>
          </w:tcPr>
          <w:p w14:paraId="3A397F0A"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调拨入库</w:t>
            </w:r>
          </w:p>
        </w:tc>
        <w:tc>
          <w:tcPr>
            <w:tcW w:w="1276" w:type="dxa"/>
            <w:shd w:val="clear" w:color="auto" w:fill="auto"/>
          </w:tcPr>
          <w:p w14:paraId="4ACB7EF2"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入库时间</w:t>
            </w:r>
          </w:p>
        </w:tc>
        <w:tc>
          <w:tcPr>
            <w:tcW w:w="1559" w:type="dxa"/>
            <w:shd w:val="clear" w:color="auto" w:fill="auto"/>
          </w:tcPr>
          <w:p w14:paraId="7BD1DB5C"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参与</w:t>
            </w:r>
          </w:p>
        </w:tc>
        <w:tc>
          <w:tcPr>
            <w:tcW w:w="2660" w:type="dxa"/>
            <w:shd w:val="clear" w:color="auto" w:fill="auto"/>
          </w:tcPr>
          <w:p w14:paraId="3CD94345"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见移动平均成本公式</w:t>
            </w:r>
          </w:p>
        </w:tc>
        <w:tc>
          <w:tcPr>
            <w:tcW w:w="1559" w:type="dxa"/>
            <w:shd w:val="clear" w:color="auto" w:fill="auto"/>
          </w:tcPr>
          <w:p w14:paraId="75F688CD" w14:textId="77777777" w:rsidR="00037B82" w:rsidRPr="0047651C" w:rsidRDefault="00037B82" w:rsidP="0047651C">
            <w:pPr>
              <w:pStyle w:val="af3"/>
              <w:spacing w:before="60" w:line="240" w:lineRule="atLeast"/>
              <w:ind w:firstLine="360"/>
              <w:rPr>
                <w:rFonts w:ascii="微软雅黑" w:eastAsia="微软雅黑" w:hAnsi="微软雅黑"/>
                <w:sz w:val="18"/>
                <w:szCs w:val="18"/>
              </w:rPr>
            </w:pPr>
          </w:p>
        </w:tc>
      </w:tr>
      <w:tr w:rsidR="0047651C" w:rsidRPr="0047651C" w14:paraId="4CA28C54" w14:textId="77777777" w:rsidTr="0047651C">
        <w:tc>
          <w:tcPr>
            <w:tcW w:w="1559" w:type="dxa"/>
            <w:shd w:val="clear" w:color="auto" w:fill="auto"/>
          </w:tcPr>
          <w:p w14:paraId="102080DF"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IT入库</w:t>
            </w:r>
          </w:p>
        </w:tc>
        <w:tc>
          <w:tcPr>
            <w:tcW w:w="1276" w:type="dxa"/>
            <w:shd w:val="clear" w:color="auto" w:fill="auto"/>
          </w:tcPr>
          <w:p w14:paraId="49FCA54E"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入库时间</w:t>
            </w:r>
          </w:p>
        </w:tc>
        <w:tc>
          <w:tcPr>
            <w:tcW w:w="1559" w:type="dxa"/>
            <w:shd w:val="clear" w:color="auto" w:fill="auto"/>
          </w:tcPr>
          <w:p w14:paraId="7C5E874F"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参与</w:t>
            </w:r>
          </w:p>
        </w:tc>
        <w:tc>
          <w:tcPr>
            <w:tcW w:w="2660" w:type="dxa"/>
            <w:shd w:val="clear" w:color="auto" w:fill="auto"/>
          </w:tcPr>
          <w:p w14:paraId="5179EA11" w14:textId="77777777" w:rsidR="00037B82" w:rsidRPr="0047651C" w:rsidRDefault="00037B82" w:rsidP="0047651C">
            <w:pPr>
              <w:pStyle w:val="af3"/>
              <w:spacing w:before="60"/>
              <w:rPr>
                <w:rFonts w:ascii="微软雅黑" w:eastAsia="微软雅黑" w:hAnsi="微软雅黑"/>
              </w:rPr>
            </w:pPr>
            <w:r w:rsidRPr="0047651C">
              <w:rPr>
                <w:rFonts w:ascii="微软雅黑" w:eastAsia="微软雅黑" w:hAnsi="微软雅黑" w:hint="eastAsia"/>
              </w:rPr>
              <w:t>见移动平均成本公式</w:t>
            </w:r>
          </w:p>
        </w:tc>
        <w:tc>
          <w:tcPr>
            <w:tcW w:w="1559" w:type="dxa"/>
            <w:shd w:val="clear" w:color="auto" w:fill="auto"/>
          </w:tcPr>
          <w:p w14:paraId="4D157E7E" w14:textId="77777777" w:rsidR="00037B82" w:rsidRPr="0047651C" w:rsidRDefault="00037B82" w:rsidP="0047651C">
            <w:pPr>
              <w:pStyle w:val="af3"/>
              <w:spacing w:before="60" w:line="240" w:lineRule="atLeast"/>
              <w:ind w:firstLine="360"/>
              <w:rPr>
                <w:rFonts w:ascii="微软雅黑" w:eastAsia="微软雅黑" w:hAnsi="微软雅黑"/>
                <w:sz w:val="18"/>
                <w:szCs w:val="18"/>
              </w:rPr>
            </w:pPr>
          </w:p>
        </w:tc>
      </w:tr>
    </w:tbl>
    <w:p w14:paraId="12EE4337" w14:textId="77777777" w:rsidR="00037B82" w:rsidRPr="00F27A73" w:rsidRDefault="00037B82" w:rsidP="00037B82">
      <w:pPr>
        <w:rPr>
          <w:rFonts w:ascii="微软雅黑" w:eastAsia="微软雅黑" w:hAnsi="微软雅黑"/>
          <w:lang w:eastAsia="zh-CN"/>
        </w:rPr>
      </w:pPr>
      <w:r w:rsidRPr="00F27A73">
        <w:rPr>
          <w:rFonts w:ascii="微软雅黑" w:eastAsia="微软雅黑" w:hAnsi="微软雅黑" w:hint="eastAsia"/>
          <w:lang w:eastAsia="zh-CN"/>
        </w:rPr>
        <w:t xml:space="preserve">   注：1）分地区的移动平均计价的单据为商家范围的单据；</w:t>
      </w:r>
    </w:p>
    <w:p w14:paraId="59956082" w14:textId="77777777" w:rsidR="00037B82" w:rsidRPr="00F27A73" w:rsidRDefault="00037B82" w:rsidP="00037B82">
      <w:pPr>
        <w:ind w:firstLineChars="350" w:firstLine="700"/>
        <w:rPr>
          <w:rFonts w:ascii="微软雅黑" w:eastAsia="微软雅黑" w:hAnsi="微软雅黑"/>
          <w:lang w:eastAsia="zh-CN"/>
        </w:rPr>
      </w:pPr>
      <w:r w:rsidRPr="00F27A73">
        <w:rPr>
          <w:rFonts w:ascii="微软雅黑" w:eastAsia="微软雅黑" w:hAnsi="微软雅黑" w:hint="eastAsia"/>
          <w:lang w:eastAsia="zh-CN"/>
        </w:rPr>
        <w:t>2）如一个商家内有多个仓库，同商家内仓库调拨单成本记录同“总的移动平均成本”中调拨单记录；</w:t>
      </w:r>
    </w:p>
    <w:p w14:paraId="52A438A9" w14:textId="77777777" w:rsidR="00037B82" w:rsidRPr="00F27A73" w:rsidRDefault="00037B82" w:rsidP="0047651C">
      <w:pPr>
        <w:pStyle w:val="af3"/>
        <w:widowControl/>
        <w:numPr>
          <w:ilvl w:val="0"/>
          <w:numId w:val="39"/>
        </w:numPr>
        <w:ind w:firstLineChars="0" w:firstLine="420"/>
        <w:rPr>
          <w:rFonts w:ascii="微软雅黑" w:eastAsia="微软雅黑" w:hAnsi="微软雅黑"/>
        </w:rPr>
      </w:pPr>
      <w:r w:rsidRPr="00F27A73">
        <w:rPr>
          <w:rFonts w:ascii="微软雅黑" w:eastAsia="微软雅黑" w:hAnsi="微软雅黑" w:hint="eastAsia"/>
        </w:rPr>
        <w:t>仓库移动平均价的计算：仓库层次的移动平均价的计算同商家移动平均价的计算，只是参与计算的业务单据的为仓库范围的单据。</w:t>
      </w:r>
    </w:p>
    <w:p w14:paraId="011E98A5" w14:textId="77777777" w:rsidR="00037B82" w:rsidRPr="00F27A73" w:rsidRDefault="00037B82" w:rsidP="0047651C">
      <w:pPr>
        <w:pStyle w:val="af3"/>
        <w:widowControl/>
        <w:numPr>
          <w:ilvl w:val="0"/>
          <w:numId w:val="34"/>
        </w:numPr>
        <w:ind w:firstLineChars="0" w:firstLine="420"/>
        <w:rPr>
          <w:rFonts w:ascii="微软雅黑" w:eastAsia="微软雅黑" w:hAnsi="微软雅黑"/>
        </w:rPr>
      </w:pPr>
      <w:r w:rsidRPr="00F27A73">
        <w:rPr>
          <w:rFonts w:ascii="微软雅黑" w:eastAsia="微软雅黑" w:hAnsi="微软雅黑" w:hint="eastAsia"/>
        </w:rPr>
        <w:t>计算实例：</w:t>
      </w:r>
    </w:p>
    <w:tbl>
      <w:tblPr>
        <w:tblW w:w="11192" w:type="dxa"/>
        <w:tblInd w:w="-915" w:type="dxa"/>
        <w:tblLook w:val="04A0" w:firstRow="1" w:lastRow="0" w:firstColumn="1" w:lastColumn="0" w:noHBand="0" w:noVBand="1"/>
      </w:tblPr>
      <w:tblGrid>
        <w:gridCol w:w="1260"/>
        <w:gridCol w:w="770"/>
        <w:gridCol w:w="1880"/>
        <w:gridCol w:w="1080"/>
        <w:gridCol w:w="1559"/>
        <w:gridCol w:w="1430"/>
        <w:gridCol w:w="1000"/>
        <w:gridCol w:w="1172"/>
        <w:gridCol w:w="1240"/>
      </w:tblGrid>
      <w:tr w:rsidR="00037B82" w:rsidRPr="00F27A73" w14:paraId="7C90A874" w14:textId="77777777" w:rsidTr="00037B82">
        <w:trPr>
          <w:trHeight w:val="270"/>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D29EFA"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日期</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14:paraId="642996AA"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单据</w:t>
            </w:r>
          </w:p>
        </w:tc>
        <w:tc>
          <w:tcPr>
            <w:tcW w:w="1880" w:type="dxa"/>
            <w:tcBorders>
              <w:top w:val="single" w:sz="4" w:space="0" w:color="auto"/>
              <w:left w:val="nil"/>
              <w:bottom w:val="single" w:sz="4" w:space="0" w:color="auto"/>
              <w:right w:val="single" w:sz="4" w:space="0" w:color="auto"/>
            </w:tcBorders>
            <w:shd w:val="clear" w:color="auto" w:fill="auto"/>
            <w:noWrap/>
            <w:vAlign w:val="center"/>
            <w:hideMark/>
          </w:tcPr>
          <w:p w14:paraId="2A85E5CB"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内容</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6DCD596F"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商品数量</w:t>
            </w:r>
          </w:p>
        </w:tc>
        <w:tc>
          <w:tcPr>
            <w:tcW w:w="1536" w:type="dxa"/>
            <w:tcBorders>
              <w:top w:val="single" w:sz="4" w:space="0" w:color="auto"/>
              <w:left w:val="nil"/>
              <w:bottom w:val="single" w:sz="4" w:space="0" w:color="auto"/>
              <w:right w:val="single" w:sz="4" w:space="0" w:color="auto"/>
            </w:tcBorders>
            <w:shd w:val="clear" w:color="auto" w:fill="auto"/>
            <w:noWrap/>
            <w:vAlign w:val="center"/>
            <w:hideMark/>
          </w:tcPr>
          <w:p w14:paraId="79ECFC78"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商品成本</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139E7F42"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移动平均价</w:t>
            </w:r>
          </w:p>
        </w:tc>
        <w:tc>
          <w:tcPr>
            <w:tcW w:w="1000" w:type="dxa"/>
            <w:tcBorders>
              <w:top w:val="single" w:sz="4" w:space="0" w:color="auto"/>
              <w:left w:val="nil"/>
              <w:bottom w:val="single" w:sz="4" w:space="0" w:color="auto"/>
              <w:right w:val="single" w:sz="4" w:space="0" w:color="auto"/>
            </w:tcBorders>
            <w:shd w:val="clear" w:color="auto" w:fill="auto"/>
            <w:noWrap/>
            <w:vAlign w:val="center"/>
            <w:hideMark/>
          </w:tcPr>
          <w:p w14:paraId="4284BD99"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库存数量</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14:paraId="796A8061"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库存金额</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05CBF55D"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备注</w:t>
            </w:r>
          </w:p>
        </w:tc>
      </w:tr>
      <w:tr w:rsidR="00037B82" w:rsidRPr="00F27A73" w14:paraId="73EBD775" w14:textId="77777777" w:rsidTr="00037B82">
        <w:trPr>
          <w:trHeight w:val="27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549B68C5"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 xml:space="preserve">　</w:t>
            </w:r>
          </w:p>
        </w:tc>
        <w:tc>
          <w:tcPr>
            <w:tcW w:w="740" w:type="dxa"/>
            <w:tcBorders>
              <w:top w:val="nil"/>
              <w:left w:val="nil"/>
              <w:bottom w:val="single" w:sz="4" w:space="0" w:color="auto"/>
              <w:right w:val="single" w:sz="4" w:space="0" w:color="auto"/>
            </w:tcBorders>
            <w:shd w:val="clear" w:color="auto" w:fill="auto"/>
            <w:vAlign w:val="center"/>
            <w:hideMark/>
          </w:tcPr>
          <w:p w14:paraId="690F2681"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 xml:space="preserve">　</w:t>
            </w:r>
          </w:p>
        </w:tc>
        <w:tc>
          <w:tcPr>
            <w:tcW w:w="1880" w:type="dxa"/>
            <w:tcBorders>
              <w:top w:val="nil"/>
              <w:left w:val="nil"/>
              <w:bottom w:val="single" w:sz="4" w:space="0" w:color="auto"/>
              <w:right w:val="single" w:sz="4" w:space="0" w:color="auto"/>
            </w:tcBorders>
            <w:shd w:val="clear" w:color="auto" w:fill="auto"/>
            <w:vAlign w:val="center"/>
            <w:hideMark/>
          </w:tcPr>
          <w:p w14:paraId="05451402"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期初</w:t>
            </w:r>
          </w:p>
        </w:tc>
        <w:tc>
          <w:tcPr>
            <w:tcW w:w="1080" w:type="dxa"/>
            <w:tcBorders>
              <w:top w:val="nil"/>
              <w:left w:val="nil"/>
              <w:bottom w:val="single" w:sz="4" w:space="0" w:color="auto"/>
              <w:right w:val="single" w:sz="4" w:space="0" w:color="auto"/>
            </w:tcBorders>
            <w:shd w:val="clear" w:color="auto" w:fill="auto"/>
            <w:vAlign w:val="center"/>
            <w:hideMark/>
          </w:tcPr>
          <w:p w14:paraId="461D4ED8"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 xml:space="preserve">　</w:t>
            </w:r>
          </w:p>
        </w:tc>
        <w:tc>
          <w:tcPr>
            <w:tcW w:w="1536" w:type="dxa"/>
            <w:tcBorders>
              <w:top w:val="nil"/>
              <w:left w:val="nil"/>
              <w:bottom w:val="single" w:sz="4" w:space="0" w:color="auto"/>
              <w:right w:val="single" w:sz="4" w:space="0" w:color="auto"/>
            </w:tcBorders>
            <w:shd w:val="clear" w:color="auto" w:fill="auto"/>
            <w:vAlign w:val="center"/>
            <w:hideMark/>
          </w:tcPr>
          <w:p w14:paraId="6D667E32"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 xml:space="preserve">　</w:t>
            </w:r>
          </w:p>
        </w:tc>
        <w:tc>
          <w:tcPr>
            <w:tcW w:w="1360" w:type="dxa"/>
            <w:tcBorders>
              <w:top w:val="nil"/>
              <w:left w:val="nil"/>
              <w:bottom w:val="single" w:sz="4" w:space="0" w:color="auto"/>
              <w:right w:val="single" w:sz="4" w:space="0" w:color="auto"/>
            </w:tcBorders>
            <w:shd w:val="clear" w:color="auto" w:fill="auto"/>
            <w:vAlign w:val="center"/>
            <w:hideMark/>
          </w:tcPr>
          <w:p w14:paraId="10043A2E"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10</w:t>
            </w:r>
          </w:p>
        </w:tc>
        <w:tc>
          <w:tcPr>
            <w:tcW w:w="1000" w:type="dxa"/>
            <w:tcBorders>
              <w:top w:val="nil"/>
              <w:left w:val="nil"/>
              <w:bottom w:val="single" w:sz="4" w:space="0" w:color="auto"/>
              <w:right w:val="single" w:sz="4" w:space="0" w:color="auto"/>
            </w:tcBorders>
            <w:shd w:val="clear" w:color="auto" w:fill="auto"/>
            <w:vAlign w:val="center"/>
            <w:hideMark/>
          </w:tcPr>
          <w:p w14:paraId="0D38AD7D"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10</w:t>
            </w:r>
          </w:p>
        </w:tc>
        <w:tc>
          <w:tcPr>
            <w:tcW w:w="1096" w:type="dxa"/>
            <w:tcBorders>
              <w:top w:val="nil"/>
              <w:left w:val="nil"/>
              <w:bottom w:val="single" w:sz="4" w:space="0" w:color="auto"/>
              <w:right w:val="single" w:sz="4" w:space="0" w:color="auto"/>
            </w:tcBorders>
            <w:shd w:val="clear" w:color="auto" w:fill="auto"/>
            <w:vAlign w:val="center"/>
            <w:hideMark/>
          </w:tcPr>
          <w:p w14:paraId="52643F6B"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100</w:t>
            </w:r>
          </w:p>
        </w:tc>
        <w:tc>
          <w:tcPr>
            <w:tcW w:w="1240" w:type="dxa"/>
            <w:tcBorders>
              <w:top w:val="nil"/>
              <w:left w:val="nil"/>
              <w:bottom w:val="single" w:sz="4" w:space="0" w:color="auto"/>
              <w:right w:val="single" w:sz="4" w:space="0" w:color="auto"/>
            </w:tcBorders>
            <w:shd w:val="clear" w:color="auto" w:fill="auto"/>
            <w:vAlign w:val="center"/>
            <w:hideMark/>
          </w:tcPr>
          <w:p w14:paraId="6AE1CFC0"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 xml:space="preserve">　</w:t>
            </w:r>
          </w:p>
        </w:tc>
      </w:tr>
      <w:tr w:rsidR="00037B82" w:rsidRPr="00F27A73" w14:paraId="48535EEA" w14:textId="77777777" w:rsidTr="00037B82">
        <w:trPr>
          <w:trHeight w:val="27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39B5941F"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2013-1-1</w:t>
            </w:r>
          </w:p>
        </w:tc>
        <w:tc>
          <w:tcPr>
            <w:tcW w:w="740" w:type="dxa"/>
            <w:tcBorders>
              <w:top w:val="nil"/>
              <w:left w:val="nil"/>
              <w:bottom w:val="single" w:sz="4" w:space="0" w:color="auto"/>
              <w:right w:val="single" w:sz="4" w:space="0" w:color="auto"/>
            </w:tcBorders>
            <w:shd w:val="clear" w:color="auto" w:fill="auto"/>
            <w:vAlign w:val="center"/>
            <w:hideMark/>
          </w:tcPr>
          <w:p w14:paraId="06004368"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PO1</w:t>
            </w:r>
          </w:p>
        </w:tc>
        <w:tc>
          <w:tcPr>
            <w:tcW w:w="1880" w:type="dxa"/>
            <w:tcBorders>
              <w:top w:val="nil"/>
              <w:left w:val="nil"/>
              <w:bottom w:val="single" w:sz="4" w:space="0" w:color="auto"/>
              <w:right w:val="single" w:sz="4" w:space="0" w:color="auto"/>
            </w:tcBorders>
            <w:shd w:val="clear" w:color="auto" w:fill="auto"/>
            <w:vAlign w:val="center"/>
            <w:hideMark/>
          </w:tcPr>
          <w:p w14:paraId="53268D99"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本期采购</w:t>
            </w:r>
          </w:p>
        </w:tc>
        <w:tc>
          <w:tcPr>
            <w:tcW w:w="1080" w:type="dxa"/>
            <w:tcBorders>
              <w:top w:val="nil"/>
              <w:left w:val="nil"/>
              <w:bottom w:val="single" w:sz="4" w:space="0" w:color="auto"/>
              <w:right w:val="single" w:sz="4" w:space="0" w:color="auto"/>
            </w:tcBorders>
            <w:shd w:val="clear" w:color="auto" w:fill="auto"/>
            <w:vAlign w:val="center"/>
            <w:hideMark/>
          </w:tcPr>
          <w:p w14:paraId="091315DB"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5</w:t>
            </w:r>
          </w:p>
        </w:tc>
        <w:tc>
          <w:tcPr>
            <w:tcW w:w="1536" w:type="dxa"/>
            <w:tcBorders>
              <w:top w:val="nil"/>
              <w:left w:val="nil"/>
              <w:bottom w:val="single" w:sz="4" w:space="0" w:color="auto"/>
              <w:right w:val="single" w:sz="4" w:space="0" w:color="auto"/>
            </w:tcBorders>
            <w:shd w:val="clear" w:color="auto" w:fill="auto"/>
            <w:vAlign w:val="center"/>
            <w:hideMark/>
          </w:tcPr>
          <w:p w14:paraId="3C3A1BEB"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80</w:t>
            </w:r>
          </w:p>
        </w:tc>
        <w:tc>
          <w:tcPr>
            <w:tcW w:w="1360" w:type="dxa"/>
            <w:tcBorders>
              <w:top w:val="nil"/>
              <w:left w:val="nil"/>
              <w:bottom w:val="single" w:sz="4" w:space="0" w:color="auto"/>
              <w:right w:val="single" w:sz="4" w:space="0" w:color="auto"/>
            </w:tcBorders>
            <w:shd w:val="clear" w:color="auto" w:fill="auto"/>
            <w:vAlign w:val="center"/>
            <w:hideMark/>
          </w:tcPr>
          <w:p w14:paraId="1C4DEA67"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12</w:t>
            </w:r>
          </w:p>
        </w:tc>
        <w:tc>
          <w:tcPr>
            <w:tcW w:w="1000" w:type="dxa"/>
            <w:tcBorders>
              <w:top w:val="nil"/>
              <w:left w:val="nil"/>
              <w:bottom w:val="single" w:sz="4" w:space="0" w:color="auto"/>
              <w:right w:val="single" w:sz="4" w:space="0" w:color="auto"/>
            </w:tcBorders>
            <w:shd w:val="clear" w:color="auto" w:fill="auto"/>
            <w:vAlign w:val="center"/>
            <w:hideMark/>
          </w:tcPr>
          <w:p w14:paraId="742637B3"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15</w:t>
            </w:r>
          </w:p>
        </w:tc>
        <w:tc>
          <w:tcPr>
            <w:tcW w:w="1096" w:type="dxa"/>
            <w:tcBorders>
              <w:top w:val="nil"/>
              <w:left w:val="nil"/>
              <w:bottom w:val="single" w:sz="4" w:space="0" w:color="auto"/>
              <w:right w:val="single" w:sz="4" w:space="0" w:color="auto"/>
            </w:tcBorders>
            <w:shd w:val="clear" w:color="auto" w:fill="auto"/>
            <w:vAlign w:val="center"/>
            <w:hideMark/>
          </w:tcPr>
          <w:p w14:paraId="7933B666"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180</w:t>
            </w:r>
          </w:p>
        </w:tc>
        <w:tc>
          <w:tcPr>
            <w:tcW w:w="1240" w:type="dxa"/>
            <w:tcBorders>
              <w:top w:val="nil"/>
              <w:left w:val="nil"/>
              <w:bottom w:val="single" w:sz="4" w:space="0" w:color="auto"/>
              <w:right w:val="single" w:sz="4" w:space="0" w:color="auto"/>
            </w:tcBorders>
            <w:shd w:val="clear" w:color="auto" w:fill="auto"/>
            <w:vAlign w:val="center"/>
            <w:hideMark/>
          </w:tcPr>
          <w:p w14:paraId="4FE9684E"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 xml:space="preserve">　</w:t>
            </w:r>
          </w:p>
        </w:tc>
      </w:tr>
      <w:tr w:rsidR="00037B82" w:rsidRPr="00F27A73" w14:paraId="1BA1D157" w14:textId="77777777" w:rsidTr="00037B82">
        <w:trPr>
          <w:trHeight w:val="27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16D0409"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2013-1-2</w:t>
            </w:r>
          </w:p>
        </w:tc>
        <w:tc>
          <w:tcPr>
            <w:tcW w:w="740" w:type="dxa"/>
            <w:tcBorders>
              <w:top w:val="nil"/>
              <w:left w:val="nil"/>
              <w:bottom w:val="single" w:sz="4" w:space="0" w:color="auto"/>
              <w:right w:val="single" w:sz="4" w:space="0" w:color="auto"/>
            </w:tcBorders>
            <w:shd w:val="clear" w:color="auto" w:fill="auto"/>
            <w:vAlign w:val="center"/>
            <w:hideMark/>
          </w:tcPr>
          <w:p w14:paraId="0E409C9F"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SO1</w:t>
            </w:r>
          </w:p>
        </w:tc>
        <w:tc>
          <w:tcPr>
            <w:tcW w:w="1880" w:type="dxa"/>
            <w:tcBorders>
              <w:top w:val="nil"/>
              <w:left w:val="nil"/>
              <w:bottom w:val="single" w:sz="4" w:space="0" w:color="auto"/>
              <w:right w:val="single" w:sz="4" w:space="0" w:color="auto"/>
            </w:tcBorders>
            <w:shd w:val="clear" w:color="auto" w:fill="auto"/>
            <w:vAlign w:val="center"/>
            <w:hideMark/>
          </w:tcPr>
          <w:p w14:paraId="5FC540F3"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本期销售</w:t>
            </w:r>
          </w:p>
        </w:tc>
        <w:tc>
          <w:tcPr>
            <w:tcW w:w="1080" w:type="dxa"/>
            <w:tcBorders>
              <w:top w:val="nil"/>
              <w:left w:val="nil"/>
              <w:bottom w:val="single" w:sz="4" w:space="0" w:color="auto"/>
              <w:right w:val="single" w:sz="4" w:space="0" w:color="auto"/>
            </w:tcBorders>
            <w:shd w:val="clear" w:color="auto" w:fill="auto"/>
            <w:vAlign w:val="center"/>
            <w:hideMark/>
          </w:tcPr>
          <w:p w14:paraId="2D59852B"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-10</w:t>
            </w:r>
          </w:p>
        </w:tc>
        <w:tc>
          <w:tcPr>
            <w:tcW w:w="1536" w:type="dxa"/>
            <w:tcBorders>
              <w:top w:val="nil"/>
              <w:left w:val="nil"/>
              <w:bottom w:val="single" w:sz="4" w:space="0" w:color="auto"/>
              <w:right w:val="single" w:sz="4" w:space="0" w:color="auto"/>
            </w:tcBorders>
            <w:shd w:val="clear" w:color="auto" w:fill="auto"/>
            <w:vAlign w:val="center"/>
            <w:hideMark/>
          </w:tcPr>
          <w:p w14:paraId="5E5682C2"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-120</w:t>
            </w:r>
          </w:p>
        </w:tc>
        <w:tc>
          <w:tcPr>
            <w:tcW w:w="1360" w:type="dxa"/>
            <w:tcBorders>
              <w:top w:val="nil"/>
              <w:left w:val="nil"/>
              <w:bottom w:val="single" w:sz="4" w:space="0" w:color="auto"/>
              <w:right w:val="single" w:sz="4" w:space="0" w:color="auto"/>
            </w:tcBorders>
            <w:shd w:val="clear" w:color="auto" w:fill="auto"/>
            <w:vAlign w:val="center"/>
            <w:hideMark/>
          </w:tcPr>
          <w:p w14:paraId="37E338E6"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12</w:t>
            </w:r>
          </w:p>
        </w:tc>
        <w:tc>
          <w:tcPr>
            <w:tcW w:w="1000" w:type="dxa"/>
            <w:tcBorders>
              <w:top w:val="nil"/>
              <w:left w:val="nil"/>
              <w:bottom w:val="single" w:sz="4" w:space="0" w:color="auto"/>
              <w:right w:val="single" w:sz="4" w:space="0" w:color="auto"/>
            </w:tcBorders>
            <w:shd w:val="clear" w:color="auto" w:fill="auto"/>
            <w:vAlign w:val="center"/>
            <w:hideMark/>
          </w:tcPr>
          <w:p w14:paraId="230AA307"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5</w:t>
            </w:r>
          </w:p>
        </w:tc>
        <w:tc>
          <w:tcPr>
            <w:tcW w:w="1096" w:type="dxa"/>
            <w:tcBorders>
              <w:top w:val="nil"/>
              <w:left w:val="nil"/>
              <w:bottom w:val="single" w:sz="4" w:space="0" w:color="auto"/>
              <w:right w:val="single" w:sz="4" w:space="0" w:color="auto"/>
            </w:tcBorders>
            <w:shd w:val="clear" w:color="auto" w:fill="auto"/>
            <w:vAlign w:val="center"/>
            <w:hideMark/>
          </w:tcPr>
          <w:p w14:paraId="6A1D045B"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60</w:t>
            </w:r>
          </w:p>
        </w:tc>
        <w:tc>
          <w:tcPr>
            <w:tcW w:w="1240" w:type="dxa"/>
            <w:tcBorders>
              <w:top w:val="nil"/>
              <w:left w:val="nil"/>
              <w:bottom w:val="single" w:sz="4" w:space="0" w:color="auto"/>
              <w:right w:val="single" w:sz="4" w:space="0" w:color="auto"/>
            </w:tcBorders>
            <w:shd w:val="clear" w:color="auto" w:fill="auto"/>
            <w:vAlign w:val="center"/>
            <w:hideMark/>
          </w:tcPr>
          <w:p w14:paraId="763CF577"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 xml:space="preserve">　</w:t>
            </w:r>
          </w:p>
        </w:tc>
      </w:tr>
      <w:tr w:rsidR="00037B82" w:rsidRPr="00F27A73" w14:paraId="3C509ACB" w14:textId="77777777" w:rsidTr="00037B82">
        <w:trPr>
          <w:trHeight w:val="27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29E8BADE"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2013-1-3</w:t>
            </w:r>
          </w:p>
        </w:tc>
        <w:tc>
          <w:tcPr>
            <w:tcW w:w="740" w:type="dxa"/>
            <w:tcBorders>
              <w:top w:val="nil"/>
              <w:left w:val="nil"/>
              <w:bottom w:val="single" w:sz="4" w:space="0" w:color="auto"/>
              <w:right w:val="single" w:sz="4" w:space="0" w:color="auto"/>
            </w:tcBorders>
            <w:shd w:val="clear" w:color="auto" w:fill="auto"/>
            <w:vAlign w:val="center"/>
            <w:hideMark/>
          </w:tcPr>
          <w:p w14:paraId="60559C55"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PO2</w:t>
            </w:r>
          </w:p>
        </w:tc>
        <w:tc>
          <w:tcPr>
            <w:tcW w:w="1880" w:type="dxa"/>
            <w:tcBorders>
              <w:top w:val="nil"/>
              <w:left w:val="nil"/>
              <w:bottom w:val="single" w:sz="4" w:space="0" w:color="auto"/>
              <w:right w:val="single" w:sz="4" w:space="0" w:color="auto"/>
            </w:tcBorders>
            <w:shd w:val="clear" w:color="auto" w:fill="auto"/>
            <w:vAlign w:val="center"/>
            <w:hideMark/>
          </w:tcPr>
          <w:p w14:paraId="4F5B3FDF"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本期采购</w:t>
            </w:r>
          </w:p>
        </w:tc>
        <w:tc>
          <w:tcPr>
            <w:tcW w:w="1080" w:type="dxa"/>
            <w:tcBorders>
              <w:top w:val="nil"/>
              <w:left w:val="nil"/>
              <w:bottom w:val="single" w:sz="4" w:space="0" w:color="auto"/>
              <w:right w:val="single" w:sz="4" w:space="0" w:color="auto"/>
            </w:tcBorders>
            <w:shd w:val="clear" w:color="auto" w:fill="auto"/>
            <w:vAlign w:val="center"/>
            <w:hideMark/>
          </w:tcPr>
          <w:p w14:paraId="7AAE236D"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5</w:t>
            </w:r>
          </w:p>
        </w:tc>
        <w:tc>
          <w:tcPr>
            <w:tcW w:w="1536" w:type="dxa"/>
            <w:tcBorders>
              <w:top w:val="nil"/>
              <w:left w:val="nil"/>
              <w:bottom w:val="single" w:sz="4" w:space="0" w:color="auto"/>
              <w:right w:val="single" w:sz="4" w:space="0" w:color="auto"/>
            </w:tcBorders>
            <w:shd w:val="clear" w:color="auto" w:fill="auto"/>
            <w:vAlign w:val="center"/>
            <w:hideMark/>
          </w:tcPr>
          <w:p w14:paraId="05920F80"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40</w:t>
            </w:r>
          </w:p>
        </w:tc>
        <w:tc>
          <w:tcPr>
            <w:tcW w:w="1360" w:type="dxa"/>
            <w:tcBorders>
              <w:top w:val="nil"/>
              <w:left w:val="nil"/>
              <w:bottom w:val="single" w:sz="4" w:space="0" w:color="auto"/>
              <w:right w:val="single" w:sz="4" w:space="0" w:color="auto"/>
            </w:tcBorders>
            <w:shd w:val="clear" w:color="auto" w:fill="auto"/>
            <w:vAlign w:val="center"/>
            <w:hideMark/>
          </w:tcPr>
          <w:p w14:paraId="4F696190"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10</w:t>
            </w:r>
          </w:p>
        </w:tc>
        <w:tc>
          <w:tcPr>
            <w:tcW w:w="1000" w:type="dxa"/>
            <w:tcBorders>
              <w:top w:val="nil"/>
              <w:left w:val="nil"/>
              <w:bottom w:val="single" w:sz="4" w:space="0" w:color="auto"/>
              <w:right w:val="single" w:sz="4" w:space="0" w:color="auto"/>
            </w:tcBorders>
            <w:shd w:val="clear" w:color="auto" w:fill="auto"/>
            <w:vAlign w:val="center"/>
            <w:hideMark/>
          </w:tcPr>
          <w:p w14:paraId="18D0B6C5"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10</w:t>
            </w:r>
          </w:p>
        </w:tc>
        <w:tc>
          <w:tcPr>
            <w:tcW w:w="1096" w:type="dxa"/>
            <w:tcBorders>
              <w:top w:val="nil"/>
              <w:left w:val="nil"/>
              <w:bottom w:val="single" w:sz="4" w:space="0" w:color="auto"/>
              <w:right w:val="single" w:sz="4" w:space="0" w:color="auto"/>
            </w:tcBorders>
            <w:shd w:val="clear" w:color="auto" w:fill="auto"/>
            <w:vAlign w:val="center"/>
            <w:hideMark/>
          </w:tcPr>
          <w:p w14:paraId="1A0054CC"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100</w:t>
            </w:r>
          </w:p>
        </w:tc>
        <w:tc>
          <w:tcPr>
            <w:tcW w:w="1240" w:type="dxa"/>
            <w:tcBorders>
              <w:top w:val="nil"/>
              <w:left w:val="nil"/>
              <w:bottom w:val="single" w:sz="4" w:space="0" w:color="auto"/>
              <w:right w:val="single" w:sz="4" w:space="0" w:color="auto"/>
            </w:tcBorders>
            <w:shd w:val="clear" w:color="auto" w:fill="auto"/>
            <w:vAlign w:val="center"/>
            <w:hideMark/>
          </w:tcPr>
          <w:p w14:paraId="19C1D68D"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 xml:space="preserve">　</w:t>
            </w:r>
          </w:p>
        </w:tc>
      </w:tr>
      <w:tr w:rsidR="00037B82" w:rsidRPr="00F27A73" w14:paraId="37619546" w14:textId="77777777" w:rsidTr="00037B82">
        <w:trPr>
          <w:trHeight w:val="54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7B4F20BB"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lastRenderedPageBreak/>
              <w:t>2013-1-10</w:t>
            </w:r>
          </w:p>
        </w:tc>
        <w:tc>
          <w:tcPr>
            <w:tcW w:w="740" w:type="dxa"/>
            <w:tcBorders>
              <w:top w:val="nil"/>
              <w:left w:val="nil"/>
              <w:bottom w:val="single" w:sz="4" w:space="0" w:color="auto"/>
              <w:right w:val="single" w:sz="4" w:space="0" w:color="auto"/>
            </w:tcBorders>
            <w:shd w:val="clear" w:color="auto" w:fill="auto"/>
            <w:vAlign w:val="center"/>
            <w:hideMark/>
          </w:tcPr>
          <w:p w14:paraId="25A78E9C"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RGF1</w:t>
            </w:r>
          </w:p>
        </w:tc>
        <w:tc>
          <w:tcPr>
            <w:tcW w:w="1880" w:type="dxa"/>
            <w:tcBorders>
              <w:top w:val="nil"/>
              <w:left w:val="nil"/>
              <w:bottom w:val="single" w:sz="4" w:space="0" w:color="auto"/>
              <w:right w:val="single" w:sz="4" w:space="0" w:color="auto"/>
            </w:tcBorders>
            <w:shd w:val="clear" w:color="auto" w:fill="auto"/>
            <w:vAlign w:val="center"/>
            <w:hideMark/>
          </w:tcPr>
          <w:p w14:paraId="2816C712" w14:textId="77777777" w:rsidR="00037B82" w:rsidRPr="00F27A73" w:rsidRDefault="00037B82" w:rsidP="00037B82">
            <w:pPr>
              <w:rPr>
                <w:rFonts w:ascii="微软雅黑" w:eastAsia="微软雅黑" w:hAnsi="微软雅黑" w:cs="宋体"/>
                <w:color w:val="FF0000"/>
                <w:sz w:val="22"/>
              </w:rPr>
            </w:pPr>
            <w:r w:rsidRPr="00F27A73">
              <w:rPr>
                <w:rFonts w:ascii="微软雅黑" w:eastAsia="微软雅黑" w:hAnsi="微软雅黑" w:cs="宋体" w:hint="eastAsia"/>
                <w:color w:val="FF0000"/>
                <w:sz w:val="22"/>
              </w:rPr>
              <w:t>SO1销售退货</w:t>
            </w:r>
          </w:p>
        </w:tc>
        <w:tc>
          <w:tcPr>
            <w:tcW w:w="1080" w:type="dxa"/>
            <w:tcBorders>
              <w:top w:val="nil"/>
              <w:left w:val="nil"/>
              <w:bottom w:val="single" w:sz="4" w:space="0" w:color="auto"/>
              <w:right w:val="single" w:sz="4" w:space="0" w:color="auto"/>
            </w:tcBorders>
            <w:shd w:val="clear" w:color="auto" w:fill="auto"/>
            <w:vAlign w:val="center"/>
            <w:hideMark/>
          </w:tcPr>
          <w:p w14:paraId="0CDFD38F" w14:textId="77777777" w:rsidR="00037B82" w:rsidRPr="00F27A73" w:rsidRDefault="00037B82" w:rsidP="00037B82">
            <w:pPr>
              <w:jc w:val="right"/>
              <w:rPr>
                <w:rFonts w:ascii="微软雅黑" w:eastAsia="微软雅黑" w:hAnsi="微软雅黑" w:cs="宋体"/>
                <w:color w:val="FF0000"/>
                <w:sz w:val="22"/>
              </w:rPr>
            </w:pPr>
            <w:r w:rsidRPr="00F27A73">
              <w:rPr>
                <w:rFonts w:ascii="微软雅黑" w:eastAsia="微软雅黑" w:hAnsi="微软雅黑" w:cs="宋体" w:hint="eastAsia"/>
                <w:color w:val="FF0000"/>
                <w:sz w:val="22"/>
              </w:rPr>
              <w:t>1</w:t>
            </w:r>
          </w:p>
        </w:tc>
        <w:tc>
          <w:tcPr>
            <w:tcW w:w="1536" w:type="dxa"/>
            <w:tcBorders>
              <w:top w:val="nil"/>
              <w:left w:val="nil"/>
              <w:bottom w:val="single" w:sz="4" w:space="0" w:color="auto"/>
              <w:right w:val="single" w:sz="4" w:space="0" w:color="auto"/>
            </w:tcBorders>
            <w:shd w:val="clear" w:color="auto" w:fill="auto"/>
            <w:vAlign w:val="center"/>
            <w:hideMark/>
          </w:tcPr>
          <w:p w14:paraId="01C3DC83" w14:textId="77777777" w:rsidR="00037B82" w:rsidRPr="00F27A73" w:rsidRDefault="00037B82" w:rsidP="00037B82">
            <w:pPr>
              <w:jc w:val="right"/>
              <w:rPr>
                <w:rFonts w:ascii="微软雅黑" w:eastAsia="微软雅黑" w:hAnsi="微软雅黑" w:cs="宋体"/>
                <w:color w:val="FF0000"/>
                <w:sz w:val="22"/>
              </w:rPr>
            </w:pPr>
            <w:r w:rsidRPr="00F27A73">
              <w:rPr>
                <w:rFonts w:ascii="微软雅黑" w:eastAsia="微软雅黑" w:hAnsi="微软雅黑" w:cs="宋体" w:hint="eastAsia"/>
                <w:color w:val="FF0000"/>
                <w:sz w:val="22"/>
              </w:rPr>
              <w:t>12</w:t>
            </w:r>
          </w:p>
        </w:tc>
        <w:tc>
          <w:tcPr>
            <w:tcW w:w="1360" w:type="dxa"/>
            <w:tcBorders>
              <w:top w:val="nil"/>
              <w:left w:val="nil"/>
              <w:bottom w:val="single" w:sz="4" w:space="0" w:color="auto"/>
              <w:right w:val="single" w:sz="4" w:space="0" w:color="auto"/>
            </w:tcBorders>
            <w:shd w:val="clear" w:color="auto" w:fill="auto"/>
            <w:vAlign w:val="center"/>
            <w:hideMark/>
          </w:tcPr>
          <w:p w14:paraId="51EF2C9C" w14:textId="77777777" w:rsidR="00037B82" w:rsidRPr="00F27A73" w:rsidRDefault="00037B82" w:rsidP="00037B82">
            <w:pPr>
              <w:jc w:val="right"/>
              <w:rPr>
                <w:rFonts w:ascii="微软雅黑" w:eastAsia="微软雅黑" w:hAnsi="微软雅黑" w:cs="宋体"/>
                <w:color w:val="FF0000"/>
                <w:sz w:val="22"/>
              </w:rPr>
            </w:pPr>
            <w:r w:rsidRPr="00F27A73">
              <w:rPr>
                <w:rFonts w:ascii="微软雅黑" w:eastAsia="微软雅黑" w:hAnsi="微软雅黑" w:cs="宋体" w:hint="eastAsia"/>
                <w:color w:val="FF0000"/>
                <w:sz w:val="22"/>
              </w:rPr>
              <w:t>10.1818182</w:t>
            </w:r>
          </w:p>
        </w:tc>
        <w:tc>
          <w:tcPr>
            <w:tcW w:w="1000" w:type="dxa"/>
            <w:tcBorders>
              <w:top w:val="nil"/>
              <w:left w:val="nil"/>
              <w:bottom w:val="single" w:sz="4" w:space="0" w:color="auto"/>
              <w:right w:val="single" w:sz="4" w:space="0" w:color="auto"/>
            </w:tcBorders>
            <w:shd w:val="clear" w:color="auto" w:fill="auto"/>
            <w:vAlign w:val="center"/>
            <w:hideMark/>
          </w:tcPr>
          <w:p w14:paraId="5F8F3E28" w14:textId="77777777" w:rsidR="00037B82" w:rsidRPr="00F27A73" w:rsidRDefault="00037B82" w:rsidP="00037B82">
            <w:pPr>
              <w:jc w:val="right"/>
              <w:rPr>
                <w:rFonts w:ascii="微软雅黑" w:eastAsia="微软雅黑" w:hAnsi="微软雅黑" w:cs="宋体"/>
                <w:color w:val="FF0000"/>
                <w:sz w:val="22"/>
              </w:rPr>
            </w:pPr>
            <w:r w:rsidRPr="00F27A73">
              <w:rPr>
                <w:rFonts w:ascii="微软雅黑" w:eastAsia="微软雅黑" w:hAnsi="微软雅黑" w:cs="宋体" w:hint="eastAsia"/>
                <w:color w:val="FF0000"/>
                <w:sz w:val="22"/>
              </w:rPr>
              <w:t>11</w:t>
            </w:r>
          </w:p>
        </w:tc>
        <w:tc>
          <w:tcPr>
            <w:tcW w:w="1096" w:type="dxa"/>
            <w:tcBorders>
              <w:top w:val="nil"/>
              <w:left w:val="nil"/>
              <w:bottom w:val="single" w:sz="4" w:space="0" w:color="auto"/>
              <w:right w:val="single" w:sz="4" w:space="0" w:color="auto"/>
            </w:tcBorders>
            <w:shd w:val="clear" w:color="auto" w:fill="auto"/>
            <w:vAlign w:val="center"/>
            <w:hideMark/>
          </w:tcPr>
          <w:p w14:paraId="15505B14" w14:textId="77777777" w:rsidR="00037B82" w:rsidRPr="00F27A73" w:rsidRDefault="00037B82" w:rsidP="00037B82">
            <w:pPr>
              <w:jc w:val="right"/>
              <w:rPr>
                <w:rFonts w:ascii="微软雅黑" w:eastAsia="微软雅黑" w:hAnsi="微软雅黑" w:cs="宋体"/>
                <w:color w:val="FF0000"/>
                <w:sz w:val="22"/>
              </w:rPr>
            </w:pPr>
            <w:r w:rsidRPr="00F27A73">
              <w:rPr>
                <w:rFonts w:ascii="微软雅黑" w:eastAsia="微软雅黑" w:hAnsi="微软雅黑" w:cs="宋体" w:hint="eastAsia"/>
                <w:color w:val="FF0000"/>
                <w:sz w:val="22"/>
              </w:rPr>
              <w:t>112</w:t>
            </w:r>
          </w:p>
        </w:tc>
        <w:tc>
          <w:tcPr>
            <w:tcW w:w="1240" w:type="dxa"/>
            <w:tcBorders>
              <w:top w:val="nil"/>
              <w:left w:val="nil"/>
              <w:bottom w:val="single" w:sz="4" w:space="0" w:color="auto"/>
              <w:right w:val="single" w:sz="4" w:space="0" w:color="auto"/>
            </w:tcBorders>
            <w:shd w:val="clear" w:color="auto" w:fill="auto"/>
            <w:vAlign w:val="center"/>
            <w:hideMark/>
          </w:tcPr>
          <w:p w14:paraId="46C2B9E0" w14:textId="77777777" w:rsidR="00037B82" w:rsidRPr="00F27A73" w:rsidRDefault="00037B82" w:rsidP="00037B82">
            <w:pPr>
              <w:rPr>
                <w:rFonts w:ascii="微软雅黑" w:eastAsia="微软雅黑" w:hAnsi="微软雅黑" w:cs="宋体"/>
                <w:color w:val="FF0000"/>
                <w:sz w:val="22"/>
              </w:rPr>
            </w:pPr>
            <w:r w:rsidRPr="00F27A73">
              <w:rPr>
                <w:rFonts w:ascii="微软雅黑" w:eastAsia="微软雅黑" w:hAnsi="微软雅黑" w:cs="宋体" w:hint="eastAsia"/>
                <w:color w:val="FF0000"/>
                <w:sz w:val="22"/>
              </w:rPr>
              <w:t>假定成本是12</w:t>
            </w:r>
          </w:p>
        </w:tc>
      </w:tr>
      <w:tr w:rsidR="00037B82" w:rsidRPr="00F27A73" w14:paraId="1D87B668" w14:textId="77777777" w:rsidTr="00037B82">
        <w:trPr>
          <w:trHeight w:val="27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35A88289"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2013-1-15</w:t>
            </w:r>
          </w:p>
        </w:tc>
        <w:tc>
          <w:tcPr>
            <w:tcW w:w="740" w:type="dxa"/>
            <w:tcBorders>
              <w:top w:val="nil"/>
              <w:left w:val="nil"/>
              <w:bottom w:val="single" w:sz="4" w:space="0" w:color="auto"/>
              <w:right w:val="single" w:sz="4" w:space="0" w:color="auto"/>
            </w:tcBorders>
            <w:shd w:val="clear" w:color="auto" w:fill="auto"/>
            <w:vAlign w:val="center"/>
            <w:hideMark/>
          </w:tcPr>
          <w:p w14:paraId="1CA48F06"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SO2</w:t>
            </w:r>
          </w:p>
        </w:tc>
        <w:tc>
          <w:tcPr>
            <w:tcW w:w="1880" w:type="dxa"/>
            <w:tcBorders>
              <w:top w:val="nil"/>
              <w:left w:val="nil"/>
              <w:bottom w:val="single" w:sz="4" w:space="0" w:color="auto"/>
              <w:right w:val="single" w:sz="4" w:space="0" w:color="auto"/>
            </w:tcBorders>
            <w:shd w:val="clear" w:color="auto" w:fill="auto"/>
            <w:vAlign w:val="center"/>
            <w:hideMark/>
          </w:tcPr>
          <w:p w14:paraId="700F9711"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本期销售</w:t>
            </w:r>
          </w:p>
        </w:tc>
        <w:tc>
          <w:tcPr>
            <w:tcW w:w="1080" w:type="dxa"/>
            <w:tcBorders>
              <w:top w:val="nil"/>
              <w:left w:val="nil"/>
              <w:bottom w:val="single" w:sz="4" w:space="0" w:color="auto"/>
              <w:right w:val="single" w:sz="4" w:space="0" w:color="auto"/>
            </w:tcBorders>
            <w:shd w:val="clear" w:color="auto" w:fill="auto"/>
            <w:vAlign w:val="center"/>
            <w:hideMark/>
          </w:tcPr>
          <w:p w14:paraId="212368BB"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-5</w:t>
            </w:r>
          </w:p>
        </w:tc>
        <w:tc>
          <w:tcPr>
            <w:tcW w:w="1536" w:type="dxa"/>
            <w:tcBorders>
              <w:top w:val="nil"/>
              <w:left w:val="nil"/>
              <w:bottom w:val="single" w:sz="4" w:space="0" w:color="auto"/>
              <w:right w:val="single" w:sz="4" w:space="0" w:color="auto"/>
            </w:tcBorders>
            <w:shd w:val="clear" w:color="auto" w:fill="auto"/>
            <w:vAlign w:val="center"/>
            <w:hideMark/>
          </w:tcPr>
          <w:p w14:paraId="667583A8"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-50.90909091</w:t>
            </w:r>
          </w:p>
        </w:tc>
        <w:tc>
          <w:tcPr>
            <w:tcW w:w="1360" w:type="dxa"/>
            <w:tcBorders>
              <w:top w:val="nil"/>
              <w:left w:val="nil"/>
              <w:bottom w:val="single" w:sz="4" w:space="0" w:color="auto"/>
              <w:right w:val="single" w:sz="4" w:space="0" w:color="auto"/>
            </w:tcBorders>
            <w:shd w:val="clear" w:color="auto" w:fill="auto"/>
            <w:vAlign w:val="center"/>
            <w:hideMark/>
          </w:tcPr>
          <w:p w14:paraId="4548A6F0"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10.1818182</w:t>
            </w:r>
          </w:p>
        </w:tc>
        <w:tc>
          <w:tcPr>
            <w:tcW w:w="1000" w:type="dxa"/>
            <w:tcBorders>
              <w:top w:val="nil"/>
              <w:left w:val="nil"/>
              <w:bottom w:val="single" w:sz="4" w:space="0" w:color="auto"/>
              <w:right w:val="single" w:sz="4" w:space="0" w:color="auto"/>
            </w:tcBorders>
            <w:shd w:val="clear" w:color="auto" w:fill="auto"/>
            <w:vAlign w:val="center"/>
            <w:hideMark/>
          </w:tcPr>
          <w:p w14:paraId="0F39160A"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6</w:t>
            </w:r>
          </w:p>
        </w:tc>
        <w:tc>
          <w:tcPr>
            <w:tcW w:w="1096" w:type="dxa"/>
            <w:tcBorders>
              <w:top w:val="nil"/>
              <w:left w:val="nil"/>
              <w:bottom w:val="single" w:sz="4" w:space="0" w:color="auto"/>
              <w:right w:val="single" w:sz="4" w:space="0" w:color="auto"/>
            </w:tcBorders>
            <w:shd w:val="clear" w:color="auto" w:fill="auto"/>
            <w:vAlign w:val="center"/>
            <w:hideMark/>
          </w:tcPr>
          <w:p w14:paraId="1C0F30BD"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61.09091</w:t>
            </w:r>
          </w:p>
        </w:tc>
        <w:tc>
          <w:tcPr>
            <w:tcW w:w="1240" w:type="dxa"/>
            <w:tcBorders>
              <w:top w:val="nil"/>
              <w:left w:val="nil"/>
              <w:bottom w:val="single" w:sz="4" w:space="0" w:color="auto"/>
              <w:right w:val="single" w:sz="4" w:space="0" w:color="auto"/>
            </w:tcBorders>
            <w:shd w:val="clear" w:color="auto" w:fill="auto"/>
            <w:vAlign w:val="center"/>
            <w:hideMark/>
          </w:tcPr>
          <w:p w14:paraId="0DCD717E"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 xml:space="preserve">　</w:t>
            </w:r>
          </w:p>
        </w:tc>
      </w:tr>
      <w:tr w:rsidR="00037B82" w:rsidRPr="00F27A73" w14:paraId="15613754" w14:textId="77777777" w:rsidTr="00037B82">
        <w:trPr>
          <w:trHeight w:val="27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7A6D8021"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2013-1-21</w:t>
            </w:r>
          </w:p>
        </w:tc>
        <w:tc>
          <w:tcPr>
            <w:tcW w:w="740" w:type="dxa"/>
            <w:tcBorders>
              <w:top w:val="nil"/>
              <w:left w:val="nil"/>
              <w:bottom w:val="single" w:sz="4" w:space="0" w:color="auto"/>
              <w:right w:val="single" w:sz="4" w:space="0" w:color="auto"/>
            </w:tcBorders>
            <w:shd w:val="clear" w:color="auto" w:fill="auto"/>
            <w:vAlign w:val="center"/>
            <w:hideMark/>
          </w:tcPr>
          <w:p w14:paraId="55D975B6"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PO3</w:t>
            </w:r>
          </w:p>
        </w:tc>
        <w:tc>
          <w:tcPr>
            <w:tcW w:w="1880" w:type="dxa"/>
            <w:tcBorders>
              <w:top w:val="nil"/>
              <w:left w:val="nil"/>
              <w:bottom w:val="single" w:sz="4" w:space="0" w:color="auto"/>
              <w:right w:val="single" w:sz="4" w:space="0" w:color="auto"/>
            </w:tcBorders>
            <w:shd w:val="clear" w:color="auto" w:fill="auto"/>
            <w:vAlign w:val="center"/>
            <w:hideMark/>
          </w:tcPr>
          <w:p w14:paraId="1285AD8C"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本期采购</w:t>
            </w:r>
          </w:p>
        </w:tc>
        <w:tc>
          <w:tcPr>
            <w:tcW w:w="1080" w:type="dxa"/>
            <w:tcBorders>
              <w:top w:val="nil"/>
              <w:left w:val="nil"/>
              <w:bottom w:val="single" w:sz="4" w:space="0" w:color="auto"/>
              <w:right w:val="single" w:sz="4" w:space="0" w:color="auto"/>
            </w:tcBorders>
            <w:shd w:val="clear" w:color="auto" w:fill="auto"/>
            <w:vAlign w:val="center"/>
            <w:hideMark/>
          </w:tcPr>
          <w:p w14:paraId="2D5F92F3"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10</w:t>
            </w:r>
          </w:p>
        </w:tc>
        <w:tc>
          <w:tcPr>
            <w:tcW w:w="1536" w:type="dxa"/>
            <w:tcBorders>
              <w:top w:val="nil"/>
              <w:left w:val="nil"/>
              <w:bottom w:val="single" w:sz="4" w:space="0" w:color="auto"/>
              <w:right w:val="single" w:sz="4" w:space="0" w:color="auto"/>
            </w:tcBorders>
            <w:shd w:val="clear" w:color="auto" w:fill="auto"/>
            <w:vAlign w:val="center"/>
            <w:hideMark/>
          </w:tcPr>
          <w:p w14:paraId="46954BDE"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60</w:t>
            </w:r>
          </w:p>
        </w:tc>
        <w:tc>
          <w:tcPr>
            <w:tcW w:w="1360" w:type="dxa"/>
            <w:tcBorders>
              <w:top w:val="nil"/>
              <w:left w:val="nil"/>
              <w:bottom w:val="single" w:sz="4" w:space="0" w:color="auto"/>
              <w:right w:val="single" w:sz="4" w:space="0" w:color="auto"/>
            </w:tcBorders>
            <w:shd w:val="clear" w:color="auto" w:fill="auto"/>
            <w:vAlign w:val="center"/>
            <w:hideMark/>
          </w:tcPr>
          <w:p w14:paraId="688C6A73"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7.56818182</w:t>
            </w:r>
          </w:p>
        </w:tc>
        <w:tc>
          <w:tcPr>
            <w:tcW w:w="1000" w:type="dxa"/>
            <w:tcBorders>
              <w:top w:val="nil"/>
              <w:left w:val="nil"/>
              <w:bottom w:val="single" w:sz="4" w:space="0" w:color="auto"/>
              <w:right w:val="single" w:sz="4" w:space="0" w:color="auto"/>
            </w:tcBorders>
            <w:shd w:val="clear" w:color="auto" w:fill="auto"/>
            <w:vAlign w:val="center"/>
            <w:hideMark/>
          </w:tcPr>
          <w:p w14:paraId="6DDC9FB5"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16</w:t>
            </w:r>
          </w:p>
        </w:tc>
        <w:tc>
          <w:tcPr>
            <w:tcW w:w="1096" w:type="dxa"/>
            <w:tcBorders>
              <w:top w:val="nil"/>
              <w:left w:val="nil"/>
              <w:bottom w:val="single" w:sz="4" w:space="0" w:color="auto"/>
              <w:right w:val="single" w:sz="4" w:space="0" w:color="auto"/>
            </w:tcBorders>
            <w:shd w:val="clear" w:color="auto" w:fill="auto"/>
            <w:vAlign w:val="center"/>
            <w:hideMark/>
          </w:tcPr>
          <w:p w14:paraId="43E7CC1A"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121.0909</w:t>
            </w:r>
          </w:p>
        </w:tc>
        <w:tc>
          <w:tcPr>
            <w:tcW w:w="1240" w:type="dxa"/>
            <w:tcBorders>
              <w:top w:val="nil"/>
              <w:left w:val="nil"/>
              <w:bottom w:val="single" w:sz="4" w:space="0" w:color="auto"/>
              <w:right w:val="single" w:sz="4" w:space="0" w:color="auto"/>
            </w:tcBorders>
            <w:shd w:val="clear" w:color="auto" w:fill="auto"/>
            <w:vAlign w:val="center"/>
            <w:hideMark/>
          </w:tcPr>
          <w:p w14:paraId="2E8DEA45"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 xml:space="preserve">　</w:t>
            </w:r>
          </w:p>
        </w:tc>
      </w:tr>
      <w:tr w:rsidR="00037B82" w:rsidRPr="00F27A73" w14:paraId="6DAF683F" w14:textId="77777777" w:rsidTr="00037B82">
        <w:trPr>
          <w:trHeight w:val="27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D945853"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2013-1-25</w:t>
            </w:r>
          </w:p>
        </w:tc>
        <w:tc>
          <w:tcPr>
            <w:tcW w:w="740" w:type="dxa"/>
            <w:tcBorders>
              <w:top w:val="nil"/>
              <w:left w:val="nil"/>
              <w:bottom w:val="single" w:sz="4" w:space="0" w:color="auto"/>
              <w:right w:val="single" w:sz="4" w:space="0" w:color="auto"/>
            </w:tcBorders>
            <w:shd w:val="clear" w:color="auto" w:fill="auto"/>
            <w:vAlign w:val="center"/>
            <w:hideMark/>
          </w:tcPr>
          <w:p w14:paraId="4F0D3494"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RTV1</w:t>
            </w:r>
          </w:p>
        </w:tc>
        <w:tc>
          <w:tcPr>
            <w:tcW w:w="1880" w:type="dxa"/>
            <w:tcBorders>
              <w:top w:val="nil"/>
              <w:left w:val="nil"/>
              <w:bottom w:val="single" w:sz="4" w:space="0" w:color="auto"/>
              <w:right w:val="single" w:sz="4" w:space="0" w:color="auto"/>
            </w:tcBorders>
            <w:shd w:val="clear" w:color="auto" w:fill="auto"/>
            <w:vAlign w:val="center"/>
            <w:hideMark/>
          </w:tcPr>
          <w:p w14:paraId="48A6F618"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采购退货</w:t>
            </w:r>
          </w:p>
        </w:tc>
        <w:tc>
          <w:tcPr>
            <w:tcW w:w="1080" w:type="dxa"/>
            <w:tcBorders>
              <w:top w:val="nil"/>
              <w:left w:val="nil"/>
              <w:bottom w:val="single" w:sz="4" w:space="0" w:color="auto"/>
              <w:right w:val="single" w:sz="4" w:space="0" w:color="auto"/>
            </w:tcBorders>
            <w:shd w:val="clear" w:color="auto" w:fill="auto"/>
            <w:vAlign w:val="center"/>
            <w:hideMark/>
          </w:tcPr>
          <w:p w14:paraId="483BD8E0"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-10</w:t>
            </w:r>
          </w:p>
        </w:tc>
        <w:tc>
          <w:tcPr>
            <w:tcW w:w="1536" w:type="dxa"/>
            <w:tcBorders>
              <w:top w:val="nil"/>
              <w:left w:val="nil"/>
              <w:bottom w:val="single" w:sz="4" w:space="0" w:color="auto"/>
              <w:right w:val="single" w:sz="4" w:space="0" w:color="auto"/>
            </w:tcBorders>
            <w:shd w:val="clear" w:color="auto" w:fill="auto"/>
            <w:vAlign w:val="center"/>
            <w:hideMark/>
          </w:tcPr>
          <w:p w14:paraId="3AFBE144"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-75.68181818</w:t>
            </w:r>
          </w:p>
        </w:tc>
        <w:tc>
          <w:tcPr>
            <w:tcW w:w="1360" w:type="dxa"/>
            <w:tcBorders>
              <w:top w:val="nil"/>
              <w:left w:val="nil"/>
              <w:bottom w:val="single" w:sz="4" w:space="0" w:color="auto"/>
              <w:right w:val="single" w:sz="4" w:space="0" w:color="auto"/>
            </w:tcBorders>
            <w:shd w:val="clear" w:color="auto" w:fill="auto"/>
            <w:vAlign w:val="center"/>
            <w:hideMark/>
          </w:tcPr>
          <w:p w14:paraId="6BFDCA03"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7.56818182</w:t>
            </w:r>
          </w:p>
        </w:tc>
        <w:tc>
          <w:tcPr>
            <w:tcW w:w="1000" w:type="dxa"/>
            <w:tcBorders>
              <w:top w:val="nil"/>
              <w:left w:val="nil"/>
              <w:bottom w:val="single" w:sz="4" w:space="0" w:color="auto"/>
              <w:right w:val="single" w:sz="4" w:space="0" w:color="auto"/>
            </w:tcBorders>
            <w:shd w:val="clear" w:color="auto" w:fill="auto"/>
            <w:vAlign w:val="center"/>
            <w:hideMark/>
          </w:tcPr>
          <w:p w14:paraId="023BCCE7"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6</w:t>
            </w:r>
          </w:p>
        </w:tc>
        <w:tc>
          <w:tcPr>
            <w:tcW w:w="1096" w:type="dxa"/>
            <w:tcBorders>
              <w:top w:val="nil"/>
              <w:left w:val="nil"/>
              <w:bottom w:val="single" w:sz="4" w:space="0" w:color="auto"/>
              <w:right w:val="single" w:sz="4" w:space="0" w:color="auto"/>
            </w:tcBorders>
            <w:shd w:val="clear" w:color="auto" w:fill="auto"/>
            <w:vAlign w:val="center"/>
            <w:hideMark/>
          </w:tcPr>
          <w:p w14:paraId="4B307E7A"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45.40909</w:t>
            </w:r>
          </w:p>
        </w:tc>
        <w:tc>
          <w:tcPr>
            <w:tcW w:w="1240" w:type="dxa"/>
            <w:tcBorders>
              <w:top w:val="nil"/>
              <w:left w:val="nil"/>
              <w:bottom w:val="single" w:sz="4" w:space="0" w:color="auto"/>
              <w:right w:val="single" w:sz="4" w:space="0" w:color="auto"/>
            </w:tcBorders>
            <w:shd w:val="clear" w:color="auto" w:fill="auto"/>
            <w:vAlign w:val="center"/>
            <w:hideMark/>
          </w:tcPr>
          <w:p w14:paraId="1E70EFE2"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 xml:space="preserve">　</w:t>
            </w:r>
          </w:p>
        </w:tc>
      </w:tr>
      <w:tr w:rsidR="00037B82" w:rsidRPr="00F27A73" w14:paraId="08404708" w14:textId="77777777" w:rsidTr="00037B82">
        <w:trPr>
          <w:trHeight w:val="54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7D3F2D19"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2013-1-28</w:t>
            </w:r>
          </w:p>
        </w:tc>
        <w:tc>
          <w:tcPr>
            <w:tcW w:w="740" w:type="dxa"/>
            <w:tcBorders>
              <w:top w:val="nil"/>
              <w:left w:val="nil"/>
              <w:bottom w:val="single" w:sz="4" w:space="0" w:color="auto"/>
              <w:right w:val="single" w:sz="4" w:space="0" w:color="auto"/>
            </w:tcBorders>
            <w:shd w:val="clear" w:color="auto" w:fill="auto"/>
            <w:vAlign w:val="center"/>
            <w:hideMark/>
          </w:tcPr>
          <w:p w14:paraId="7BB20DCB"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PO调价</w:t>
            </w:r>
          </w:p>
        </w:tc>
        <w:tc>
          <w:tcPr>
            <w:tcW w:w="1880" w:type="dxa"/>
            <w:tcBorders>
              <w:top w:val="nil"/>
              <w:left w:val="nil"/>
              <w:bottom w:val="single" w:sz="4" w:space="0" w:color="auto"/>
              <w:right w:val="single" w:sz="4" w:space="0" w:color="auto"/>
            </w:tcBorders>
            <w:shd w:val="clear" w:color="auto" w:fill="auto"/>
            <w:vAlign w:val="center"/>
            <w:hideMark/>
          </w:tcPr>
          <w:p w14:paraId="78C80C5E" w14:textId="77777777" w:rsidR="00037B82" w:rsidRPr="00F27A73" w:rsidRDefault="00037B82" w:rsidP="00037B82">
            <w:pPr>
              <w:rPr>
                <w:rFonts w:ascii="微软雅黑" w:eastAsia="微软雅黑" w:hAnsi="微软雅黑" w:cs="宋体"/>
                <w:color w:val="000000"/>
                <w:sz w:val="22"/>
                <w:lang w:eastAsia="zh-CN"/>
              </w:rPr>
            </w:pPr>
            <w:r w:rsidRPr="00F27A73">
              <w:rPr>
                <w:rFonts w:ascii="微软雅黑" w:eastAsia="微软雅黑" w:hAnsi="微软雅黑" w:cs="宋体" w:hint="eastAsia"/>
                <w:color w:val="000000"/>
                <w:sz w:val="22"/>
                <w:lang w:eastAsia="zh-CN"/>
              </w:rPr>
              <w:t>本期采购的商品10个成本调减2元</w:t>
            </w:r>
          </w:p>
        </w:tc>
        <w:tc>
          <w:tcPr>
            <w:tcW w:w="1080" w:type="dxa"/>
            <w:tcBorders>
              <w:top w:val="nil"/>
              <w:left w:val="nil"/>
              <w:bottom w:val="single" w:sz="4" w:space="0" w:color="auto"/>
              <w:right w:val="single" w:sz="4" w:space="0" w:color="auto"/>
            </w:tcBorders>
            <w:shd w:val="clear" w:color="auto" w:fill="auto"/>
            <w:vAlign w:val="center"/>
            <w:hideMark/>
          </w:tcPr>
          <w:p w14:paraId="2D8F7A72" w14:textId="77777777" w:rsidR="00037B82" w:rsidRPr="00F27A73" w:rsidRDefault="00037B82" w:rsidP="00037B82">
            <w:pPr>
              <w:rPr>
                <w:rFonts w:ascii="微软雅黑" w:eastAsia="微软雅黑" w:hAnsi="微软雅黑" w:cs="宋体"/>
                <w:color w:val="000000"/>
                <w:sz w:val="22"/>
                <w:lang w:eastAsia="zh-CN"/>
              </w:rPr>
            </w:pPr>
            <w:r w:rsidRPr="00F27A73">
              <w:rPr>
                <w:rFonts w:ascii="微软雅黑" w:eastAsia="微软雅黑" w:hAnsi="微软雅黑" w:cs="宋体" w:hint="eastAsia"/>
                <w:color w:val="000000"/>
                <w:sz w:val="22"/>
                <w:lang w:eastAsia="zh-CN"/>
              </w:rPr>
              <w:t xml:space="preserve">　  -10</w:t>
            </w:r>
          </w:p>
        </w:tc>
        <w:tc>
          <w:tcPr>
            <w:tcW w:w="1536" w:type="dxa"/>
            <w:tcBorders>
              <w:top w:val="nil"/>
              <w:left w:val="nil"/>
              <w:bottom w:val="single" w:sz="4" w:space="0" w:color="auto"/>
              <w:right w:val="single" w:sz="4" w:space="0" w:color="auto"/>
            </w:tcBorders>
            <w:shd w:val="clear" w:color="auto" w:fill="auto"/>
            <w:vAlign w:val="center"/>
            <w:hideMark/>
          </w:tcPr>
          <w:p w14:paraId="74592A79"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-20</w:t>
            </w:r>
          </w:p>
        </w:tc>
        <w:tc>
          <w:tcPr>
            <w:tcW w:w="1360" w:type="dxa"/>
            <w:tcBorders>
              <w:top w:val="nil"/>
              <w:left w:val="nil"/>
              <w:bottom w:val="single" w:sz="4" w:space="0" w:color="auto"/>
              <w:right w:val="single" w:sz="4" w:space="0" w:color="auto"/>
            </w:tcBorders>
            <w:shd w:val="clear" w:color="auto" w:fill="auto"/>
            <w:vAlign w:val="center"/>
            <w:hideMark/>
          </w:tcPr>
          <w:p w14:paraId="1BBF539A"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5.56818182</w:t>
            </w:r>
          </w:p>
        </w:tc>
        <w:tc>
          <w:tcPr>
            <w:tcW w:w="1000" w:type="dxa"/>
            <w:tcBorders>
              <w:top w:val="nil"/>
              <w:left w:val="nil"/>
              <w:bottom w:val="single" w:sz="4" w:space="0" w:color="auto"/>
              <w:right w:val="single" w:sz="4" w:space="0" w:color="auto"/>
            </w:tcBorders>
            <w:shd w:val="clear" w:color="auto" w:fill="auto"/>
            <w:vAlign w:val="center"/>
            <w:hideMark/>
          </w:tcPr>
          <w:p w14:paraId="15F7074D"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6</w:t>
            </w:r>
          </w:p>
        </w:tc>
        <w:tc>
          <w:tcPr>
            <w:tcW w:w="1096" w:type="dxa"/>
            <w:tcBorders>
              <w:top w:val="nil"/>
              <w:left w:val="nil"/>
              <w:bottom w:val="single" w:sz="4" w:space="0" w:color="auto"/>
              <w:right w:val="single" w:sz="4" w:space="0" w:color="auto"/>
            </w:tcBorders>
            <w:shd w:val="clear" w:color="auto" w:fill="auto"/>
            <w:vAlign w:val="center"/>
            <w:hideMark/>
          </w:tcPr>
          <w:p w14:paraId="40DFCBF8"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33.40909</w:t>
            </w:r>
          </w:p>
        </w:tc>
        <w:tc>
          <w:tcPr>
            <w:tcW w:w="1240" w:type="dxa"/>
            <w:tcBorders>
              <w:top w:val="nil"/>
              <w:left w:val="nil"/>
              <w:bottom w:val="single" w:sz="4" w:space="0" w:color="auto"/>
              <w:right w:val="single" w:sz="4" w:space="0" w:color="auto"/>
            </w:tcBorders>
            <w:shd w:val="clear" w:color="auto" w:fill="auto"/>
            <w:vAlign w:val="center"/>
            <w:hideMark/>
          </w:tcPr>
          <w:p w14:paraId="64A0CF5E" w14:textId="77777777" w:rsidR="00037B82" w:rsidRPr="00F27A73" w:rsidRDefault="00037B82" w:rsidP="00037B82">
            <w:pPr>
              <w:rPr>
                <w:rFonts w:ascii="微软雅黑" w:eastAsia="微软雅黑" w:hAnsi="微软雅黑" w:cs="宋体"/>
                <w:color w:val="FF0000"/>
                <w:sz w:val="22"/>
                <w:lang w:eastAsia="zh-CN"/>
              </w:rPr>
            </w:pPr>
            <w:r w:rsidRPr="00F27A73">
              <w:rPr>
                <w:rFonts w:ascii="微软雅黑" w:eastAsia="微软雅黑" w:hAnsi="微软雅黑" w:cs="宋体" w:hint="eastAsia"/>
                <w:color w:val="FF0000"/>
                <w:sz w:val="22"/>
                <w:lang w:eastAsia="zh-CN"/>
              </w:rPr>
              <w:t>同时调整销售成本12元(是否是8元？)</w:t>
            </w:r>
          </w:p>
        </w:tc>
      </w:tr>
      <w:tr w:rsidR="00037B82" w:rsidRPr="00F27A73" w14:paraId="68DA078F" w14:textId="77777777" w:rsidTr="00037B82">
        <w:trPr>
          <w:trHeight w:val="54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24F1B761"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2013-1-29</w:t>
            </w:r>
          </w:p>
        </w:tc>
        <w:tc>
          <w:tcPr>
            <w:tcW w:w="740" w:type="dxa"/>
            <w:tcBorders>
              <w:top w:val="nil"/>
              <w:left w:val="nil"/>
              <w:bottom w:val="single" w:sz="4" w:space="0" w:color="auto"/>
              <w:right w:val="single" w:sz="4" w:space="0" w:color="auto"/>
            </w:tcBorders>
            <w:shd w:val="clear" w:color="auto" w:fill="auto"/>
            <w:vAlign w:val="center"/>
            <w:hideMark/>
          </w:tcPr>
          <w:p w14:paraId="6814C3ED"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调拨单</w:t>
            </w:r>
          </w:p>
        </w:tc>
        <w:tc>
          <w:tcPr>
            <w:tcW w:w="1880" w:type="dxa"/>
            <w:tcBorders>
              <w:top w:val="nil"/>
              <w:left w:val="nil"/>
              <w:bottom w:val="single" w:sz="4" w:space="0" w:color="auto"/>
              <w:right w:val="single" w:sz="4" w:space="0" w:color="auto"/>
            </w:tcBorders>
            <w:shd w:val="clear" w:color="auto" w:fill="auto"/>
            <w:vAlign w:val="center"/>
            <w:hideMark/>
          </w:tcPr>
          <w:p w14:paraId="7FAD4412"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调入库存</w:t>
            </w:r>
          </w:p>
        </w:tc>
        <w:tc>
          <w:tcPr>
            <w:tcW w:w="1080" w:type="dxa"/>
            <w:tcBorders>
              <w:top w:val="nil"/>
              <w:left w:val="nil"/>
              <w:bottom w:val="single" w:sz="4" w:space="0" w:color="auto"/>
              <w:right w:val="single" w:sz="4" w:space="0" w:color="auto"/>
            </w:tcBorders>
            <w:shd w:val="clear" w:color="auto" w:fill="auto"/>
            <w:vAlign w:val="center"/>
            <w:hideMark/>
          </w:tcPr>
          <w:p w14:paraId="351952BD"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5</w:t>
            </w:r>
          </w:p>
        </w:tc>
        <w:tc>
          <w:tcPr>
            <w:tcW w:w="1536" w:type="dxa"/>
            <w:tcBorders>
              <w:top w:val="nil"/>
              <w:left w:val="nil"/>
              <w:bottom w:val="single" w:sz="4" w:space="0" w:color="auto"/>
              <w:right w:val="single" w:sz="4" w:space="0" w:color="auto"/>
            </w:tcBorders>
            <w:shd w:val="clear" w:color="auto" w:fill="auto"/>
            <w:vAlign w:val="center"/>
            <w:hideMark/>
          </w:tcPr>
          <w:p w14:paraId="2787DB3A"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35</w:t>
            </w:r>
          </w:p>
        </w:tc>
        <w:tc>
          <w:tcPr>
            <w:tcW w:w="1360" w:type="dxa"/>
            <w:tcBorders>
              <w:top w:val="nil"/>
              <w:left w:val="nil"/>
              <w:bottom w:val="single" w:sz="4" w:space="0" w:color="auto"/>
              <w:right w:val="single" w:sz="4" w:space="0" w:color="auto"/>
            </w:tcBorders>
            <w:shd w:val="clear" w:color="auto" w:fill="auto"/>
            <w:vAlign w:val="center"/>
            <w:hideMark/>
          </w:tcPr>
          <w:p w14:paraId="21F20D40"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6.21900826</w:t>
            </w:r>
          </w:p>
        </w:tc>
        <w:tc>
          <w:tcPr>
            <w:tcW w:w="1000" w:type="dxa"/>
            <w:tcBorders>
              <w:top w:val="nil"/>
              <w:left w:val="nil"/>
              <w:bottom w:val="single" w:sz="4" w:space="0" w:color="auto"/>
              <w:right w:val="single" w:sz="4" w:space="0" w:color="auto"/>
            </w:tcBorders>
            <w:shd w:val="clear" w:color="auto" w:fill="auto"/>
            <w:vAlign w:val="center"/>
            <w:hideMark/>
          </w:tcPr>
          <w:p w14:paraId="5DF3072C"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11</w:t>
            </w:r>
          </w:p>
        </w:tc>
        <w:tc>
          <w:tcPr>
            <w:tcW w:w="1096" w:type="dxa"/>
            <w:tcBorders>
              <w:top w:val="nil"/>
              <w:left w:val="nil"/>
              <w:bottom w:val="single" w:sz="4" w:space="0" w:color="auto"/>
              <w:right w:val="single" w:sz="4" w:space="0" w:color="auto"/>
            </w:tcBorders>
            <w:shd w:val="clear" w:color="auto" w:fill="auto"/>
            <w:vAlign w:val="center"/>
            <w:hideMark/>
          </w:tcPr>
          <w:p w14:paraId="4F67024B"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68.40909</w:t>
            </w:r>
          </w:p>
        </w:tc>
        <w:tc>
          <w:tcPr>
            <w:tcW w:w="1240" w:type="dxa"/>
            <w:tcBorders>
              <w:top w:val="nil"/>
              <w:left w:val="nil"/>
              <w:bottom w:val="single" w:sz="4" w:space="0" w:color="auto"/>
              <w:right w:val="single" w:sz="4" w:space="0" w:color="auto"/>
            </w:tcBorders>
            <w:shd w:val="clear" w:color="auto" w:fill="auto"/>
            <w:vAlign w:val="center"/>
            <w:hideMark/>
          </w:tcPr>
          <w:p w14:paraId="3DCFD2E2" w14:textId="77777777" w:rsidR="00037B82" w:rsidRPr="00F27A73" w:rsidRDefault="00037B82" w:rsidP="00037B82">
            <w:pPr>
              <w:rPr>
                <w:rFonts w:ascii="微软雅黑" w:eastAsia="微软雅黑" w:hAnsi="微软雅黑" w:cs="宋体"/>
                <w:color w:val="FF0000"/>
                <w:sz w:val="22"/>
              </w:rPr>
            </w:pPr>
            <w:r w:rsidRPr="00F27A73">
              <w:rPr>
                <w:rFonts w:ascii="微软雅黑" w:eastAsia="微软雅黑" w:hAnsi="微软雅黑" w:cs="宋体" w:hint="eastAsia"/>
                <w:color w:val="FF0000"/>
                <w:sz w:val="22"/>
              </w:rPr>
              <w:t xml:space="preserve">　</w:t>
            </w:r>
          </w:p>
        </w:tc>
      </w:tr>
      <w:tr w:rsidR="00037B82" w:rsidRPr="00F27A73" w14:paraId="3808ED25" w14:textId="77777777" w:rsidTr="00037B82">
        <w:trPr>
          <w:trHeight w:val="54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0F60E287"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2013-1-30</w:t>
            </w:r>
          </w:p>
        </w:tc>
        <w:tc>
          <w:tcPr>
            <w:tcW w:w="740" w:type="dxa"/>
            <w:tcBorders>
              <w:top w:val="nil"/>
              <w:left w:val="nil"/>
              <w:bottom w:val="single" w:sz="4" w:space="0" w:color="auto"/>
              <w:right w:val="single" w:sz="4" w:space="0" w:color="auto"/>
            </w:tcBorders>
            <w:shd w:val="clear" w:color="auto" w:fill="auto"/>
            <w:vAlign w:val="center"/>
            <w:hideMark/>
          </w:tcPr>
          <w:p w14:paraId="12DF05E6"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调拨单</w:t>
            </w:r>
          </w:p>
        </w:tc>
        <w:tc>
          <w:tcPr>
            <w:tcW w:w="1880" w:type="dxa"/>
            <w:tcBorders>
              <w:top w:val="nil"/>
              <w:left w:val="nil"/>
              <w:bottom w:val="single" w:sz="4" w:space="0" w:color="auto"/>
              <w:right w:val="single" w:sz="4" w:space="0" w:color="auto"/>
            </w:tcBorders>
            <w:shd w:val="clear" w:color="auto" w:fill="auto"/>
            <w:vAlign w:val="center"/>
            <w:hideMark/>
          </w:tcPr>
          <w:p w14:paraId="10F20C85"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调拨出库</w:t>
            </w:r>
          </w:p>
        </w:tc>
        <w:tc>
          <w:tcPr>
            <w:tcW w:w="1080" w:type="dxa"/>
            <w:tcBorders>
              <w:top w:val="nil"/>
              <w:left w:val="nil"/>
              <w:bottom w:val="single" w:sz="4" w:space="0" w:color="auto"/>
              <w:right w:val="single" w:sz="4" w:space="0" w:color="auto"/>
            </w:tcBorders>
            <w:shd w:val="clear" w:color="auto" w:fill="auto"/>
            <w:vAlign w:val="center"/>
            <w:hideMark/>
          </w:tcPr>
          <w:p w14:paraId="30D6F421"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-8</w:t>
            </w:r>
          </w:p>
        </w:tc>
        <w:tc>
          <w:tcPr>
            <w:tcW w:w="1536" w:type="dxa"/>
            <w:tcBorders>
              <w:top w:val="nil"/>
              <w:left w:val="nil"/>
              <w:bottom w:val="single" w:sz="4" w:space="0" w:color="auto"/>
              <w:right w:val="single" w:sz="4" w:space="0" w:color="auto"/>
            </w:tcBorders>
            <w:shd w:val="clear" w:color="auto" w:fill="auto"/>
            <w:vAlign w:val="center"/>
            <w:hideMark/>
          </w:tcPr>
          <w:p w14:paraId="4160571A"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-49.75206612</w:t>
            </w:r>
          </w:p>
        </w:tc>
        <w:tc>
          <w:tcPr>
            <w:tcW w:w="1360" w:type="dxa"/>
            <w:tcBorders>
              <w:top w:val="nil"/>
              <w:left w:val="nil"/>
              <w:bottom w:val="single" w:sz="4" w:space="0" w:color="auto"/>
              <w:right w:val="single" w:sz="4" w:space="0" w:color="auto"/>
            </w:tcBorders>
            <w:shd w:val="clear" w:color="auto" w:fill="auto"/>
            <w:vAlign w:val="center"/>
            <w:hideMark/>
          </w:tcPr>
          <w:p w14:paraId="27FA545E"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6.21900826</w:t>
            </w:r>
          </w:p>
        </w:tc>
        <w:tc>
          <w:tcPr>
            <w:tcW w:w="1000" w:type="dxa"/>
            <w:tcBorders>
              <w:top w:val="nil"/>
              <w:left w:val="nil"/>
              <w:bottom w:val="single" w:sz="4" w:space="0" w:color="auto"/>
              <w:right w:val="single" w:sz="4" w:space="0" w:color="auto"/>
            </w:tcBorders>
            <w:shd w:val="clear" w:color="auto" w:fill="auto"/>
            <w:vAlign w:val="center"/>
            <w:hideMark/>
          </w:tcPr>
          <w:p w14:paraId="49835E68"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3</w:t>
            </w:r>
          </w:p>
        </w:tc>
        <w:tc>
          <w:tcPr>
            <w:tcW w:w="1096" w:type="dxa"/>
            <w:tcBorders>
              <w:top w:val="nil"/>
              <w:left w:val="nil"/>
              <w:bottom w:val="single" w:sz="4" w:space="0" w:color="auto"/>
              <w:right w:val="single" w:sz="4" w:space="0" w:color="auto"/>
            </w:tcBorders>
            <w:shd w:val="clear" w:color="auto" w:fill="auto"/>
            <w:vAlign w:val="center"/>
            <w:hideMark/>
          </w:tcPr>
          <w:p w14:paraId="4FC9A7D4"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18.65702</w:t>
            </w:r>
          </w:p>
        </w:tc>
        <w:tc>
          <w:tcPr>
            <w:tcW w:w="1240" w:type="dxa"/>
            <w:tcBorders>
              <w:top w:val="nil"/>
              <w:left w:val="nil"/>
              <w:bottom w:val="single" w:sz="4" w:space="0" w:color="auto"/>
              <w:right w:val="single" w:sz="4" w:space="0" w:color="auto"/>
            </w:tcBorders>
            <w:shd w:val="clear" w:color="auto" w:fill="auto"/>
            <w:vAlign w:val="center"/>
            <w:hideMark/>
          </w:tcPr>
          <w:p w14:paraId="06384703" w14:textId="77777777" w:rsidR="00037B82" w:rsidRPr="00F27A73" w:rsidRDefault="00037B82" w:rsidP="00037B82">
            <w:pPr>
              <w:rPr>
                <w:rFonts w:ascii="微软雅黑" w:eastAsia="微软雅黑" w:hAnsi="微软雅黑" w:cs="宋体"/>
                <w:color w:val="FF0000"/>
                <w:sz w:val="22"/>
              </w:rPr>
            </w:pPr>
            <w:r w:rsidRPr="00F27A73">
              <w:rPr>
                <w:rFonts w:ascii="微软雅黑" w:eastAsia="微软雅黑" w:hAnsi="微软雅黑" w:cs="宋体" w:hint="eastAsia"/>
                <w:color w:val="FF0000"/>
                <w:sz w:val="22"/>
              </w:rPr>
              <w:t xml:space="preserve">　</w:t>
            </w:r>
          </w:p>
        </w:tc>
      </w:tr>
      <w:tr w:rsidR="00037B82" w:rsidRPr="00F27A73" w14:paraId="61DD7EF2" w14:textId="77777777" w:rsidTr="00037B82">
        <w:trPr>
          <w:trHeight w:val="54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97E80FA"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2013-1-31</w:t>
            </w:r>
          </w:p>
        </w:tc>
        <w:tc>
          <w:tcPr>
            <w:tcW w:w="740" w:type="dxa"/>
            <w:tcBorders>
              <w:top w:val="nil"/>
              <w:left w:val="nil"/>
              <w:bottom w:val="single" w:sz="4" w:space="0" w:color="auto"/>
              <w:right w:val="single" w:sz="4" w:space="0" w:color="auto"/>
            </w:tcBorders>
            <w:shd w:val="clear" w:color="auto" w:fill="auto"/>
            <w:vAlign w:val="center"/>
            <w:hideMark/>
          </w:tcPr>
          <w:p w14:paraId="1526DD2D"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损益单</w:t>
            </w:r>
          </w:p>
        </w:tc>
        <w:tc>
          <w:tcPr>
            <w:tcW w:w="1880" w:type="dxa"/>
            <w:tcBorders>
              <w:top w:val="nil"/>
              <w:left w:val="nil"/>
              <w:bottom w:val="single" w:sz="4" w:space="0" w:color="auto"/>
              <w:right w:val="single" w:sz="4" w:space="0" w:color="auto"/>
            </w:tcBorders>
            <w:shd w:val="clear" w:color="auto" w:fill="auto"/>
            <w:vAlign w:val="center"/>
            <w:hideMark/>
          </w:tcPr>
          <w:p w14:paraId="0EFFBF79"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盘亏商品</w:t>
            </w:r>
          </w:p>
        </w:tc>
        <w:tc>
          <w:tcPr>
            <w:tcW w:w="1080" w:type="dxa"/>
            <w:tcBorders>
              <w:top w:val="nil"/>
              <w:left w:val="nil"/>
              <w:bottom w:val="single" w:sz="4" w:space="0" w:color="auto"/>
              <w:right w:val="single" w:sz="4" w:space="0" w:color="auto"/>
            </w:tcBorders>
            <w:shd w:val="clear" w:color="auto" w:fill="auto"/>
            <w:vAlign w:val="center"/>
            <w:hideMark/>
          </w:tcPr>
          <w:p w14:paraId="04613A4F"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w:t>
            </w:r>
          </w:p>
        </w:tc>
        <w:tc>
          <w:tcPr>
            <w:tcW w:w="1536" w:type="dxa"/>
            <w:tcBorders>
              <w:top w:val="nil"/>
              <w:left w:val="nil"/>
              <w:bottom w:val="single" w:sz="4" w:space="0" w:color="auto"/>
              <w:right w:val="single" w:sz="4" w:space="0" w:color="auto"/>
            </w:tcBorders>
            <w:shd w:val="clear" w:color="auto" w:fill="auto"/>
            <w:vAlign w:val="center"/>
            <w:hideMark/>
          </w:tcPr>
          <w:p w14:paraId="2106A8C4"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-6.219008264</w:t>
            </w:r>
          </w:p>
        </w:tc>
        <w:tc>
          <w:tcPr>
            <w:tcW w:w="1360" w:type="dxa"/>
            <w:tcBorders>
              <w:top w:val="nil"/>
              <w:left w:val="nil"/>
              <w:bottom w:val="single" w:sz="4" w:space="0" w:color="auto"/>
              <w:right w:val="single" w:sz="4" w:space="0" w:color="auto"/>
            </w:tcBorders>
            <w:shd w:val="clear" w:color="auto" w:fill="auto"/>
            <w:vAlign w:val="center"/>
            <w:hideMark/>
          </w:tcPr>
          <w:p w14:paraId="1785264C"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6.21900826</w:t>
            </w:r>
          </w:p>
        </w:tc>
        <w:tc>
          <w:tcPr>
            <w:tcW w:w="1000" w:type="dxa"/>
            <w:tcBorders>
              <w:top w:val="nil"/>
              <w:left w:val="nil"/>
              <w:bottom w:val="single" w:sz="4" w:space="0" w:color="auto"/>
              <w:right w:val="single" w:sz="4" w:space="0" w:color="auto"/>
            </w:tcBorders>
            <w:shd w:val="clear" w:color="auto" w:fill="auto"/>
            <w:vAlign w:val="center"/>
            <w:hideMark/>
          </w:tcPr>
          <w:p w14:paraId="6A1AE2D6"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2</w:t>
            </w:r>
          </w:p>
        </w:tc>
        <w:tc>
          <w:tcPr>
            <w:tcW w:w="1096" w:type="dxa"/>
            <w:tcBorders>
              <w:top w:val="nil"/>
              <w:left w:val="nil"/>
              <w:bottom w:val="single" w:sz="4" w:space="0" w:color="auto"/>
              <w:right w:val="single" w:sz="4" w:space="0" w:color="auto"/>
            </w:tcBorders>
            <w:shd w:val="clear" w:color="auto" w:fill="auto"/>
            <w:vAlign w:val="center"/>
            <w:hideMark/>
          </w:tcPr>
          <w:p w14:paraId="247D128C" w14:textId="77777777" w:rsidR="00037B82" w:rsidRPr="00F27A73" w:rsidRDefault="00037B82" w:rsidP="00037B82">
            <w:pPr>
              <w:jc w:val="right"/>
              <w:rPr>
                <w:rFonts w:ascii="微软雅黑" w:eastAsia="微软雅黑" w:hAnsi="微软雅黑" w:cs="宋体"/>
                <w:color w:val="000000"/>
                <w:sz w:val="22"/>
              </w:rPr>
            </w:pPr>
            <w:r w:rsidRPr="00F27A73">
              <w:rPr>
                <w:rFonts w:ascii="微软雅黑" w:eastAsia="微软雅黑" w:hAnsi="微软雅黑" w:cs="宋体" w:hint="eastAsia"/>
                <w:color w:val="000000"/>
                <w:sz w:val="22"/>
              </w:rPr>
              <w:t>12.43802</w:t>
            </w:r>
          </w:p>
        </w:tc>
        <w:tc>
          <w:tcPr>
            <w:tcW w:w="1240" w:type="dxa"/>
            <w:tcBorders>
              <w:top w:val="nil"/>
              <w:left w:val="nil"/>
              <w:bottom w:val="single" w:sz="4" w:space="0" w:color="auto"/>
              <w:right w:val="single" w:sz="4" w:space="0" w:color="auto"/>
            </w:tcBorders>
            <w:shd w:val="clear" w:color="auto" w:fill="auto"/>
            <w:vAlign w:val="center"/>
            <w:hideMark/>
          </w:tcPr>
          <w:p w14:paraId="6D3D406D" w14:textId="77777777" w:rsidR="00037B82" w:rsidRPr="00F27A73" w:rsidRDefault="00037B82" w:rsidP="00037B82">
            <w:pPr>
              <w:rPr>
                <w:rFonts w:ascii="微软雅黑" w:eastAsia="微软雅黑" w:hAnsi="微软雅黑" w:cs="宋体"/>
                <w:color w:val="000000"/>
                <w:sz w:val="22"/>
              </w:rPr>
            </w:pPr>
            <w:r w:rsidRPr="00F27A73">
              <w:rPr>
                <w:rFonts w:ascii="微软雅黑" w:eastAsia="微软雅黑" w:hAnsi="微软雅黑" w:cs="宋体" w:hint="eastAsia"/>
                <w:color w:val="000000"/>
                <w:sz w:val="22"/>
              </w:rPr>
              <w:t xml:space="preserve">　</w:t>
            </w:r>
          </w:p>
        </w:tc>
      </w:tr>
    </w:tbl>
    <w:p w14:paraId="095BF2BE" w14:textId="77777777" w:rsidR="00037B82" w:rsidRPr="00F27A73" w:rsidRDefault="00037B82" w:rsidP="0047651C">
      <w:pPr>
        <w:pStyle w:val="af3"/>
        <w:widowControl/>
        <w:numPr>
          <w:ilvl w:val="0"/>
          <w:numId w:val="34"/>
        </w:numPr>
        <w:ind w:firstLineChars="0" w:firstLine="420"/>
        <w:rPr>
          <w:rFonts w:ascii="微软雅黑" w:eastAsia="微软雅黑" w:hAnsi="微软雅黑"/>
        </w:rPr>
      </w:pPr>
      <w:r w:rsidRPr="00F27A73">
        <w:rPr>
          <w:rFonts w:ascii="微软雅黑" w:eastAsia="微软雅黑" w:hAnsi="微软雅黑" w:hint="eastAsia"/>
        </w:rPr>
        <w:t>PO调价单成本计算方法：</w:t>
      </w:r>
    </w:p>
    <w:p w14:paraId="277C1AEC" w14:textId="77777777" w:rsidR="00037B82" w:rsidRPr="00F27A73" w:rsidRDefault="00037B82" w:rsidP="0047651C">
      <w:pPr>
        <w:pStyle w:val="af3"/>
        <w:numPr>
          <w:ilvl w:val="0"/>
          <w:numId w:val="40"/>
        </w:numPr>
        <w:ind w:firstLineChars="0" w:firstLine="420"/>
        <w:rPr>
          <w:rFonts w:ascii="微软雅黑" w:eastAsia="微软雅黑" w:hAnsi="微软雅黑"/>
        </w:rPr>
      </w:pPr>
      <w:r w:rsidRPr="00F27A73">
        <w:rPr>
          <w:rFonts w:ascii="微软雅黑" w:eastAsia="微软雅黑" w:hAnsi="微软雅黑" w:hint="eastAsia"/>
        </w:rPr>
        <w:t>库存数量为零，调整成本全部计入销售成本；</w:t>
      </w:r>
    </w:p>
    <w:p w14:paraId="5F21968A" w14:textId="77777777" w:rsidR="00037B82" w:rsidRPr="00F27A73" w:rsidRDefault="00037B82" w:rsidP="0047651C">
      <w:pPr>
        <w:pStyle w:val="af3"/>
        <w:numPr>
          <w:ilvl w:val="0"/>
          <w:numId w:val="40"/>
        </w:numPr>
        <w:ind w:firstLineChars="0" w:firstLine="420"/>
        <w:rPr>
          <w:rFonts w:ascii="微软雅黑" w:eastAsia="微软雅黑" w:hAnsi="微软雅黑"/>
        </w:rPr>
      </w:pPr>
      <w:r w:rsidRPr="00F27A73">
        <w:rPr>
          <w:rFonts w:ascii="微软雅黑" w:eastAsia="微软雅黑" w:hAnsi="微软雅黑" w:hint="eastAsia"/>
        </w:rPr>
        <w:t>库存数量小于调整商品数量，调整成本需要在按调价单中库存数量分摊调整成本，并按分摊单位成本调整库存单位成本，库存数量与调整商品数量的差异数量部分库存成本调整为销售成本；</w:t>
      </w:r>
    </w:p>
    <w:p w14:paraId="26991EED" w14:textId="77777777" w:rsidR="00037B82" w:rsidRPr="00F27A73" w:rsidRDefault="00037B82" w:rsidP="0047651C">
      <w:pPr>
        <w:pStyle w:val="af3"/>
        <w:numPr>
          <w:ilvl w:val="0"/>
          <w:numId w:val="40"/>
        </w:numPr>
        <w:ind w:firstLineChars="0" w:firstLine="420"/>
        <w:rPr>
          <w:rFonts w:ascii="微软雅黑" w:eastAsia="微软雅黑" w:hAnsi="微软雅黑"/>
        </w:rPr>
      </w:pPr>
      <w:r w:rsidRPr="00F27A73">
        <w:rPr>
          <w:rFonts w:ascii="微软雅黑" w:eastAsia="微软雅黑" w:hAnsi="微软雅黑" w:hint="eastAsia"/>
        </w:rPr>
        <w:t>库存数量大于调整商品数量，调整成本全部计入库存成本，同时调整商品单位移动平均成本；</w:t>
      </w:r>
    </w:p>
    <w:p w14:paraId="5B442810" w14:textId="77777777" w:rsidR="00037B82" w:rsidRPr="00F27A73" w:rsidRDefault="00037B82" w:rsidP="0047651C">
      <w:pPr>
        <w:pStyle w:val="af3"/>
        <w:widowControl/>
        <w:numPr>
          <w:ilvl w:val="0"/>
          <w:numId w:val="34"/>
        </w:numPr>
        <w:ind w:firstLineChars="0" w:firstLine="420"/>
        <w:rPr>
          <w:rFonts w:ascii="微软雅黑" w:eastAsia="微软雅黑" w:hAnsi="微软雅黑"/>
          <w:highlight w:val="yellow"/>
        </w:rPr>
      </w:pPr>
      <w:r w:rsidRPr="00F27A73">
        <w:rPr>
          <w:rFonts w:ascii="微软雅黑" w:eastAsia="微软雅黑" w:hAnsi="微软雅黑" w:hint="eastAsia"/>
          <w:highlight w:val="yellow"/>
        </w:rPr>
        <w:t>代销商品计算规则同经销商品，只是统计代销属性部分商品 的成本。（等待卢怡确认）</w:t>
      </w:r>
    </w:p>
    <w:p w14:paraId="60C1CFF8" w14:textId="77777777" w:rsidR="00037B82" w:rsidRPr="00F27A73" w:rsidRDefault="00037B82" w:rsidP="0047651C">
      <w:pPr>
        <w:pStyle w:val="af3"/>
        <w:numPr>
          <w:ilvl w:val="0"/>
          <w:numId w:val="34"/>
        </w:numPr>
        <w:ind w:firstLineChars="0" w:firstLine="420"/>
        <w:rPr>
          <w:rFonts w:ascii="微软雅黑" w:eastAsia="微软雅黑" w:hAnsi="微软雅黑"/>
          <w:b/>
        </w:rPr>
      </w:pPr>
      <w:r w:rsidRPr="00F27A73">
        <w:rPr>
          <w:rFonts w:ascii="微软雅黑" w:eastAsia="微软雅黑" w:hAnsi="微软雅黑" w:hint="eastAsia"/>
          <w:b/>
        </w:rPr>
        <w:t>附注：单据中商品成本取值。</w:t>
      </w:r>
    </w:p>
    <w:p w14:paraId="065434FD"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PO单（包括CDL入库）：PO中商品单位成本，取PO单商品的采购价（默认含税）；取值都是不含税价格，不含税价格=含税价格/(1+税率)</w:t>
      </w:r>
    </w:p>
    <w:p w14:paraId="678183DB"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lastRenderedPageBreak/>
        <w:t>负PO：商品单位成本取当期移动平均成本价；</w:t>
      </w:r>
    </w:p>
    <w:p w14:paraId="6EAC605E"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调价PO：商品单位成本取调价后移动平均价，调价PO单中的剩余成本计入销售成本；</w:t>
      </w:r>
    </w:p>
    <w:p w14:paraId="65F9E0FF"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盘盈单：商品单位成本取当时系统移动平均成本；</w:t>
      </w:r>
    </w:p>
    <w:p w14:paraId="3E397160"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盘亏单：商品单位成本取当时系统移动平均价；</w:t>
      </w:r>
    </w:p>
    <w:p w14:paraId="3CBF4871"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SO单：商品单位成本取当时系统移动平均价；</w:t>
      </w:r>
    </w:p>
    <w:p w14:paraId="114AE55B"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调拨出库（包括CDL出库）：商品单位成本取当时系统移动平均价；</w:t>
      </w:r>
    </w:p>
    <w:p w14:paraId="014D806C"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调拨入库：商品单位成本取调拨单出库时记录的移动平均成本价；</w:t>
      </w:r>
    </w:p>
    <w:p w14:paraId="154450BB"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换货出库：商品单位成本取当时系统移动平均价；</w:t>
      </w:r>
    </w:p>
    <w:p w14:paraId="78D9D0D3"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换货入库：商品单位成本取换货单对应的SO中同商品的出库成本；</w:t>
      </w:r>
    </w:p>
    <w:p w14:paraId="572D3183"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退货入库：商品单位成本取退货单对应SO中同商品的出库成本；</w:t>
      </w:r>
    </w:p>
    <w:p w14:paraId="7BD164C0"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虚拟退货入库：商品单位成本取虚拟入库商品对应SO中通商品的出库成本</w:t>
      </w:r>
    </w:p>
    <w:p w14:paraId="2B1304C0"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库存调整：商品单位成本取当时系统移动平均价；</w:t>
      </w:r>
    </w:p>
    <w:p w14:paraId="13A9FBEA"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IT返库：商品单位成本取当时RMA系统移动平均价；</w:t>
      </w:r>
    </w:p>
    <w:p w14:paraId="7B320264"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IT调新：商品单位成本取IT返库出库时记录的移动平均成本价；</w:t>
      </w:r>
    </w:p>
    <w:p w14:paraId="4892B3FC"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转签出库：商品单位成本取当时系统移动平均价；</w:t>
      </w:r>
    </w:p>
    <w:p w14:paraId="3F0F958D" w14:textId="77777777" w:rsidR="00037B82" w:rsidRPr="00F27A73" w:rsidRDefault="00037B82" w:rsidP="0047651C">
      <w:pPr>
        <w:pStyle w:val="af3"/>
        <w:numPr>
          <w:ilvl w:val="1"/>
          <w:numId w:val="34"/>
        </w:numPr>
        <w:ind w:firstLineChars="0" w:firstLine="420"/>
        <w:rPr>
          <w:rFonts w:ascii="微软雅黑" w:eastAsia="微软雅黑" w:hAnsi="微软雅黑"/>
        </w:rPr>
      </w:pPr>
      <w:r w:rsidRPr="00F27A73">
        <w:rPr>
          <w:rFonts w:ascii="微软雅黑" w:eastAsia="微软雅黑" w:hAnsi="微软雅黑" w:hint="eastAsia"/>
        </w:rPr>
        <w:t>转签入库：商品单位成本取转签出库时记录的移动平均成本价；</w:t>
      </w:r>
    </w:p>
    <w:p w14:paraId="53E9153E" w14:textId="77777777" w:rsidR="00037B82" w:rsidRPr="00F27A73" w:rsidRDefault="00037B82" w:rsidP="0047651C">
      <w:pPr>
        <w:pStyle w:val="af3"/>
        <w:numPr>
          <w:ilvl w:val="0"/>
          <w:numId w:val="44"/>
        </w:numPr>
        <w:ind w:firstLineChars="0" w:firstLine="420"/>
        <w:rPr>
          <w:rFonts w:ascii="微软雅黑" w:eastAsia="微软雅黑" w:hAnsi="微软雅黑"/>
        </w:rPr>
      </w:pPr>
      <w:r w:rsidRPr="00F27A73">
        <w:rPr>
          <w:rFonts w:ascii="微软雅黑" w:eastAsia="微软雅黑" w:hAnsi="微软雅黑" w:hint="eastAsia"/>
        </w:rPr>
        <w:t>所有成本价格的取值都是不含税价格，不含税价格=含税价格/(1+税率)</w:t>
      </w:r>
    </w:p>
    <w:p w14:paraId="2FE0CF41" w14:textId="77777777" w:rsidR="00037B82" w:rsidRPr="00037B82" w:rsidRDefault="00037B82" w:rsidP="00037B82">
      <w:pPr>
        <w:pStyle w:val="3"/>
        <w:rPr>
          <w:lang w:val="en-GB" w:eastAsia="zh-CN"/>
        </w:rPr>
      </w:pPr>
      <w:r w:rsidRPr="00037B82">
        <w:rPr>
          <w:rFonts w:hint="eastAsia"/>
          <w:lang w:val="en-GB" w:eastAsia="zh-CN"/>
        </w:rPr>
        <w:t>S</w:t>
      </w:r>
      <w:r w:rsidRPr="00037B82">
        <w:rPr>
          <w:lang w:val="en-GB" w:eastAsia="zh-CN"/>
        </w:rPr>
        <w:t>R</w:t>
      </w:r>
      <w:r>
        <w:rPr>
          <w:rFonts w:hint="eastAsia"/>
          <w:lang w:val="en-GB" w:eastAsia="zh-CN"/>
        </w:rPr>
        <w:t>06_F02</w:t>
      </w:r>
      <w:r w:rsidRPr="00037B82">
        <w:rPr>
          <w:lang w:val="en-GB" w:eastAsia="zh-CN"/>
        </w:rPr>
        <w:t>:</w:t>
      </w:r>
      <w:r w:rsidRPr="00037B82">
        <w:rPr>
          <w:rFonts w:hint="eastAsia"/>
          <w:lang w:val="en-GB" w:eastAsia="zh-CN"/>
        </w:rPr>
        <w:t>〈库存台帐修改方案〉</w:t>
      </w:r>
    </w:p>
    <w:p w14:paraId="5E7BC162" w14:textId="77777777" w:rsidR="00037B82" w:rsidRPr="00F27A73" w:rsidRDefault="00037B82" w:rsidP="0047651C">
      <w:pPr>
        <w:pStyle w:val="af3"/>
        <w:widowControl/>
        <w:numPr>
          <w:ilvl w:val="0"/>
          <w:numId w:val="41"/>
        </w:numPr>
        <w:ind w:firstLineChars="0"/>
        <w:rPr>
          <w:rFonts w:ascii="微软雅黑" w:eastAsia="微软雅黑" w:hAnsi="微软雅黑"/>
        </w:rPr>
      </w:pPr>
      <w:r w:rsidRPr="00F27A73">
        <w:rPr>
          <w:rFonts w:ascii="微软雅黑" w:eastAsia="微软雅黑" w:hAnsi="微软雅黑" w:hint="eastAsia"/>
        </w:rPr>
        <w:t>所有库存交易的台帐都需要记录“商品成本”，商品成本是指此交易的商品的总价值。</w:t>
      </w:r>
    </w:p>
    <w:p w14:paraId="4CB6C576" w14:textId="77777777" w:rsidR="00037B82" w:rsidRPr="00F27A73" w:rsidRDefault="00037B82" w:rsidP="0047651C">
      <w:pPr>
        <w:pStyle w:val="af3"/>
        <w:numPr>
          <w:ilvl w:val="0"/>
          <w:numId w:val="41"/>
        </w:numPr>
        <w:ind w:firstLineChars="0"/>
        <w:rPr>
          <w:rFonts w:ascii="微软雅黑" w:eastAsia="微软雅黑" w:hAnsi="微软雅黑"/>
        </w:rPr>
      </w:pPr>
      <w:r w:rsidRPr="00F27A73">
        <w:rPr>
          <w:rFonts w:ascii="微软雅黑" w:eastAsia="微软雅黑" w:hAnsi="微软雅黑" w:hint="eastAsia"/>
        </w:rPr>
        <w:t xml:space="preserve">商品成本 = 交易数量 × </w:t>
      </w:r>
      <w:r w:rsidRPr="00F27A73">
        <w:rPr>
          <w:rFonts w:ascii="微软雅黑" w:eastAsia="微软雅黑" w:hAnsi="微软雅黑" w:hint="eastAsia"/>
          <w:b/>
        </w:rPr>
        <w:t>商品成本取值，</w:t>
      </w:r>
      <w:r w:rsidRPr="00F27A73">
        <w:rPr>
          <w:rFonts w:ascii="微软雅黑" w:eastAsia="微软雅黑" w:hAnsi="微软雅黑" w:hint="eastAsia"/>
        </w:rPr>
        <w:t xml:space="preserve"> 如果是减少库存的交易，交易数量要取负。</w:t>
      </w:r>
    </w:p>
    <w:p w14:paraId="1AC2192F" w14:textId="77777777" w:rsidR="00037B82" w:rsidRPr="00F27A73" w:rsidRDefault="00037B82" w:rsidP="0047651C">
      <w:pPr>
        <w:pStyle w:val="af3"/>
        <w:numPr>
          <w:ilvl w:val="0"/>
          <w:numId w:val="41"/>
        </w:numPr>
        <w:ind w:firstLineChars="0"/>
        <w:rPr>
          <w:rFonts w:ascii="微软雅黑" w:eastAsia="微软雅黑" w:hAnsi="微软雅黑"/>
          <w:b/>
        </w:rPr>
      </w:pPr>
      <w:r w:rsidRPr="00F27A73">
        <w:rPr>
          <w:rFonts w:ascii="微软雅黑" w:eastAsia="微软雅黑" w:hAnsi="微软雅黑" w:hint="eastAsia"/>
        </w:rPr>
        <w:t>各种单据计算商品成本的单价，见</w:t>
      </w:r>
      <w:r w:rsidRPr="00F27A73">
        <w:rPr>
          <w:rFonts w:ascii="微软雅黑" w:eastAsia="微软雅黑" w:hAnsi="微软雅黑" w:hint="eastAsia"/>
          <w:b/>
        </w:rPr>
        <w:t>“附注：单据中商品成本取值”</w:t>
      </w:r>
      <w:r w:rsidRPr="00F27A73">
        <w:rPr>
          <w:rFonts w:ascii="微软雅黑" w:eastAsia="微软雅黑" w:hAnsi="微软雅黑" w:hint="eastAsia"/>
        </w:rPr>
        <w:t>所示</w:t>
      </w:r>
      <w:r w:rsidRPr="00F27A73">
        <w:rPr>
          <w:rFonts w:ascii="微软雅黑" w:eastAsia="微软雅黑" w:hAnsi="微软雅黑" w:hint="eastAsia"/>
          <w:b/>
        </w:rPr>
        <w:t>。</w:t>
      </w:r>
    </w:p>
    <w:p w14:paraId="234CE755" w14:textId="77777777" w:rsidR="00037B82" w:rsidRPr="00037B82" w:rsidRDefault="00037B82" w:rsidP="00037B82">
      <w:pPr>
        <w:pStyle w:val="3"/>
        <w:rPr>
          <w:lang w:val="en-GB" w:eastAsia="zh-CN"/>
        </w:rPr>
      </w:pPr>
      <w:r w:rsidRPr="00037B82">
        <w:rPr>
          <w:rFonts w:hint="eastAsia"/>
          <w:lang w:val="en-GB" w:eastAsia="zh-CN"/>
        </w:rPr>
        <w:t>S</w:t>
      </w:r>
      <w:r w:rsidRPr="00037B82">
        <w:rPr>
          <w:lang w:val="en-GB" w:eastAsia="zh-CN"/>
        </w:rPr>
        <w:t>R</w:t>
      </w:r>
      <w:r>
        <w:rPr>
          <w:rFonts w:hint="eastAsia"/>
          <w:lang w:val="en-GB" w:eastAsia="zh-CN"/>
        </w:rPr>
        <w:t>06_F03</w:t>
      </w:r>
      <w:r w:rsidRPr="00037B82">
        <w:rPr>
          <w:lang w:val="en-GB" w:eastAsia="zh-CN"/>
        </w:rPr>
        <w:t>:</w:t>
      </w:r>
      <w:r w:rsidRPr="00037B82">
        <w:rPr>
          <w:rFonts w:hint="eastAsia"/>
          <w:lang w:val="en-GB" w:eastAsia="zh-CN"/>
        </w:rPr>
        <w:t>〈</w:t>
      </w:r>
      <w:r w:rsidRPr="00037B82">
        <w:rPr>
          <w:rFonts w:hint="eastAsia"/>
          <w:lang w:val="en-GB" w:eastAsia="zh-CN"/>
        </w:rPr>
        <w:t>PO</w:t>
      </w:r>
      <w:r w:rsidRPr="00037B82">
        <w:rPr>
          <w:rFonts w:hint="eastAsia"/>
          <w:lang w:val="en-GB" w:eastAsia="zh-CN"/>
        </w:rPr>
        <w:t>调价单库存交互方案〉</w:t>
      </w:r>
    </w:p>
    <w:p w14:paraId="585377C0" w14:textId="77777777" w:rsidR="00037B82" w:rsidRPr="00F27A73" w:rsidRDefault="00037B82" w:rsidP="0047651C">
      <w:pPr>
        <w:pStyle w:val="af3"/>
        <w:widowControl/>
        <w:numPr>
          <w:ilvl w:val="0"/>
          <w:numId w:val="42"/>
        </w:numPr>
        <w:ind w:firstLineChars="0" w:firstLine="420"/>
        <w:rPr>
          <w:rFonts w:ascii="微软雅黑" w:eastAsia="微软雅黑" w:hAnsi="微软雅黑"/>
        </w:rPr>
      </w:pPr>
      <w:r w:rsidRPr="00F27A73">
        <w:rPr>
          <w:rFonts w:ascii="微软雅黑" w:eastAsia="微软雅黑" w:hAnsi="微软雅黑" w:hint="eastAsia"/>
        </w:rPr>
        <w:t>PO调价和批次库存的基本交互方案如下图：</w:t>
      </w:r>
    </w:p>
    <w:p w14:paraId="1525F2B8" w14:textId="77777777" w:rsidR="00037B82" w:rsidRPr="00F27A73" w:rsidRDefault="00037B82" w:rsidP="0047651C">
      <w:pPr>
        <w:pStyle w:val="af3"/>
        <w:widowControl/>
        <w:numPr>
          <w:ilvl w:val="0"/>
          <w:numId w:val="43"/>
        </w:numPr>
        <w:ind w:firstLineChars="0" w:firstLine="420"/>
        <w:rPr>
          <w:rFonts w:ascii="微软雅黑" w:eastAsia="微软雅黑" w:hAnsi="微软雅黑"/>
        </w:rPr>
      </w:pPr>
      <w:r w:rsidRPr="00F27A73">
        <w:rPr>
          <w:rFonts w:ascii="微软雅黑" w:eastAsia="微软雅黑" w:hAnsi="微软雅黑" w:hint="eastAsia"/>
        </w:rPr>
        <w:t>PO调价需要记录库存交易台帐，主要记录“商品成本”，但是库存交易数量默认为零。</w:t>
      </w:r>
    </w:p>
    <w:p w14:paraId="6BDD3AE2" w14:textId="77777777" w:rsidR="00037B82" w:rsidRPr="00F27A73" w:rsidRDefault="007A25F8" w:rsidP="00037B82">
      <w:pPr>
        <w:widowControl w:val="0"/>
        <w:rPr>
          <w:rFonts w:ascii="微软雅黑" w:eastAsia="微软雅黑" w:hAnsi="微软雅黑"/>
          <w:lang w:eastAsia="zh-CN"/>
        </w:rPr>
      </w:pPr>
      <w:r>
        <w:rPr>
          <w:rFonts w:ascii="微软雅黑" w:eastAsia="微软雅黑" w:hAnsi="微软雅黑"/>
          <w:noProof/>
          <w:lang w:eastAsia="zh-CN"/>
        </w:rPr>
        <w:lastRenderedPageBreak/>
        <w:pict w14:anchorId="6A923FAD">
          <v:shape id="_x0000_i1039" type="#_x0000_t75" style="width:470.35pt;height:243.1pt;visibility:visible;mso-wrap-style:square">
            <v:imagedata r:id="rId27" o:title=""/>
          </v:shape>
        </w:pict>
      </w:r>
    </w:p>
    <w:p w14:paraId="2128D93A" w14:textId="77777777" w:rsidR="00037B82" w:rsidRPr="00F27A73" w:rsidRDefault="00037B82" w:rsidP="0047651C">
      <w:pPr>
        <w:pStyle w:val="af3"/>
        <w:numPr>
          <w:ilvl w:val="0"/>
          <w:numId w:val="42"/>
        </w:numPr>
        <w:ind w:firstLineChars="0" w:firstLine="420"/>
        <w:rPr>
          <w:rFonts w:ascii="微软雅黑" w:eastAsia="微软雅黑" w:hAnsi="微软雅黑"/>
        </w:rPr>
      </w:pPr>
      <w:r w:rsidRPr="00F27A73">
        <w:rPr>
          <w:rFonts w:ascii="微软雅黑" w:eastAsia="微软雅黑" w:hAnsi="微软雅黑" w:hint="eastAsia"/>
        </w:rPr>
        <w:t>PO调价需要传递给批次库存的信息如下：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
        <w:gridCol w:w="963"/>
        <w:gridCol w:w="962"/>
        <w:gridCol w:w="962"/>
        <w:gridCol w:w="977"/>
        <w:gridCol w:w="962"/>
        <w:gridCol w:w="962"/>
        <w:gridCol w:w="962"/>
        <w:gridCol w:w="963"/>
        <w:gridCol w:w="931"/>
      </w:tblGrid>
      <w:tr w:rsidR="0047651C" w:rsidRPr="0047651C" w14:paraId="5C12FBE9" w14:textId="77777777" w:rsidTr="0047651C">
        <w:tc>
          <w:tcPr>
            <w:tcW w:w="978" w:type="dxa"/>
            <w:shd w:val="clear" w:color="auto" w:fill="auto"/>
          </w:tcPr>
          <w:p w14:paraId="372259EA" w14:textId="77777777" w:rsidR="00037B82" w:rsidRPr="0047651C" w:rsidRDefault="00037B82" w:rsidP="0047651C">
            <w:pPr>
              <w:widowControl w:val="0"/>
              <w:spacing w:before="60"/>
              <w:rPr>
                <w:rFonts w:ascii="微软雅黑" w:eastAsia="微软雅黑" w:hAnsi="微软雅黑"/>
                <w:lang w:eastAsia="zh-CN"/>
              </w:rPr>
            </w:pPr>
            <w:r w:rsidRPr="0047651C">
              <w:rPr>
                <w:rFonts w:ascii="微软雅黑" w:eastAsia="微软雅黑" w:hAnsi="微软雅黑" w:hint="eastAsia"/>
                <w:lang w:eastAsia="zh-CN"/>
              </w:rPr>
              <w:t>PO编号</w:t>
            </w:r>
          </w:p>
        </w:tc>
        <w:tc>
          <w:tcPr>
            <w:tcW w:w="963" w:type="dxa"/>
            <w:shd w:val="clear" w:color="auto" w:fill="auto"/>
          </w:tcPr>
          <w:p w14:paraId="3BE049AA" w14:textId="77777777" w:rsidR="00037B82" w:rsidRPr="0047651C" w:rsidRDefault="00037B82" w:rsidP="0047651C">
            <w:pPr>
              <w:widowControl w:val="0"/>
              <w:spacing w:before="60"/>
              <w:rPr>
                <w:rFonts w:ascii="微软雅黑" w:eastAsia="微软雅黑" w:hAnsi="微软雅黑"/>
                <w:lang w:eastAsia="zh-CN"/>
              </w:rPr>
            </w:pPr>
            <w:r w:rsidRPr="0047651C">
              <w:rPr>
                <w:rFonts w:ascii="微软雅黑" w:eastAsia="微软雅黑" w:hAnsi="微软雅黑" w:hint="eastAsia"/>
                <w:lang w:eastAsia="zh-CN"/>
              </w:rPr>
              <w:t>商家</w:t>
            </w:r>
          </w:p>
        </w:tc>
        <w:tc>
          <w:tcPr>
            <w:tcW w:w="962" w:type="dxa"/>
            <w:shd w:val="clear" w:color="auto" w:fill="auto"/>
          </w:tcPr>
          <w:p w14:paraId="2676C890" w14:textId="77777777" w:rsidR="00037B82" w:rsidRPr="0047651C" w:rsidRDefault="00037B82" w:rsidP="0047651C">
            <w:pPr>
              <w:widowControl w:val="0"/>
              <w:spacing w:before="60"/>
              <w:rPr>
                <w:rFonts w:ascii="微软雅黑" w:eastAsia="微软雅黑" w:hAnsi="微软雅黑"/>
                <w:lang w:eastAsia="zh-CN"/>
              </w:rPr>
            </w:pPr>
            <w:r w:rsidRPr="0047651C">
              <w:rPr>
                <w:rFonts w:ascii="微软雅黑" w:eastAsia="微软雅黑" w:hAnsi="微软雅黑" w:hint="eastAsia"/>
                <w:lang w:eastAsia="zh-CN"/>
              </w:rPr>
              <w:t>仓库</w:t>
            </w:r>
          </w:p>
        </w:tc>
        <w:tc>
          <w:tcPr>
            <w:tcW w:w="962" w:type="dxa"/>
            <w:shd w:val="clear" w:color="auto" w:fill="auto"/>
          </w:tcPr>
          <w:p w14:paraId="35F912EE" w14:textId="77777777" w:rsidR="00037B82" w:rsidRPr="0047651C" w:rsidRDefault="00037B82" w:rsidP="0047651C">
            <w:pPr>
              <w:widowControl w:val="0"/>
              <w:spacing w:before="60"/>
              <w:rPr>
                <w:rFonts w:ascii="微软雅黑" w:eastAsia="微软雅黑" w:hAnsi="微软雅黑"/>
                <w:lang w:eastAsia="zh-CN"/>
              </w:rPr>
            </w:pPr>
            <w:r w:rsidRPr="0047651C">
              <w:rPr>
                <w:rFonts w:ascii="微软雅黑" w:eastAsia="微软雅黑" w:hAnsi="微软雅黑" w:hint="eastAsia"/>
                <w:lang w:eastAsia="zh-CN"/>
              </w:rPr>
              <w:t>产品ID</w:t>
            </w:r>
          </w:p>
        </w:tc>
        <w:tc>
          <w:tcPr>
            <w:tcW w:w="977" w:type="dxa"/>
            <w:shd w:val="clear" w:color="auto" w:fill="auto"/>
          </w:tcPr>
          <w:p w14:paraId="2F580D67" w14:textId="77777777" w:rsidR="00037B82" w:rsidRPr="0047651C" w:rsidRDefault="00037B82" w:rsidP="0047651C">
            <w:pPr>
              <w:widowControl w:val="0"/>
              <w:spacing w:before="60"/>
              <w:rPr>
                <w:rFonts w:ascii="微软雅黑" w:eastAsia="微软雅黑" w:hAnsi="微软雅黑"/>
                <w:lang w:eastAsia="zh-CN"/>
              </w:rPr>
            </w:pPr>
            <w:r w:rsidRPr="0047651C">
              <w:rPr>
                <w:rFonts w:ascii="微软雅黑" w:eastAsia="微软雅黑" w:hAnsi="微软雅黑" w:hint="eastAsia"/>
                <w:lang w:eastAsia="zh-CN"/>
              </w:rPr>
              <w:t>PO调价单编号</w:t>
            </w:r>
          </w:p>
        </w:tc>
        <w:tc>
          <w:tcPr>
            <w:tcW w:w="962" w:type="dxa"/>
            <w:shd w:val="clear" w:color="auto" w:fill="auto"/>
          </w:tcPr>
          <w:p w14:paraId="6006F332" w14:textId="77777777" w:rsidR="00037B82" w:rsidRPr="0047651C" w:rsidRDefault="00037B82" w:rsidP="0047651C">
            <w:pPr>
              <w:widowControl w:val="0"/>
              <w:spacing w:before="60"/>
              <w:rPr>
                <w:rFonts w:ascii="微软雅黑" w:eastAsia="微软雅黑" w:hAnsi="微软雅黑"/>
                <w:lang w:eastAsia="zh-CN"/>
              </w:rPr>
            </w:pPr>
            <w:r w:rsidRPr="0047651C">
              <w:rPr>
                <w:rFonts w:ascii="微软雅黑" w:eastAsia="微软雅黑" w:hAnsi="微软雅黑" w:hint="eastAsia"/>
                <w:lang w:eastAsia="zh-CN"/>
              </w:rPr>
              <w:t>调价审核时间</w:t>
            </w:r>
          </w:p>
        </w:tc>
        <w:tc>
          <w:tcPr>
            <w:tcW w:w="962" w:type="dxa"/>
            <w:shd w:val="clear" w:color="auto" w:fill="auto"/>
          </w:tcPr>
          <w:p w14:paraId="05ACA9A6" w14:textId="77777777" w:rsidR="00037B82" w:rsidRPr="0047651C" w:rsidRDefault="00037B82" w:rsidP="0047651C">
            <w:pPr>
              <w:widowControl w:val="0"/>
              <w:spacing w:before="60"/>
              <w:rPr>
                <w:rFonts w:ascii="微软雅黑" w:eastAsia="微软雅黑" w:hAnsi="微软雅黑"/>
                <w:lang w:eastAsia="zh-CN"/>
              </w:rPr>
            </w:pPr>
            <w:r w:rsidRPr="0047651C">
              <w:rPr>
                <w:rFonts w:ascii="微软雅黑" w:eastAsia="微软雅黑" w:hAnsi="微软雅黑" w:hint="eastAsia"/>
                <w:lang w:eastAsia="zh-CN"/>
              </w:rPr>
              <w:t>调整数量</w:t>
            </w:r>
          </w:p>
        </w:tc>
        <w:tc>
          <w:tcPr>
            <w:tcW w:w="962" w:type="dxa"/>
            <w:shd w:val="clear" w:color="auto" w:fill="auto"/>
          </w:tcPr>
          <w:p w14:paraId="4BF4E8AC" w14:textId="77777777" w:rsidR="00037B82" w:rsidRPr="0047651C" w:rsidRDefault="00037B82" w:rsidP="0047651C">
            <w:pPr>
              <w:widowControl w:val="0"/>
              <w:spacing w:before="60"/>
              <w:rPr>
                <w:rFonts w:ascii="微软雅黑" w:eastAsia="微软雅黑" w:hAnsi="微软雅黑"/>
                <w:lang w:eastAsia="zh-CN"/>
              </w:rPr>
            </w:pPr>
            <w:r w:rsidRPr="0047651C">
              <w:rPr>
                <w:rFonts w:ascii="微软雅黑" w:eastAsia="微软雅黑" w:hAnsi="微软雅黑" w:hint="eastAsia"/>
                <w:lang w:eastAsia="zh-CN"/>
              </w:rPr>
              <w:t>调整后进价</w:t>
            </w:r>
          </w:p>
        </w:tc>
        <w:tc>
          <w:tcPr>
            <w:tcW w:w="963" w:type="dxa"/>
            <w:shd w:val="clear" w:color="auto" w:fill="auto"/>
          </w:tcPr>
          <w:p w14:paraId="0D8EDE23" w14:textId="77777777" w:rsidR="00037B82" w:rsidRPr="0047651C" w:rsidRDefault="00037B82" w:rsidP="0047651C">
            <w:pPr>
              <w:widowControl w:val="0"/>
              <w:spacing w:before="60"/>
              <w:rPr>
                <w:rFonts w:ascii="微软雅黑" w:eastAsia="微软雅黑" w:hAnsi="微软雅黑"/>
                <w:lang w:eastAsia="zh-CN"/>
              </w:rPr>
            </w:pPr>
            <w:r w:rsidRPr="0047651C">
              <w:rPr>
                <w:rFonts w:ascii="微软雅黑" w:eastAsia="微软雅黑" w:hAnsi="微软雅黑" w:hint="eastAsia"/>
                <w:lang w:eastAsia="zh-CN"/>
              </w:rPr>
              <w:t>原始数量</w:t>
            </w:r>
          </w:p>
        </w:tc>
        <w:tc>
          <w:tcPr>
            <w:tcW w:w="931" w:type="dxa"/>
            <w:shd w:val="clear" w:color="auto" w:fill="auto"/>
          </w:tcPr>
          <w:p w14:paraId="3CEC9B6A" w14:textId="77777777" w:rsidR="00037B82" w:rsidRPr="0047651C" w:rsidRDefault="00037B82" w:rsidP="0047651C">
            <w:pPr>
              <w:widowControl w:val="0"/>
              <w:spacing w:before="60"/>
              <w:rPr>
                <w:rFonts w:ascii="微软雅黑" w:eastAsia="微软雅黑" w:hAnsi="微软雅黑"/>
                <w:lang w:eastAsia="zh-CN"/>
              </w:rPr>
            </w:pPr>
            <w:r w:rsidRPr="0047651C">
              <w:rPr>
                <w:rFonts w:ascii="微软雅黑" w:eastAsia="微软雅黑" w:hAnsi="微软雅黑" w:hint="eastAsia"/>
                <w:lang w:eastAsia="zh-CN"/>
              </w:rPr>
              <w:t>原始进价</w:t>
            </w:r>
          </w:p>
        </w:tc>
      </w:tr>
    </w:tbl>
    <w:p w14:paraId="5F5701A5" w14:textId="77777777" w:rsidR="00037B82" w:rsidRPr="00F27A73" w:rsidRDefault="00037B82" w:rsidP="00037B82">
      <w:pPr>
        <w:widowControl w:val="0"/>
        <w:rPr>
          <w:rFonts w:ascii="微软雅黑" w:eastAsia="微软雅黑" w:hAnsi="微软雅黑"/>
          <w:lang w:eastAsia="zh-CN"/>
        </w:rPr>
      </w:pPr>
    </w:p>
    <w:p w14:paraId="27E6F547" w14:textId="77777777" w:rsidR="00037B82" w:rsidRPr="00F27A73" w:rsidRDefault="00037B82" w:rsidP="0047651C">
      <w:pPr>
        <w:pStyle w:val="af3"/>
        <w:numPr>
          <w:ilvl w:val="0"/>
          <w:numId w:val="42"/>
        </w:numPr>
        <w:ind w:firstLineChars="0" w:firstLine="420"/>
        <w:rPr>
          <w:rFonts w:ascii="微软雅黑" w:eastAsia="微软雅黑" w:hAnsi="微软雅黑"/>
        </w:rPr>
      </w:pPr>
      <w:r w:rsidRPr="00F27A73">
        <w:rPr>
          <w:rFonts w:ascii="微软雅黑" w:eastAsia="微软雅黑" w:hAnsi="微软雅黑" w:hint="eastAsia"/>
        </w:rPr>
        <w:t>PO调价对应的库存交易定义如下：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0"/>
        <w:gridCol w:w="1722"/>
        <w:gridCol w:w="1853"/>
        <w:gridCol w:w="1755"/>
        <w:gridCol w:w="1367"/>
        <w:gridCol w:w="1335"/>
      </w:tblGrid>
      <w:tr w:rsidR="0047651C" w:rsidRPr="0047651C" w14:paraId="67DC2D32" w14:textId="77777777" w:rsidTr="0047651C">
        <w:tc>
          <w:tcPr>
            <w:tcW w:w="1590" w:type="dxa"/>
            <w:shd w:val="clear" w:color="auto" w:fill="auto"/>
          </w:tcPr>
          <w:p w14:paraId="625C7291"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库存交易类型</w:t>
            </w:r>
          </w:p>
        </w:tc>
        <w:tc>
          <w:tcPr>
            <w:tcW w:w="1722" w:type="dxa"/>
            <w:shd w:val="clear" w:color="auto" w:fill="auto"/>
          </w:tcPr>
          <w:p w14:paraId="0FA41359"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执行单据类型</w:t>
            </w:r>
          </w:p>
        </w:tc>
        <w:tc>
          <w:tcPr>
            <w:tcW w:w="1853" w:type="dxa"/>
            <w:shd w:val="clear" w:color="auto" w:fill="auto"/>
          </w:tcPr>
          <w:p w14:paraId="2486FBAD"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业务单据类型</w:t>
            </w:r>
          </w:p>
        </w:tc>
        <w:tc>
          <w:tcPr>
            <w:tcW w:w="1755" w:type="dxa"/>
            <w:shd w:val="clear" w:color="auto" w:fill="auto"/>
          </w:tcPr>
          <w:p w14:paraId="6971D41E"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台帐类型</w:t>
            </w:r>
          </w:p>
        </w:tc>
        <w:tc>
          <w:tcPr>
            <w:tcW w:w="1367" w:type="dxa"/>
            <w:shd w:val="clear" w:color="auto" w:fill="auto"/>
          </w:tcPr>
          <w:p w14:paraId="4EE36C8C"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商品成本</w:t>
            </w:r>
          </w:p>
        </w:tc>
        <w:tc>
          <w:tcPr>
            <w:tcW w:w="1335" w:type="dxa"/>
            <w:shd w:val="clear" w:color="auto" w:fill="auto"/>
          </w:tcPr>
          <w:p w14:paraId="05C8150C"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库存交易数量</w:t>
            </w:r>
          </w:p>
        </w:tc>
      </w:tr>
      <w:tr w:rsidR="0047651C" w:rsidRPr="0047651C" w14:paraId="5F3B5D6C" w14:textId="77777777" w:rsidTr="0047651C">
        <w:tc>
          <w:tcPr>
            <w:tcW w:w="1590" w:type="dxa"/>
            <w:shd w:val="clear" w:color="auto" w:fill="auto"/>
          </w:tcPr>
          <w:p w14:paraId="04BECE14"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PO调价</w:t>
            </w:r>
          </w:p>
        </w:tc>
        <w:tc>
          <w:tcPr>
            <w:tcW w:w="1722" w:type="dxa"/>
            <w:shd w:val="clear" w:color="auto" w:fill="auto"/>
          </w:tcPr>
          <w:p w14:paraId="26F492DC"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color w:val="FF0000"/>
                <w:lang w:eastAsia="zh-CN"/>
              </w:rPr>
              <w:t>无</w:t>
            </w:r>
          </w:p>
        </w:tc>
        <w:tc>
          <w:tcPr>
            <w:tcW w:w="1853" w:type="dxa"/>
            <w:shd w:val="clear" w:color="auto" w:fill="auto"/>
          </w:tcPr>
          <w:p w14:paraId="0FB2C13D"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PO调价单</w:t>
            </w:r>
          </w:p>
        </w:tc>
        <w:tc>
          <w:tcPr>
            <w:tcW w:w="1755" w:type="dxa"/>
            <w:shd w:val="clear" w:color="auto" w:fill="auto"/>
          </w:tcPr>
          <w:p w14:paraId="57AC074B"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PO调价</w:t>
            </w:r>
          </w:p>
        </w:tc>
        <w:tc>
          <w:tcPr>
            <w:tcW w:w="1367" w:type="dxa"/>
            <w:shd w:val="clear" w:color="auto" w:fill="auto"/>
          </w:tcPr>
          <w:p w14:paraId="7DA0A2AE"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调整金额</w:t>
            </w:r>
          </w:p>
        </w:tc>
        <w:tc>
          <w:tcPr>
            <w:tcW w:w="1335" w:type="dxa"/>
            <w:shd w:val="clear" w:color="auto" w:fill="auto"/>
          </w:tcPr>
          <w:p w14:paraId="168DF6A2"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0</w:t>
            </w:r>
          </w:p>
        </w:tc>
      </w:tr>
      <w:tr w:rsidR="0047651C" w:rsidRPr="0047651C" w14:paraId="083A4712" w14:textId="77777777" w:rsidTr="0047651C">
        <w:tc>
          <w:tcPr>
            <w:tcW w:w="1590" w:type="dxa"/>
            <w:shd w:val="clear" w:color="auto" w:fill="auto"/>
          </w:tcPr>
          <w:p w14:paraId="037BD766"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PO调价（冲销售成本）</w:t>
            </w:r>
          </w:p>
        </w:tc>
        <w:tc>
          <w:tcPr>
            <w:tcW w:w="1722" w:type="dxa"/>
            <w:shd w:val="clear" w:color="auto" w:fill="auto"/>
          </w:tcPr>
          <w:p w14:paraId="41030B64"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color w:val="FF0000"/>
                <w:lang w:eastAsia="zh-CN"/>
              </w:rPr>
              <w:t>无</w:t>
            </w:r>
          </w:p>
        </w:tc>
        <w:tc>
          <w:tcPr>
            <w:tcW w:w="1853" w:type="dxa"/>
            <w:shd w:val="clear" w:color="auto" w:fill="auto"/>
          </w:tcPr>
          <w:p w14:paraId="2CD8E308"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PO调价单</w:t>
            </w:r>
          </w:p>
        </w:tc>
        <w:tc>
          <w:tcPr>
            <w:tcW w:w="1755" w:type="dxa"/>
            <w:shd w:val="clear" w:color="auto" w:fill="auto"/>
          </w:tcPr>
          <w:p w14:paraId="178A6C5F"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PO调价（冲销售成本）</w:t>
            </w:r>
          </w:p>
        </w:tc>
        <w:tc>
          <w:tcPr>
            <w:tcW w:w="1367" w:type="dxa"/>
            <w:shd w:val="clear" w:color="auto" w:fill="auto"/>
          </w:tcPr>
          <w:p w14:paraId="346C3069"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销售成本</w:t>
            </w:r>
          </w:p>
        </w:tc>
        <w:tc>
          <w:tcPr>
            <w:tcW w:w="1335" w:type="dxa"/>
            <w:shd w:val="clear" w:color="auto" w:fill="auto"/>
          </w:tcPr>
          <w:p w14:paraId="3589F2F4"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0</w:t>
            </w:r>
          </w:p>
        </w:tc>
      </w:tr>
      <w:tr w:rsidR="0047651C" w:rsidRPr="0047651C" w14:paraId="7B553E43" w14:textId="77777777" w:rsidTr="0047651C">
        <w:tc>
          <w:tcPr>
            <w:tcW w:w="1590" w:type="dxa"/>
            <w:shd w:val="clear" w:color="auto" w:fill="auto"/>
          </w:tcPr>
          <w:p w14:paraId="3EC53B81"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PO调价（冲采购成本）</w:t>
            </w:r>
          </w:p>
        </w:tc>
        <w:tc>
          <w:tcPr>
            <w:tcW w:w="1722" w:type="dxa"/>
            <w:shd w:val="clear" w:color="auto" w:fill="auto"/>
          </w:tcPr>
          <w:p w14:paraId="2F88A605" w14:textId="77777777" w:rsidR="00037B82" w:rsidRPr="0047651C" w:rsidRDefault="00037B82" w:rsidP="0047651C">
            <w:pPr>
              <w:spacing w:before="60"/>
              <w:rPr>
                <w:rFonts w:ascii="微软雅黑" w:eastAsia="微软雅黑" w:hAnsi="微软雅黑"/>
                <w:color w:val="FF0000"/>
                <w:lang w:eastAsia="zh-CN"/>
              </w:rPr>
            </w:pPr>
            <w:r w:rsidRPr="0047651C">
              <w:rPr>
                <w:rFonts w:ascii="微软雅黑" w:eastAsia="微软雅黑" w:hAnsi="微软雅黑" w:hint="eastAsia"/>
                <w:color w:val="FF0000"/>
                <w:lang w:eastAsia="zh-CN"/>
              </w:rPr>
              <w:t>无</w:t>
            </w:r>
          </w:p>
        </w:tc>
        <w:tc>
          <w:tcPr>
            <w:tcW w:w="1853" w:type="dxa"/>
            <w:shd w:val="clear" w:color="auto" w:fill="auto"/>
          </w:tcPr>
          <w:p w14:paraId="2855E5B6"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PO调价单</w:t>
            </w:r>
          </w:p>
        </w:tc>
        <w:tc>
          <w:tcPr>
            <w:tcW w:w="1755" w:type="dxa"/>
            <w:shd w:val="clear" w:color="auto" w:fill="auto"/>
          </w:tcPr>
          <w:p w14:paraId="025A2D12"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PO调价（冲采购成本）</w:t>
            </w:r>
          </w:p>
        </w:tc>
        <w:tc>
          <w:tcPr>
            <w:tcW w:w="1367" w:type="dxa"/>
            <w:shd w:val="clear" w:color="auto" w:fill="auto"/>
          </w:tcPr>
          <w:p w14:paraId="587FB69F"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采购成本</w:t>
            </w:r>
          </w:p>
        </w:tc>
        <w:tc>
          <w:tcPr>
            <w:tcW w:w="1335" w:type="dxa"/>
            <w:shd w:val="clear" w:color="auto" w:fill="auto"/>
          </w:tcPr>
          <w:p w14:paraId="368DDC9D" w14:textId="77777777" w:rsidR="00037B82" w:rsidRPr="0047651C" w:rsidRDefault="00037B82" w:rsidP="0047651C">
            <w:pPr>
              <w:spacing w:before="60"/>
              <w:rPr>
                <w:rFonts w:ascii="微软雅黑" w:eastAsia="微软雅黑" w:hAnsi="微软雅黑"/>
                <w:lang w:eastAsia="zh-CN"/>
              </w:rPr>
            </w:pPr>
            <w:r w:rsidRPr="0047651C">
              <w:rPr>
                <w:rFonts w:ascii="微软雅黑" w:eastAsia="微软雅黑" w:hAnsi="微软雅黑" w:hint="eastAsia"/>
                <w:lang w:eastAsia="zh-CN"/>
              </w:rPr>
              <w:t>0</w:t>
            </w:r>
          </w:p>
        </w:tc>
      </w:tr>
    </w:tbl>
    <w:p w14:paraId="10427845" w14:textId="77777777" w:rsidR="00037B82" w:rsidRPr="00F27A73" w:rsidRDefault="00037B82" w:rsidP="0047651C">
      <w:pPr>
        <w:pStyle w:val="af3"/>
        <w:numPr>
          <w:ilvl w:val="0"/>
          <w:numId w:val="43"/>
        </w:numPr>
        <w:ind w:firstLineChars="0" w:firstLine="420"/>
        <w:rPr>
          <w:rFonts w:ascii="微软雅黑" w:eastAsia="微软雅黑" w:hAnsi="微软雅黑"/>
        </w:rPr>
      </w:pPr>
      <w:r w:rsidRPr="00F27A73">
        <w:rPr>
          <w:rFonts w:ascii="微软雅黑" w:eastAsia="微软雅黑" w:hAnsi="微软雅黑" w:hint="eastAsia"/>
        </w:rPr>
        <w:t>调整金额 =（调整后进价-原始进价）× 实际调整数量</w:t>
      </w:r>
    </w:p>
    <w:p w14:paraId="610CA025" w14:textId="77777777" w:rsidR="00037B82" w:rsidRPr="00F27A73" w:rsidRDefault="00037B82" w:rsidP="0047651C">
      <w:pPr>
        <w:pStyle w:val="af3"/>
        <w:numPr>
          <w:ilvl w:val="0"/>
          <w:numId w:val="43"/>
        </w:numPr>
        <w:ind w:firstLineChars="0" w:firstLine="420"/>
        <w:rPr>
          <w:rFonts w:ascii="微软雅黑" w:eastAsia="微软雅黑" w:hAnsi="微软雅黑"/>
        </w:rPr>
      </w:pPr>
      <w:r w:rsidRPr="00F27A73">
        <w:rPr>
          <w:rFonts w:ascii="微软雅黑" w:eastAsia="微软雅黑" w:hAnsi="微软雅黑" w:hint="eastAsia"/>
        </w:rPr>
        <w:t>如果库存数量大于等于调整数量，实际调整数量 = 调整数量</w:t>
      </w:r>
    </w:p>
    <w:p w14:paraId="3C68844F" w14:textId="77777777" w:rsidR="00037B82" w:rsidRPr="00F27A73" w:rsidRDefault="00037B82" w:rsidP="0047651C">
      <w:pPr>
        <w:pStyle w:val="af3"/>
        <w:numPr>
          <w:ilvl w:val="0"/>
          <w:numId w:val="43"/>
        </w:numPr>
        <w:ind w:firstLineChars="0" w:firstLine="420"/>
        <w:rPr>
          <w:rFonts w:ascii="微软雅黑" w:eastAsia="微软雅黑" w:hAnsi="微软雅黑"/>
        </w:rPr>
      </w:pPr>
      <w:r w:rsidRPr="00F27A73">
        <w:rPr>
          <w:rFonts w:ascii="微软雅黑" w:eastAsia="微软雅黑" w:hAnsi="微软雅黑" w:hint="eastAsia"/>
        </w:rPr>
        <w:t>如果库存数量小于调整数量，实际调整数量 = 库存数量</w:t>
      </w:r>
    </w:p>
    <w:p w14:paraId="10A88E83" w14:textId="77777777" w:rsidR="00037B82" w:rsidRPr="00F27A73" w:rsidRDefault="00037B82" w:rsidP="0047651C">
      <w:pPr>
        <w:pStyle w:val="af3"/>
        <w:numPr>
          <w:ilvl w:val="0"/>
          <w:numId w:val="43"/>
        </w:numPr>
        <w:ind w:firstLineChars="0" w:firstLine="420"/>
        <w:rPr>
          <w:rFonts w:ascii="微软雅黑" w:eastAsia="微软雅黑" w:hAnsi="微软雅黑"/>
        </w:rPr>
      </w:pPr>
      <w:r w:rsidRPr="00F27A73">
        <w:rPr>
          <w:rFonts w:ascii="微软雅黑" w:eastAsia="微软雅黑" w:hAnsi="微软雅黑" w:hint="eastAsia"/>
        </w:rPr>
        <w:t>销售成本 =（调整后进价-原始进价）× （调整数量-实际调整数量）</w:t>
      </w:r>
    </w:p>
    <w:p w14:paraId="2D6FF9D4" w14:textId="77777777" w:rsidR="00037B82" w:rsidRPr="00F27A73" w:rsidRDefault="00037B82" w:rsidP="0047651C">
      <w:pPr>
        <w:pStyle w:val="af3"/>
        <w:numPr>
          <w:ilvl w:val="0"/>
          <w:numId w:val="43"/>
        </w:numPr>
        <w:ind w:firstLineChars="0" w:firstLine="420"/>
        <w:rPr>
          <w:rFonts w:ascii="微软雅黑" w:eastAsia="微软雅黑" w:hAnsi="微软雅黑"/>
        </w:rPr>
      </w:pPr>
      <w:r w:rsidRPr="00F27A73">
        <w:rPr>
          <w:rFonts w:ascii="微软雅黑" w:eastAsia="微软雅黑" w:hAnsi="微软雅黑" w:hint="eastAsia"/>
        </w:rPr>
        <w:t>采购成本 = -销售成本</w:t>
      </w:r>
    </w:p>
    <w:p w14:paraId="3BD0035F" w14:textId="77777777" w:rsidR="00037B82" w:rsidRPr="00F27A73" w:rsidRDefault="00037B82" w:rsidP="0047651C">
      <w:pPr>
        <w:pStyle w:val="af3"/>
        <w:numPr>
          <w:ilvl w:val="0"/>
          <w:numId w:val="43"/>
        </w:numPr>
        <w:ind w:firstLineChars="0" w:firstLine="420"/>
        <w:rPr>
          <w:rFonts w:ascii="微软雅黑" w:eastAsia="微软雅黑" w:hAnsi="微软雅黑"/>
        </w:rPr>
      </w:pPr>
      <w:r w:rsidRPr="00F27A73">
        <w:rPr>
          <w:rFonts w:ascii="微软雅黑" w:eastAsia="微软雅黑" w:hAnsi="微软雅黑" w:hint="eastAsia"/>
        </w:rPr>
        <w:t>库存交易明细查询模块中，需要在查询条件中增加新的业务单据类型。</w:t>
      </w:r>
    </w:p>
    <w:p w14:paraId="361E26AF" w14:textId="77777777" w:rsidR="00037B82" w:rsidRPr="00F27A73" w:rsidRDefault="00037B82" w:rsidP="0047651C">
      <w:pPr>
        <w:pStyle w:val="af3"/>
        <w:numPr>
          <w:ilvl w:val="0"/>
          <w:numId w:val="42"/>
        </w:numPr>
        <w:ind w:firstLineChars="0" w:firstLine="420"/>
        <w:rPr>
          <w:rFonts w:ascii="微软雅黑" w:eastAsia="微软雅黑" w:hAnsi="微软雅黑"/>
        </w:rPr>
      </w:pPr>
      <w:r w:rsidRPr="00F27A73">
        <w:rPr>
          <w:rFonts w:ascii="微软雅黑" w:eastAsia="微软雅黑" w:hAnsi="微软雅黑" w:hint="eastAsia"/>
        </w:rPr>
        <w:lastRenderedPageBreak/>
        <w:t>如果库存数量大于调整数量，那么只需要生成“PO调价”库存交易台帐。</w:t>
      </w:r>
    </w:p>
    <w:p w14:paraId="3DBED2E1" w14:textId="77777777" w:rsidR="00037B82" w:rsidRPr="00F27A73" w:rsidRDefault="00037B82" w:rsidP="0047651C">
      <w:pPr>
        <w:pStyle w:val="af3"/>
        <w:numPr>
          <w:ilvl w:val="0"/>
          <w:numId w:val="42"/>
        </w:numPr>
        <w:ind w:firstLineChars="0" w:firstLine="420"/>
        <w:rPr>
          <w:rFonts w:ascii="微软雅黑" w:eastAsia="微软雅黑" w:hAnsi="微软雅黑"/>
        </w:rPr>
      </w:pPr>
      <w:r w:rsidRPr="00F27A73">
        <w:rPr>
          <w:rFonts w:ascii="微软雅黑" w:eastAsia="微软雅黑" w:hAnsi="微软雅黑" w:hint="eastAsia"/>
        </w:rPr>
        <w:t>如果库存数量小于调整数量，但是不为零，那么需要生成“PO调价”，“PO调价（冲销售成本）”，“PO调价（冲采购成本）”三条库存交易台帐。</w:t>
      </w:r>
    </w:p>
    <w:p w14:paraId="5CACCA44" w14:textId="77777777" w:rsidR="00037B82" w:rsidRPr="00F27A73" w:rsidRDefault="00037B82" w:rsidP="0047651C">
      <w:pPr>
        <w:pStyle w:val="af3"/>
        <w:numPr>
          <w:ilvl w:val="0"/>
          <w:numId w:val="42"/>
        </w:numPr>
        <w:ind w:firstLineChars="0" w:firstLine="420"/>
        <w:rPr>
          <w:rFonts w:ascii="微软雅黑" w:eastAsia="微软雅黑" w:hAnsi="微软雅黑"/>
        </w:rPr>
      </w:pPr>
      <w:r w:rsidRPr="00F27A73">
        <w:rPr>
          <w:rFonts w:ascii="微软雅黑" w:eastAsia="微软雅黑" w:hAnsi="微软雅黑" w:hint="eastAsia"/>
        </w:rPr>
        <w:t>如果库存数量为零，那么需要生成“PO调价（冲销售成本）”，“PO调价（冲采购成本）”；两条库存交易台帐。</w:t>
      </w:r>
    </w:p>
    <w:p w14:paraId="6BD88C4F" w14:textId="77777777" w:rsidR="00037B82" w:rsidRPr="00F27A73" w:rsidRDefault="00037B82" w:rsidP="0047651C">
      <w:pPr>
        <w:pStyle w:val="af3"/>
        <w:numPr>
          <w:ilvl w:val="0"/>
          <w:numId w:val="42"/>
        </w:numPr>
        <w:ind w:firstLineChars="0" w:firstLine="420"/>
        <w:rPr>
          <w:rFonts w:ascii="微软雅黑" w:eastAsia="微软雅黑" w:hAnsi="微软雅黑"/>
        </w:rPr>
      </w:pPr>
      <w:r w:rsidRPr="00F27A73">
        <w:rPr>
          <w:rFonts w:ascii="微软雅黑" w:eastAsia="微软雅黑" w:hAnsi="微软雅黑" w:hint="eastAsia"/>
        </w:rPr>
        <w:t>如果需要生成1条以上的台帐，那么必须保证“商品成本”为正数的交易发生在“商品成本”为负数的交易之前。</w:t>
      </w:r>
    </w:p>
    <w:p w14:paraId="6D8BAB55" w14:textId="77777777" w:rsidR="00037B82" w:rsidRPr="00F27A73" w:rsidRDefault="00037B82" w:rsidP="00F27A73">
      <w:pPr>
        <w:pStyle w:val="3"/>
        <w:rPr>
          <w:lang w:val="en-GB" w:eastAsia="zh-CN"/>
        </w:rPr>
      </w:pPr>
      <w:r w:rsidRPr="00F27A73">
        <w:rPr>
          <w:rFonts w:hint="eastAsia"/>
          <w:lang w:val="en-GB" w:eastAsia="zh-CN"/>
        </w:rPr>
        <w:t>S</w:t>
      </w:r>
      <w:r w:rsidRPr="00F27A73">
        <w:rPr>
          <w:lang w:val="en-GB" w:eastAsia="zh-CN"/>
        </w:rPr>
        <w:t>R</w:t>
      </w:r>
      <w:r w:rsidR="00F27A73">
        <w:rPr>
          <w:rFonts w:hint="eastAsia"/>
          <w:lang w:val="en-GB" w:eastAsia="zh-CN"/>
        </w:rPr>
        <w:t>06_F04</w:t>
      </w:r>
      <w:r w:rsidRPr="00F27A73">
        <w:rPr>
          <w:lang w:val="en-GB" w:eastAsia="zh-CN"/>
        </w:rPr>
        <w:t>:</w:t>
      </w:r>
      <w:r w:rsidRPr="00F27A73">
        <w:rPr>
          <w:rFonts w:hint="eastAsia"/>
          <w:lang w:val="en-GB" w:eastAsia="zh-CN"/>
        </w:rPr>
        <w:t>〈历史移动平均价的记录〉</w:t>
      </w:r>
    </w:p>
    <w:p w14:paraId="2238C6CE" w14:textId="77777777" w:rsidR="00037B82" w:rsidRPr="00F27A73" w:rsidRDefault="00037B82" w:rsidP="0047651C">
      <w:pPr>
        <w:pStyle w:val="af3"/>
        <w:widowControl/>
        <w:numPr>
          <w:ilvl w:val="0"/>
          <w:numId w:val="10"/>
        </w:numPr>
        <w:ind w:firstLineChars="0" w:firstLine="420"/>
        <w:rPr>
          <w:rFonts w:ascii="微软雅黑" w:eastAsia="微软雅黑" w:hAnsi="微软雅黑"/>
        </w:rPr>
      </w:pPr>
      <w:r w:rsidRPr="00F27A73">
        <w:rPr>
          <w:rFonts w:ascii="微软雅黑" w:eastAsia="微软雅黑" w:hAnsi="微软雅黑" w:hint="eastAsia"/>
        </w:rPr>
        <w:t>需要每日保存即时移动平均价信息。</w:t>
      </w:r>
    </w:p>
    <w:p w14:paraId="772F881A" w14:textId="77777777" w:rsidR="00037B82" w:rsidRDefault="00037B82" w:rsidP="0047651C">
      <w:pPr>
        <w:pStyle w:val="af3"/>
        <w:widowControl/>
        <w:numPr>
          <w:ilvl w:val="0"/>
          <w:numId w:val="10"/>
        </w:numPr>
        <w:ind w:firstLineChars="0" w:firstLine="420"/>
        <w:rPr>
          <w:rFonts w:ascii="微软雅黑" w:eastAsia="微软雅黑" w:hAnsi="微软雅黑"/>
        </w:rPr>
      </w:pPr>
      <w:r w:rsidRPr="00F27A73">
        <w:rPr>
          <w:rFonts w:ascii="微软雅黑" w:eastAsia="微软雅黑" w:hAnsi="微软雅黑" w:hint="eastAsia"/>
        </w:rPr>
        <w:t>在每日24点后，使用库存交易记录和上日的库存总金额推算当日24点的即时移动平均价，并记录在移动平均价的日结表中。</w:t>
      </w:r>
    </w:p>
    <w:p w14:paraId="75854148" w14:textId="77777777" w:rsidR="006E277A" w:rsidRPr="00037B82" w:rsidRDefault="006E277A" w:rsidP="006E277A">
      <w:pPr>
        <w:pStyle w:val="2"/>
        <w:rPr>
          <w:lang w:val="en-GB" w:eastAsia="zh-CN"/>
        </w:rPr>
      </w:pPr>
      <w:r>
        <w:rPr>
          <w:rFonts w:hint="eastAsia"/>
          <w:lang w:val="en-GB" w:eastAsia="zh-CN"/>
        </w:rPr>
        <w:t>系统</w:t>
      </w:r>
      <w:r>
        <w:rPr>
          <w:lang w:val="en-GB" w:eastAsia="zh-CN"/>
        </w:rPr>
        <w:t>需求</w:t>
      </w:r>
      <w:r>
        <w:rPr>
          <w:rFonts w:hint="eastAsia"/>
          <w:lang w:val="en-GB" w:eastAsia="zh-CN"/>
        </w:rPr>
        <w:t>SR0</w:t>
      </w:r>
      <w:r w:rsidR="00D14815">
        <w:rPr>
          <w:lang w:val="en-GB" w:eastAsia="zh-CN"/>
        </w:rPr>
        <w:t>7</w:t>
      </w:r>
      <w:r>
        <w:rPr>
          <w:rFonts w:hint="eastAsia"/>
          <w:lang w:val="en-GB" w:eastAsia="zh-CN"/>
        </w:rPr>
        <w:t>：</w:t>
      </w:r>
      <w:r w:rsidR="00D14815">
        <w:rPr>
          <w:rFonts w:ascii="微软雅黑" w:hAnsi="微软雅黑" w:cs="Arial" w:hint="eastAsia"/>
          <w:lang w:val="en-GB" w:eastAsia="zh-CN"/>
        </w:rPr>
        <w:t>库存转换</w:t>
      </w:r>
      <w:r w:rsidR="00D14815">
        <w:rPr>
          <w:rFonts w:ascii="微软雅黑" w:hAnsi="微软雅黑" w:cs="Arial"/>
          <w:lang w:val="en-GB" w:eastAsia="zh-CN"/>
        </w:rPr>
        <w:t>项目</w:t>
      </w:r>
    </w:p>
    <w:p w14:paraId="14266078" w14:textId="77777777" w:rsidR="00D14815" w:rsidRDefault="00D14815" w:rsidP="00D14815">
      <w:pPr>
        <w:pStyle w:val="3"/>
        <w:rPr>
          <w:lang w:val="en-GB" w:eastAsia="zh-CN"/>
        </w:rPr>
      </w:pPr>
      <w:r>
        <w:rPr>
          <w:rFonts w:hint="eastAsia"/>
          <w:lang w:val="en-GB" w:eastAsia="zh-CN"/>
        </w:rPr>
        <w:t>功能</w:t>
      </w:r>
      <w:r>
        <w:rPr>
          <w:lang w:val="en-GB" w:eastAsia="zh-CN"/>
        </w:rPr>
        <w:t>需求</w:t>
      </w:r>
    </w:p>
    <w:p w14:paraId="1F4F9212" w14:textId="77777777" w:rsidR="00D14815" w:rsidRPr="00D14815" w:rsidRDefault="00D14815" w:rsidP="00D14815">
      <w:pPr>
        <w:ind w:left="720"/>
        <w:rPr>
          <w:rFonts w:ascii="微软雅黑" w:eastAsia="微软雅黑" w:hAnsi="微软雅黑"/>
          <w:color w:val="000000"/>
          <w:lang w:eastAsia="zh-CN"/>
        </w:rPr>
      </w:pPr>
      <w:r w:rsidRPr="00D14815">
        <w:rPr>
          <w:rFonts w:ascii="微软雅黑" w:eastAsia="微软雅黑" w:hAnsi="微软雅黑" w:hint="eastAsia"/>
          <w:color w:val="000000"/>
          <w:lang w:eastAsia="zh-CN"/>
        </w:rPr>
        <w:t>根据</w:t>
      </w:r>
      <w:r w:rsidRPr="00D14815">
        <w:rPr>
          <w:rFonts w:ascii="微软雅黑" w:eastAsia="微软雅黑" w:hAnsi="微软雅黑"/>
          <w:color w:val="000000"/>
          <w:lang w:eastAsia="zh-CN"/>
        </w:rPr>
        <w:t>1</w:t>
      </w:r>
      <w:r w:rsidRPr="00D14815">
        <w:rPr>
          <w:rFonts w:ascii="微软雅黑" w:eastAsia="微软雅黑" w:hAnsi="微软雅黑" w:hint="eastAsia"/>
          <w:color w:val="000000"/>
          <w:lang w:eastAsia="zh-CN"/>
        </w:rPr>
        <w:t>号店实际使用场景，将库存转换分为三种业务场景“</w:t>
      </w:r>
      <w:r w:rsidRPr="00D14815">
        <w:rPr>
          <w:rFonts w:ascii="微软雅黑" w:eastAsia="微软雅黑" w:hAnsi="微软雅黑"/>
          <w:color w:val="000000"/>
          <w:lang w:eastAsia="zh-CN"/>
        </w:rPr>
        <w:t>xx1</w:t>
      </w:r>
      <w:r w:rsidRPr="00D14815">
        <w:rPr>
          <w:rFonts w:ascii="微软雅黑" w:eastAsia="微软雅黑" w:hAnsi="微软雅黑" w:hint="eastAsia"/>
          <w:color w:val="000000"/>
          <w:lang w:eastAsia="zh-CN"/>
        </w:rPr>
        <w:t>号店库存转经销”、“串码</w:t>
      </w:r>
      <w:r w:rsidRPr="00D14815">
        <w:rPr>
          <w:rFonts w:ascii="微软雅黑" w:eastAsia="微软雅黑" w:hAnsi="微软雅黑"/>
          <w:color w:val="000000"/>
          <w:lang w:eastAsia="zh-CN"/>
        </w:rPr>
        <w:t>商品</w:t>
      </w:r>
      <w:r w:rsidRPr="00D14815">
        <w:rPr>
          <w:rFonts w:ascii="微软雅黑" w:eastAsia="微软雅黑" w:hAnsi="微软雅黑" w:hint="eastAsia"/>
          <w:color w:val="000000"/>
          <w:lang w:eastAsia="zh-CN"/>
        </w:rPr>
        <w:t>库存供应商转换”、“合约机库存转换”进行不同审批流程的控制。库存转换上分为批次转换和非批次转换。</w:t>
      </w:r>
    </w:p>
    <w:p w14:paraId="4AA3720A" w14:textId="77777777" w:rsidR="00D14815" w:rsidRPr="00D14815" w:rsidRDefault="00D14815" w:rsidP="00D14815">
      <w:pPr>
        <w:rPr>
          <w:rFonts w:ascii="微软雅黑" w:eastAsia="微软雅黑" w:hAnsi="微软雅黑"/>
          <w:color w:val="000000"/>
          <w:lang w:eastAsia="zh-CN"/>
        </w:rPr>
      </w:pPr>
      <w:r w:rsidRPr="00D14815">
        <w:rPr>
          <w:rFonts w:ascii="微软雅黑" w:eastAsia="微软雅黑" w:hAnsi="微软雅黑"/>
          <w:color w:val="000000"/>
          <w:lang w:eastAsia="zh-CN"/>
        </w:rPr>
        <w:t>1</w:t>
      </w:r>
      <w:r w:rsidRPr="00D14815">
        <w:rPr>
          <w:rFonts w:ascii="微软雅黑" w:eastAsia="微软雅黑" w:hAnsi="微软雅黑" w:hint="eastAsia"/>
          <w:color w:val="000000"/>
          <w:lang w:eastAsia="zh-CN"/>
        </w:rPr>
        <w:t>、</w:t>
      </w:r>
      <w:r w:rsidRPr="00D14815">
        <w:rPr>
          <w:rFonts w:ascii="微软雅黑" w:eastAsia="微软雅黑" w:hAnsi="微软雅黑"/>
          <w:color w:val="000000"/>
          <w:lang w:eastAsia="zh-CN"/>
        </w:rPr>
        <w:t>XX1</w:t>
      </w:r>
      <w:r w:rsidRPr="00D14815">
        <w:rPr>
          <w:rFonts w:ascii="微软雅黑" w:eastAsia="微软雅黑" w:hAnsi="微软雅黑" w:hint="eastAsia"/>
          <w:color w:val="000000"/>
          <w:lang w:eastAsia="zh-CN"/>
        </w:rPr>
        <w:t>号店库存转经销审批流程</w:t>
      </w:r>
    </w:p>
    <w:p w14:paraId="7B5AB7A1" w14:textId="77777777" w:rsidR="00D14815" w:rsidRDefault="00D14815" w:rsidP="00D14815">
      <w:pPr>
        <w:rPr>
          <w:rFonts w:ascii="微软雅黑" w:eastAsia="微软雅黑" w:hAnsi="微软雅黑"/>
          <w:color w:val="0000FF"/>
          <w:lang w:eastAsia="zh-CN"/>
        </w:rPr>
      </w:pPr>
      <w:r>
        <w:object w:dxaOrig="10996" w:dyaOrig="15585" w14:anchorId="07A1B4C8">
          <v:shape id="_x0000_i1040" type="#_x0000_t75" style="width:438.55pt;height:621.8pt" o:ole="">
            <v:imagedata r:id="rId28" o:title=""/>
          </v:shape>
          <o:OLEObject Type="Embed" ProgID="Visio.Drawing.15" ShapeID="_x0000_i1040" DrawAspect="Content" ObjectID="_1551012150" r:id="rId29"/>
        </w:object>
      </w:r>
    </w:p>
    <w:p w14:paraId="62439F10" w14:textId="77777777" w:rsidR="00D14815" w:rsidRDefault="00D14815" w:rsidP="00D14815">
      <w:pPr>
        <w:rPr>
          <w:rFonts w:ascii="微软雅黑" w:eastAsia="微软雅黑" w:hAnsi="微软雅黑"/>
          <w:color w:val="0000FF"/>
          <w:lang w:eastAsia="zh-CN"/>
        </w:rPr>
      </w:pPr>
    </w:p>
    <w:p w14:paraId="573A0127" w14:textId="77777777" w:rsidR="00D14815" w:rsidRPr="00D14815" w:rsidRDefault="00D14815" w:rsidP="00D14815">
      <w:pPr>
        <w:rPr>
          <w:rFonts w:ascii="微软雅黑" w:eastAsia="微软雅黑" w:hAnsi="微软雅黑"/>
          <w:color w:val="000000"/>
          <w:lang w:eastAsia="zh-CN"/>
        </w:rPr>
      </w:pPr>
      <w:r w:rsidRPr="00D14815">
        <w:rPr>
          <w:rFonts w:ascii="微软雅黑" w:eastAsia="微软雅黑" w:hAnsi="微软雅黑"/>
          <w:color w:val="000000"/>
          <w:lang w:eastAsia="zh-CN"/>
        </w:rPr>
        <w:t>2</w:t>
      </w:r>
      <w:r w:rsidRPr="00D14815">
        <w:rPr>
          <w:rFonts w:ascii="微软雅黑" w:eastAsia="微软雅黑" w:hAnsi="微软雅黑" w:hint="eastAsia"/>
          <w:color w:val="000000"/>
          <w:lang w:eastAsia="zh-CN"/>
        </w:rPr>
        <w:t>、串码商品库存供应商转换审批流程</w:t>
      </w:r>
    </w:p>
    <w:p w14:paraId="674B14ED" w14:textId="77777777" w:rsidR="00D14815" w:rsidRPr="00D14815" w:rsidRDefault="00D14815" w:rsidP="00D14815">
      <w:pPr>
        <w:rPr>
          <w:rFonts w:ascii="微软雅黑" w:eastAsia="微软雅黑" w:hAnsi="微软雅黑"/>
          <w:color w:val="000000"/>
          <w:lang w:eastAsia="zh-CN"/>
        </w:rPr>
      </w:pPr>
      <w:r>
        <w:object w:dxaOrig="8250" w:dyaOrig="11325" w14:anchorId="61A10378">
          <v:shape id="_x0000_i1041" type="#_x0000_t75" style="width:413.3pt;height:566.65pt" o:ole="">
            <v:imagedata r:id="rId30" o:title=""/>
          </v:shape>
          <o:OLEObject Type="Embed" ProgID="Visio.Drawing.15" ShapeID="_x0000_i1041" DrawAspect="Content" ObjectID="_1551012151" r:id="rId31"/>
        </w:object>
      </w:r>
    </w:p>
    <w:p w14:paraId="466EA72E" w14:textId="77777777" w:rsidR="00D14815" w:rsidRPr="00D14815" w:rsidRDefault="00D14815" w:rsidP="00D14815">
      <w:pPr>
        <w:rPr>
          <w:rFonts w:ascii="微软雅黑" w:eastAsia="微软雅黑" w:hAnsi="微软雅黑"/>
          <w:color w:val="000000"/>
          <w:lang w:eastAsia="zh-CN"/>
        </w:rPr>
      </w:pPr>
    </w:p>
    <w:p w14:paraId="1E107CCF" w14:textId="77777777" w:rsidR="00D14815" w:rsidRPr="00D14815" w:rsidRDefault="00D14815" w:rsidP="00D14815">
      <w:pPr>
        <w:rPr>
          <w:rFonts w:ascii="微软雅黑" w:eastAsia="微软雅黑" w:hAnsi="微软雅黑"/>
          <w:color w:val="000000"/>
          <w:lang w:eastAsia="zh-CN"/>
        </w:rPr>
      </w:pPr>
      <w:r w:rsidRPr="00D14815">
        <w:rPr>
          <w:rFonts w:ascii="微软雅黑" w:eastAsia="微软雅黑" w:hAnsi="微软雅黑"/>
          <w:color w:val="000000"/>
          <w:lang w:eastAsia="zh-CN"/>
        </w:rPr>
        <w:t>3</w:t>
      </w:r>
      <w:r w:rsidRPr="00D14815">
        <w:rPr>
          <w:rFonts w:ascii="微软雅黑" w:eastAsia="微软雅黑" w:hAnsi="微软雅黑" w:hint="eastAsia"/>
          <w:color w:val="000000"/>
          <w:lang w:eastAsia="zh-CN"/>
        </w:rPr>
        <w:t>、合约机库存转换审批流程</w:t>
      </w:r>
    </w:p>
    <w:p w14:paraId="7990D6A8" w14:textId="77777777" w:rsidR="00D14815" w:rsidRDefault="00D14815" w:rsidP="00D14815">
      <w:r>
        <w:object w:dxaOrig="7546" w:dyaOrig="10335" w14:anchorId="790EEFE0">
          <v:shape id="_x0000_i1042" type="#_x0000_t75" style="width:378.25pt;height:516.6pt" o:ole="">
            <v:imagedata r:id="rId32" o:title=""/>
          </v:shape>
          <o:OLEObject Type="Embed" ProgID="Visio.Drawing.15" ShapeID="_x0000_i1042" DrawAspect="Content" ObjectID="_1551012152" r:id="rId33"/>
        </w:object>
      </w:r>
    </w:p>
    <w:p w14:paraId="4487D37B" w14:textId="77777777" w:rsidR="00D14815" w:rsidRDefault="00D14815" w:rsidP="00D14815"/>
    <w:p w14:paraId="29C8F79E" w14:textId="77777777" w:rsidR="00D14815" w:rsidRPr="003E4349" w:rsidRDefault="00D14815" w:rsidP="00D14815">
      <w:pPr>
        <w:pStyle w:val="3"/>
        <w:rPr>
          <w:lang w:eastAsia="zh-CN"/>
        </w:rPr>
      </w:pPr>
      <w:r>
        <w:rPr>
          <w:rFonts w:hint="eastAsia"/>
          <w:lang w:val="en-GB" w:eastAsia="zh-CN"/>
        </w:rPr>
        <w:lastRenderedPageBreak/>
        <w:t>SR0</w:t>
      </w:r>
      <w:r>
        <w:rPr>
          <w:lang w:val="en-GB" w:eastAsia="zh-CN"/>
        </w:rPr>
        <w:t xml:space="preserve">7-F01 </w:t>
      </w:r>
      <w:r>
        <w:rPr>
          <w:rFonts w:ascii="微软雅黑" w:eastAsia="微软雅黑" w:hAnsi="微软雅黑" w:hint="eastAsia"/>
          <w:lang w:eastAsia="zh-CN"/>
        </w:rPr>
        <w:t>库存管理完善</w:t>
      </w:r>
    </w:p>
    <w:p w14:paraId="1DD02B63" w14:textId="77777777" w:rsidR="00D14815" w:rsidRDefault="00D14815" w:rsidP="00D14815">
      <w:pPr>
        <w:spacing w:after="0" w:line="0" w:lineRule="atLeast"/>
        <w:rPr>
          <w:rFonts w:ascii="微软雅黑" w:eastAsia="微软雅黑" w:hAnsi="微软雅黑"/>
          <w:lang w:eastAsia="zh-CN"/>
        </w:rPr>
      </w:pPr>
      <w:r>
        <w:rPr>
          <w:rFonts w:ascii="微软雅黑" w:eastAsia="微软雅黑" w:hAnsi="微软雅黑" w:hint="eastAsia"/>
          <w:lang w:eastAsia="zh-CN"/>
        </w:rPr>
        <w:t>界面说明</w:t>
      </w:r>
      <w:r w:rsidR="00627BC6">
        <w:rPr>
          <w:rFonts w:ascii="微软雅黑" w:eastAsia="微软雅黑" w:hAnsi="微软雅黑"/>
          <w:lang w:eastAsia="zh-CN"/>
        </w:rPr>
        <w:pict w14:anchorId="4D156A0C">
          <v:rect id="_x0000_i1043" style="width:470.3pt;height:1.5pt" o:hralign="center" o:hrstd="t" o:hrnoshade="t" o:hr="t" fillcolor="black" stroked="f"/>
        </w:pict>
      </w:r>
    </w:p>
    <w:p w14:paraId="561D3746" w14:textId="77777777" w:rsidR="00D14815" w:rsidRDefault="00D14815" w:rsidP="002B1EF6">
      <w:pPr>
        <w:pStyle w:val="af3"/>
        <w:widowControl/>
        <w:numPr>
          <w:ilvl w:val="0"/>
          <w:numId w:val="50"/>
        </w:numPr>
        <w:ind w:firstLineChars="0" w:firstLine="420"/>
        <w:rPr>
          <w:rFonts w:ascii="微软雅黑" w:eastAsia="微软雅黑" w:hAnsi="微软雅黑"/>
        </w:rPr>
      </w:pPr>
      <w:r w:rsidRPr="00E94DF4">
        <w:rPr>
          <w:rFonts w:ascii="微软雅黑" w:eastAsia="微软雅黑" w:hAnsi="微软雅黑" w:hint="eastAsia"/>
        </w:rPr>
        <w:t>新增弹出的对话框增加“业务类型”，列表项为“请选择</w:t>
      </w:r>
      <w:r w:rsidRPr="00E94DF4">
        <w:rPr>
          <w:rFonts w:ascii="微软雅黑" w:eastAsia="微软雅黑" w:hAnsi="微软雅黑"/>
        </w:rPr>
        <w:t>/</w:t>
      </w:r>
      <w:r>
        <w:rPr>
          <w:rFonts w:ascii="微软雅黑" w:eastAsia="微软雅黑" w:hAnsi="微软雅黑"/>
        </w:rPr>
        <w:t>XX</w:t>
      </w:r>
      <w:r w:rsidRPr="00E94DF4">
        <w:rPr>
          <w:rFonts w:ascii="微软雅黑" w:eastAsia="微软雅黑" w:hAnsi="微软雅黑"/>
        </w:rPr>
        <w:t>1</w:t>
      </w:r>
      <w:r w:rsidRPr="00E94DF4">
        <w:rPr>
          <w:rFonts w:ascii="微软雅黑" w:eastAsia="微软雅黑" w:hAnsi="微软雅黑" w:hint="eastAsia"/>
        </w:rPr>
        <w:t>号店库存转经销</w:t>
      </w:r>
      <w:r>
        <w:rPr>
          <w:rFonts w:ascii="微软雅黑" w:eastAsia="微软雅黑" w:hAnsi="微软雅黑" w:hint="eastAsia"/>
        </w:rPr>
        <w:t>供应商</w:t>
      </w:r>
      <w:r w:rsidRPr="00E94DF4">
        <w:rPr>
          <w:rFonts w:ascii="微软雅黑" w:eastAsia="微软雅黑" w:hAnsi="微软雅黑"/>
        </w:rPr>
        <w:t>/</w:t>
      </w:r>
      <w:r>
        <w:rPr>
          <w:rFonts w:ascii="微软雅黑" w:eastAsia="微软雅黑" w:hAnsi="微软雅黑" w:hint="eastAsia"/>
        </w:rPr>
        <w:t>串码</w:t>
      </w:r>
      <w:r>
        <w:rPr>
          <w:rFonts w:ascii="微软雅黑" w:eastAsia="微软雅黑" w:hAnsi="微软雅黑"/>
        </w:rPr>
        <w:t>商品</w:t>
      </w:r>
      <w:r w:rsidRPr="00E94DF4">
        <w:rPr>
          <w:rFonts w:ascii="微软雅黑" w:eastAsia="微软雅黑" w:hAnsi="微软雅黑" w:hint="eastAsia"/>
        </w:rPr>
        <w:t>库存供应商转换</w:t>
      </w:r>
      <w:r w:rsidRPr="00E94DF4">
        <w:rPr>
          <w:rFonts w:ascii="微软雅黑" w:eastAsia="微软雅黑" w:hAnsi="微软雅黑"/>
        </w:rPr>
        <w:t>/</w:t>
      </w:r>
      <w:r w:rsidRPr="00E94DF4">
        <w:rPr>
          <w:rFonts w:ascii="微软雅黑" w:eastAsia="微软雅黑" w:hAnsi="微软雅黑" w:hint="eastAsia"/>
        </w:rPr>
        <w:t>合约机库存转换”，</w:t>
      </w:r>
      <w:r>
        <w:rPr>
          <w:rFonts w:ascii="微软雅黑" w:eastAsia="微软雅黑" w:hAnsi="微软雅黑" w:hint="eastAsia"/>
        </w:rPr>
        <w:t>默认选择【创建批次库存转换】，</w:t>
      </w:r>
      <w:r>
        <w:rPr>
          <w:rFonts w:ascii="微软雅黑" w:eastAsia="微软雅黑" w:hAnsi="微软雅黑"/>
        </w:rPr>
        <w:t xml:space="preserve"> “</w:t>
      </w:r>
      <w:r>
        <w:rPr>
          <w:rFonts w:ascii="微软雅黑" w:eastAsia="微软雅黑" w:hAnsi="微软雅黑" w:hint="eastAsia"/>
        </w:rPr>
        <w:t>业务类型</w:t>
      </w:r>
      <w:r>
        <w:rPr>
          <w:rFonts w:ascii="微软雅黑" w:eastAsia="微软雅黑" w:hAnsi="微软雅黑"/>
        </w:rPr>
        <w:t>”</w:t>
      </w:r>
      <w:r w:rsidRPr="00E94DF4">
        <w:rPr>
          <w:rFonts w:ascii="微软雅黑" w:eastAsia="微软雅黑" w:hAnsi="微软雅黑" w:hint="eastAsia"/>
        </w:rPr>
        <w:t>必填项，默认为“请选择”；</w:t>
      </w:r>
    </w:p>
    <w:p w14:paraId="39DE6F1E"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界面</w:t>
      </w:r>
      <w:r>
        <w:rPr>
          <w:rFonts w:ascii="微软雅黑" w:eastAsia="微软雅黑" w:hAnsi="微软雅黑"/>
        </w:rPr>
        <w:t>原型如下</w:t>
      </w:r>
      <w:r>
        <w:rPr>
          <w:rFonts w:ascii="微软雅黑" w:eastAsia="微软雅黑" w:hAnsi="微软雅黑" w:hint="eastAsia"/>
        </w:rPr>
        <w:t>：</w:t>
      </w:r>
    </w:p>
    <w:p w14:paraId="2559A0F3" w14:textId="77777777" w:rsidR="00D14815" w:rsidRDefault="007A25F8" w:rsidP="00D14815">
      <w:pPr>
        <w:pStyle w:val="af3"/>
        <w:ind w:left="360" w:firstLineChars="1100" w:firstLine="2310"/>
        <w:rPr>
          <w:rFonts w:ascii="微软雅黑" w:eastAsia="微软雅黑" w:hAnsi="微软雅黑"/>
        </w:rPr>
      </w:pPr>
      <w:r>
        <w:rPr>
          <w:noProof/>
        </w:rPr>
        <w:pict w14:anchorId="499229FF">
          <v:shape id="_x0000_i1044" type="#_x0000_t75" style="width:189.8pt;height:126.7pt;visibility:visible;mso-wrap-style:square">
            <v:imagedata r:id="rId34" o:title=""/>
          </v:shape>
        </w:pict>
      </w:r>
    </w:p>
    <w:p w14:paraId="7A8055F4" w14:textId="77777777" w:rsidR="00D14815" w:rsidRPr="008D68B7" w:rsidRDefault="00D14815" w:rsidP="002B1EF6">
      <w:pPr>
        <w:pStyle w:val="af3"/>
        <w:widowControl/>
        <w:numPr>
          <w:ilvl w:val="1"/>
          <w:numId w:val="50"/>
        </w:numPr>
        <w:ind w:firstLineChars="0" w:firstLine="420"/>
        <w:rPr>
          <w:rFonts w:ascii="微软雅黑" w:eastAsia="微软雅黑" w:hAnsi="微软雅黑"/>
        </w:rPr>
      </w:pPr>
      <w:r w:rsidRPr="008D68B7">
        <w:rPr>
          <w:rFonts w:ascii="微软雅黑" w:eastAsia="微软雅黑" w:hAnsi="微软雅黑" w:hint="eastAsia"/>
        </w:rPr>
        <w:t>转换</w:t>
      </w:r>
      <w:r w:rsidRPr="008D68B7">
        <w:rPr>
          <w:rFonts w:ascii="微软雅黑" w:eastAsia="微软雅黑" w:hAnsi="微软雅黑"/>
        </w:rPr>
        <w:t>单类型如下</w:t>
      </w:r>
      <w:r>
        <w:rPr>
          <w:rFonts w:ascii="微软雅黑" w:eastAsia="微软雅黑" w:hAnsi="微软雅黑" w:hint="eastAsia"/>
        </w:rPr>
        <w:t>：</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2717"/>
        <w:gridCol w:w="1819"/>
        <w:gridCol w:w="2551"/>
      </w:tblGrid>
      <w:tr w:rsidR="002B1EF6" w14:paraId="49EF97AA" w14:textId="77777777" w:rsidTr="002B1EF6">
        <w:tc>
          <w:tcPr>
            <w:tcW w:w="1559" w:type="dxa"/>
            <w:shd w:val="clear" w:color="auto" w:fill="auto"/>
          </w:tcPr>
          <w:p w14:paraId="286E5D04" w14:textId="77777777" w:rsidR="00D14815" w:rsidRPr="002B1EF6" w:rsidRDefault="00D14815" w:rsidP="002B1EF6">
            <w:pPr>
              <w:spacing w:before="60"/>
              <w:rPr>
                <w:rFonts w:ascii="微软雅黑" w:eastAsia="微软雅黑" w:hAnsi="微软雅黑"/>
              </w:rPr>
            </w:pPr>
          </w:p>
        </w:tc>
        <w:tc>
          <w:tcPr>
            <w:tcW w:w="2717" w:type="dxa"/>
            <w:shd w:val="clear" w:color="auto" w:fill="auto"/>
          </w:tcPr>
          <w:p w14:paraId="2CF3212B" w14:textId="77777777" w:rsidR="00D14815" w:rsidRPr="002B1EF6" w:rsidRDefault="00D14815" w:rsidP="002B1EF6">
            <w:pPr>
              <w:spacing w:before="60"/>
              <w:rPr>
                <w:rFonts w:ascii="微软雅黑" w:eastAsia="微软雅黑" w:hAnsi="微软雅黑"/>
                <w:lang w:eastAsia="zh-CN"/>
              </w:rPr>
            </w:pPr>
            <w:r w:rsidRPr="002B1EF6">
              <w:rPr>
                <w:rFonts w:ascii="微软雅黑" w:eastAsia="微软雅黑" w:hAnsi="微软雅黑" w:hint="eastAsia"/>
                <w:lang w:eastAsia="zh-CN"/>
              </w:rPr>
              <w:t>XX1号店库存</w:t>
            </w:r>
            <w:r w:rsidRPr="002B1EF6">
              <w:rPr>
                <w:rFonts w:ascii="微软雅黑" w:eastAsia="微软雅黑" w:hAnsi="微软雅黑"/>
                <w:lang w:eastAsia="zh-CN"/>
              </w:rPr>
              <w:t>转经销供应商</w:t>
            </w:r>
          </w:p>
        </w:tc>
        <w:tc>
          <w:tcPr>
            <w:tcW w:w="1819" w:type="dxa"/>
            <w:shd w:val="clear" w:color="auto" w:fill="auto"/>
          </w:tcPr>
          <w:p w14:paraId="064C49BD" w14:textId="77777777" w:rsidR="00D14815" w:rsidRPr="002B1EF6" w:rsidRDefault="00D14815" w:rsidP="002B1EF6">
            <w:pPr>
              <w:spacing w:before="60"/>
              <w:rPr>
                <w:rFonts w:ascii="微软雅黑" w:eastAsia="微软雅黑" w:hAnsi="微软雅黑"/>
                <w:lang w:eastAsia="zh-CN"/>
              </w:rPr>
            </w:pPr>
            <w:r w:rsidRPr="002B1EF6">
              <w:rPr>
                <w:rFonts w:ascii="微软雅黑" w:eastAsia="微软雅黑" w:hAnsi="微软雅黑" w:hint="eastAsia"/>
                <w:lang w:eastAsia="zh-CN"/>
              </w:rPr>
              <w:t>合约机</w:t>
            </w:r>
            <w:r w:rsidRPr="002B1EF6">
              <w:rPr>
                <w:rFonts w:ascii="微软雅黑" w:eastAsia="微软雅黑" w:hAnsi="微软雅黑"/>
                <w:lang w:eastAsia="zh-CN"/>
              </w:rPr>
              <w:t>库存转换</w:t>
            </w:r>
          </w:p>
        </w:tc>
        <w:tc>
          <w:tcPr>
            <w:tcW w:w="2551" w:type="dxa"/>
            <w:shd w:val="clear" w:color="auto" w:fill="auto"/>
          </w:tcPr>
          <w:p w14:paraId="37B58657" w14:textId="77777777" w:rsidR="00D14815" w:rsidRPr="002B1EF6" w:rsidRDefault="00D14815" w:rsidP="002B1EF6">
            <w:pPr>
              <w:spacing w:before="60"/>
              <w:rPr>
                <w:rFonts w:ascii="微软雅黑" w:eastAsia="微软雅黑" w:hAnsi="微软雅黑"/>
                <w:lang w:eastAsia="zh-CN"/>
              </w:rPr>
            </w:pPr>
            <w:r w:rsidRPr="002B1EF6">
              <w:rPr>
                <w:rFonts w:ascii="微软雅黑" w:eastAsia="微软雅黑" w:hAnsi="微软雅黑" w:hint="eastAsia"/>
                <w:lang w:eastAsia="zh-CN"/>
              </w:rPr>
              <w:t>串码</w:t>
            </w:r>
            <w:r w:rsidRPr="002B1EF6">
              <w:rPr>
                <w:rFonts w:ascii="微软雅黑" w:eastAsia="微软雅黑" w:hAnsi="微软雅黑"/>
                <w:lang w:eastAsia="zh-CN"/>
              </w:rPr>
              <w:t>商品库存供应商转换</w:t>
            </w:r>
          </w:p>
        </w:tc>
      </w:tr>
      <w:tr w:rsidR="002B1EF6" w14:paraId="059904C8" w14:textId="77777777" w:rsidTr="002B1EF6">
        <w:tc>
          <w:tcPr>
            <w:tcW w:w="1559" w:type="dxa"/>
            <w:shd w:val="clear" w:color="auto" w:fill="auto"/>
          </w:tcPr>
          <w:p w14:paraId="079A295B" w14:textId="77777777" w:rsidR="00D14815" w:rsidRPr="002B1EF6" w:rsidRDefault="00D14815" w:rsidP="002B1EF6">
            <w:pPr>
              <w:spacing w:before="60"/>
              <w:rPr>
                <w:rFonts w:ascii="微软雅黑" w:eastAsia="微软雅黑" w:hAnsi="微软雅黑"/>
                <w:lang w:eastAsia="zh-CN"/>
              </w:rPr>
            </w:pPr>
            <w:r w:rsidRPr="002B1EF6">
              <w:rPr>
                <w:rFonts w:ascii="微软雅黑" w:eastAsia="微软雅黑" w:hAnsi="微软雅黑" w:hint="eastAsia"/>
                <w:lang w:eastAsia="zh-CN"/>
              </w:rPr>
              <w:t>批次</w:t>
            </w:r>
            <w:r w:rsidRPr="002B1EF6">
              <w:rPr>
                <w:rFonts w:ascii="微软雅黑" w:eastAsia="微软雅黑" w:hAnsi="微软雅黑"/>
                <w:lang w:eastAsia="zh-CN"/>
              </w:rPr>
              <w:t>库存转换</w:t>
            </w:r>
          </w:p>
        </w:tc>
        <w:tc>
          <w:tcPr>
            <w:tcW w:w="2717" w:type="dxa"/>
            <w:shd w:val="clear" w:color="auto" w:fill="auto"/>
          </w:tcPr>
          <w:p w14:paraId="40313E4F" w14:textId="77777777" w:rsidR="00D14815" w:rsidRPr="002B1EF6" w:rsidRDefault="00D14815" w:rsidP="002B1EF6">
            <w:pPr>
              <w:spacing w:before="60"/>
              <w:jc w:val="center"/>
              <w:rPr>
                <w:rFonts w:ascii="微软雅黑" w:eastAsia="微软雅黑" w:hAnsi="微软雅黑"/>
                <w:lang w:eastAsia="zh-CN"/>
              </w:rPr>
            </w:pPr>
            <w:r w:rsidRPr="002B1EF6">
              <w:rPr>
                <w:rFonts w:ascii="微软雅黑" w:eastAsia="微软雅黑" w:hAnsi="微软雅黑" w:hint="eastAsia"/>
                <w:lang w:eastAsia="zh-CN"/>
              </w:rPr>
              <w:t>√</w:t>
            </w:r>
          </w:p>
        </w:tc>
        <w:tc>
          <w:tcPr>
            <w:tcW w:w="1819" w:type="dxa"/>
            <w:shd w:val="clear" w:color="auto" w:fill="auto"/>
          </w:tcPr>
          <w:p w14:paraId="3C3023A8" w14:textId="77777777" w:rsidR="00D14815" w:rsidRPr="002B1EF6" w:rsidRDefault="00D14815" w:rsidP="002B1EF6">
            <w:pPr>
              <w:spacing w:before="60"/>
              <w:jc w:val="center"/>
              <w:rPr>
                <w:rFonts w:ascii="微软雅黑" w:eastAsia="微软雅黑" w:hAnsi="微软雅黑"/>
                <w:lang w:eastAsia="zh-CN"/>
              </w:rPr>
            </w:pPr>
            <w:r w:rsidRPr="002B1EF6">
              <w:rPr>
                <w:rFonts w:ascii="微软雅黑" w:eastAsia="微软雅黑" w:hAnsi="微软雅黑" w:hint="eastAsia"/>
                <w:lang w:eastAsia="zh-CN"/>
              </w:rPr>
              <w:t>√</w:t>
            </w:r>
          </w:p>
        </w:tc>
        <w:tc>
          <w:tcPr>
            <w:tcW w:w="2551" w:type="dxa"/>
            <w:shd w:val="clear" w:color="auto" w:fill="auto"/>
          </w:tcPr>
          <w:p w14:paraId="1DD4BE66" w14:textId="77777777" w:rsidR="00D14815" w:rsidRPr="002B1EF6" w:rsidRDefault="00D14815" w:rsidP="002B1EF6">
            <w:pPr>
              <w:spacing w:before="60"/>
              <w:jc w:val="center"/>
              <w:rPr>
                <w:rFonts w:ascii="微软雅黑" w:eastAsia="微软雅黑" w:hAnsi="微软雅黑"/>
                <w:lang w:eastAsia="zh-CN"/>
              </w:rPr>
            </w:pPr>
            <w:r w:rsidRPr="002B1EF6">
              <w:rPr>
                <w:rFonts w:ascii="微软雅黑" w:eastAsia="微软雅黑" w:hAnsi="微软雅黑" w:hint="eastAsia"/>
                <w:lang w:eastAsia="zh-CN"/>
              </w:rPr>
              <w:t>√</w:t>
            </w:r>
          </w:p>
        </w:tc>
      </w:tr>
      <w:tr w:rsidR="002B1EF6" w14:paraId="264B041B" w14:textId="77777777" w:rsidTr="002B1EF6">
        <w:tc>
          <w:tcPr>
            <w:tcW w:w="1559" w:type="dxa"/>
            <w:shd w:val="clear" w:color="auto" w:fill="auto"/>
          </w:tcPr>
          <w:p w14:paraId="5A592932" w14:textId="77777777" w:rsidR="00D14815" w:rsidRPr="002B1EF6" w:rsidRDefault="00D14815" w:rsidP="002B1EF6">
            <w:pPr>
              <w:spacing w:before="60"/>
              <w:rPr>
                <w:rFonts w:ascii="微软雅黑" w:eastAsia="微软雅黑" w:hAnsi="微软雅黑"/>
                <w:lang w:eastAsia="zh-CN"/>
              </w:rPr>
            </w:pPr>
            <w:r w:rsidRPr="002B1EF6">
              <w:rPr>
                <w:rFonts w:ascii="微软雅黑" w:eastAsia="微软雅黑" w:hAnsi="微软雅黑" w:hint="eastAsia"/>
                <w:lang w:eastAsia="zh-CN"/>
              </w:rPr>
              <w:t>库存</w:t>
            </w:r>
            <w:r w:rsidRPr="002B1EF6">
              <w:rPr>
                <w:rFonts w:ascii="微软雅黑" w:eastAsia="微软雅黑" w:hAnsi="微软雅黑"/>
                <w:lang w:eastAsia="zh-CN"/>
              </w:rPr>
              <w:t>转换</w:t>
            </w:r>
          </w:p>
        </w:tc>
        <w:tc>
          <w:tcPr>
            <w:tcW w:w="2717" w:type="dxa"/>
            <w:shd w:val="clear" w:color="auto" w:fill="auto"/>
          </w:tcPr>
          <w:p w14:paraId="298E5A60" w14:textId="77777777" w:rsidR="00D14815" w:rsidRPr="002B1EF6" w:rsidRDefault="00D14815" w:rsidP="002B1EF6">
            <w:pPr>
              <w:spacing w:before="60"/>
              <w:jc w:val="center"/>
              <w:rPr>
                <w:rFonts w:ascii="微软雅黑" w:eastAsia="微软雅黑" w:hAnsi="微软雅黑"/>
                <w:lang w:eastAsia="zh-CN"/>
              </w:rPr>
            </w:pPr>
            <w:r w:rsidRPr="002B1EF6">
              <w:rPr>
                <w:rFonts w:ascii="微软雅黑" w:eastAsia="微软雅黑" w:hAnsi="微软雅黑" w:hint="eastAsia"/>
                <w:lang w:eastAsia="zh-CN"/>
              </w:rPr>
              <w:t>×</w:t>
            </w:r>
          </w:p>
        </w:tc>
        <w:tc>
          <w:tcPr>
            <w:tcW w:w="1819" w:type="dxa"/>
            <w:shd w:val="clear" w:color="auto" w:fill="auto"/>
          </w:tcPr>
          <w:p w14:paraId="552DEE57" w14:textId="77777777" w:rsidR="00D14815" w:rsidRPr="002B1EF6" w:rsidRDefault="00D14815" w:rsidP="002B1EF6">
            <w:pPr>
              <w:spacing w:before="60"/>
              <w:jc w:val="center"/>
              <w:rPr>
                <w:rFonts w:ascii="微软雅黑" w:eastAsia="微软雅黑" w:hAnsi="微软雅黑"/>
                <w:lang w:eastAsia="zh-CN"/>
              </w:rPr>
            </w:pPr>
            <w:r w:rsidRPr="002B1EF6">
              <w:rPr>
                <w:rFonts w:ascii="微软雅黑" w:eastAsia="微软雅黑" w:hAnsi="微软雅黑" w:hint="eastAsia"/>
                <w:lang w:eastAsia="zh-CN"/>
              </w:rPr>
              <w:t>×</w:t>
            </w:r>
          </w:p>
        </w:tc>
        <w:tc>
          <w:tcPr>
            <w:tcW w:w="2551" w:type="dxa"/>
            <w:shd w:val="clear" w:color="auto" w:fill="auto"/>
          </w:tcPr>
          <w:p w14:paraId="5E1D54CC" w14:textId="77777777" w:rsidR="00D14815" w:rsidRPr="002B1EF6" w:rsidRDefault="00D14815" w:rsidP="002B1EF6">
            <w:pPr>
              <w:spacing w:before="60"/>
              <w:jc w:val="center"/>
              <w:rPr>
                <w:rFonts w:ascii="微软雅黑" w:eastAsia="微软雅黑" w:hAnsi="微软雅黑"/>
                <w:lang w:eastAsia="zh-CN"/>
              </w:rPr>
            </w:pPr>
            <w:r w:rsidRPr="002B1EF6">
              <w:rPr>
                <w:rFonts w:ascii="微软雅黑" w:eastAsia="微软雅黑" w:hAnsi="微软雅黑" w:hint="eastAsia"/>
                <w:lang w:eastAsia="zh-CN"/>
              </w:rPr>
              <w:t>√</w:t>
            </w:r>
          </w:p>
        </w:tc>
      </w:tr>
    </w:tbl>
    <w:p w14:paraId="26E94C2A" w14:textId="77777777" w:rsidR="00D14815" w:rsidRPr="000C01DD" w:rsidRDefault="00D14815" w:rsidP="00D14815">
      <w:pPr>
        <w:ind w:firstLineChars="200" w:firstLine="400"/>
        <w:rPr>
          <w:rFonts w:ascii="微软雅黑" w:eastAsia="微软雅黑" w:hAnsi="微软雅黑"/>
        </w:rPr>
      </w:pPr>
    </w:p>
    <w:p w14:paraId="5F1B9E41" w14:textId="77777777" w:rsidR="00D14815" w:rsidRDefault="00D14815"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查询信息完善：</w:t>
      </w:r>
    </w:p>
    <w:p w14:paraId="419309E4"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添加“业务类型”的查询条件，列表项为“所有</w:t>
      </w:r>
      <w:r>
        <w:rPr>
          <w:rFonts w:ascii="微软雅黑" w:eastAsia="微软雅黑" w:hAnsi="微软雅黑"/>
        </w:rPr>
        <w:t>/XX1</w:t>
      </w:r>
      <w:r>
        <w:rPr>
          <w:rFonts w:ascii="微软雅黑" w:eastAsia="微软雅黑" w:hAnsi="微软雅黑" w:hint="eastAsia"/>
        </w:rPr>
        <w:t>号店库存转经销供应商</w:t>
      </w:r>
      <w:r>
        <w:rPr>
          <w:rFonts w:ascii="微软雅黑" w:eastAsia="微软雅黑" w:hAnsi="微软雅黑"/>
        </w:rPr>
        <w:t>/</w:t>
      </w:r>
      <w:r>
        <w:rPr>
          <w:rFonts w:ascii="微软雅黑" w:eastAsia="微软雅黑" w:hAnsi="微软雅黑" w:hint="eastAsia"/>
        </w:rPr>
        <w:t>串码</w:t>
      </w:r>
      <w:r>
        <w:rPr>
          <w:rFonts w:ascii="微软雅黑" w:eastAsia="微软雅黑" w:hAnsi="微软雅黑"/>
        </w:rPr>
        <w:t>商品</w:t>
      </w:r>
      <w:r>
        <w:rPr>
          <w:rFonts w:ascii="微软雅黑" w:eastAsia="微软雅黑" w:hAnsi="微软雅黑" w:hint="eastAsia"/>
        </w:rPr>
        <w:t>供应商库存转换</w:t>
      </w:r>
      <w:r>
        <w:rPr>
          <w:rFonts w:ascii="微软雅黑" w:eastAsia="微软雅黑" w:hAnsi="微软雅黑"/>
        </w:rPr>
        <w:t>/</w:t>
      </w:r>
      <w:r>
        <w:rPr>
          <w:rFonts w:ascii="微软雅黑" w:eastAsia="微软雅黑" w:hAnsi="微软雅黑" w:hint="eastAsia"/>
        </w:rPr>
        <w:t>合约机库存转换”，默认为“所有”；</w:t>
      </w:r>
    </w:p>
    <w:p w14:paraId="40EF4758"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添加“审核状态”，列表项为“</w:t>
      </w:r>
      <w:r w:rsidRPr="00BD216E">
        <w:rPr>
          <w:rFonts w:ascii="微软雅黑" w:eastAsia="微软雅黑" w:hAnsi="微软雅黑" w:hint="eastAsia"/>
          <w:highlight w:val="yellow"/>
        </w:rPr>
        <w:t>所有</w:t>
      </w:r>
      <w:r w:rsidRPr="00BD216E">
        <w:rPr>
          <w:rFonts w:ascii="微软雅黑" w:eastAsia="微软雅黑" w:hAnsi="微软雅黑"/>
          <w:highlight w:val="yellow"/>
        </w:rPr>
        <w:t>/</w:t>
      </w:r>
      <w:r w:rsidRPr="00BD216E">
        <w:rPr>
          <w:rFonts w:ascii="微软雅黑" w:eastAsia="微软雅黑" w:hAnsi="微软雅黑" w:hint="eastAsia"/>
          <w:highlight w:val="yellow"/>
        </w:rPr>
        <w:t>待提交</w:t>
      </w:r>
      <w:r w:rsidRPr="00BD216E">
        <w:rPr>
          <w:rFonts w:ascii="微软雅黑" w:eastAsia="微软雅黑" w:hAnsi="微软雅黑"/>
          <w:highlight w:val="yellow"/>
        </w:rPr>
        <w:t>/</w:t>
      </w:r>
      <w:r w:rsidRPr="00BD216E">
        <w:rPr>
          <w:rFonts w:ascii="微软雅黑" w:eastAsia="微软雅黑" w:hAnsi="微软雅黑" w:hint="eastAsia"/>
          <w:highlight w:val="yellow"/>
        </w:rPr>
        <w:t>待</w:t>
      </w:r>
      <w:r w:rsidRPr="00BD216E">
        <w:rPr>
          <w:rFonts w:ascii="微软雅黑" w:eastAsia="微软雅黑" w:hAnsi="微软雅黑"/>
          <w:highlight w:val="yellow"/>
        </w:rPr>
        <w:t>PM</w:t>
      </w:r>
      <w:r w:rsidRPr="00BD216E">
        <w:rPr>
          <w:rFonts w:ascii="微软雅黑" w:eastAsia="微软雅黑" w:hAnsi="微软雅黑" w:hint="eastAsia"/>
          <w:highlight w:val="yellow"/>
        </w:rPr>
        <w:t>审批</w:t>
      </w:r>
      <w:r w:rsidRPr="00BD216E">
        <w:rPr>
          <w:rFonts w:ascii="微软雅黑" w:eastAsia="微软雅黑" w:hAnsi="微软雅黑"/>
          <w:highlight w:val="yellow"/>
        </w:rPr>
        <w:t>/</w:t>
      </w:r>
      <w:r w:rsidRPr="00BD216E">
        <w:rPr>
          <w:rFonts w:ascii="微软雅黑" w:eastAsia="微软雅黑" w:hAnsi="微软雅黑" w:hint="eastAsia"/>
          <w:highlight w:val="yellow"/>
        </w:rPr>
        <w:t>待一级部门负责人审批</w:t>
      </w:r>
      <w:r w:rsidRPr="00BD216E">
        <w:rPr>
          <w:rFonts w:ascii="微软雅黑" w:eastAsia="微软雅黑" w:hAnsi="微软雅黑"/>
          <w:highlight w:val="yellow"/>
        </w:rPr>
        <w:t>/</w:t>
      </w:r>
      <w:r w:rsidRPr="00BD216E">
        <w:rPr>
          <w:rFonts w:ascii="微软雅黑" w:eastAsia="微软雅黑" w:hAnsi="微软雅黑" w:hint="eastAsia"/>
          <w:highlight w:val="yellow"/>
        </w:rPr>
        <w:t>待</w:t>
      </w:r>
      <w:r w:rsidRPr="00BD216E">
        <w:rPr>
          <w:rFonts w:ascii="微软雅黑" w:eastAsia="微软雅黑" w:hAnsi="微软雅黑"/>
          <w:highlight w:val="yellow"/>
        </w:rPr>
        <w:t>AP</w:t>
      </w:r>
      <w:r w:rsidRPr="00BD216E">
        <w:rPr>
          <w:rFonts w:ascii="微软雅黑" w:eastAsia="微软雅黑" w:hAnsi="微软雅黑" w:hint="eastAsia"/>
          <w:highlight w:val="yellow"/>
        </w:rPr>
        <w:t>审批</w:t>
      </w:r>
      <w:r w:rsidRPr="00BD216E">
        <w:rPr>
          <w:rFonts w:ascii="微软雅黑" w:eastAsia="微软雅黑" w:hAnsi="微软雅黑"/>
          <w:highlight w:val="yellow"/>
        </w:rPr>
        <w:t>/</w:t>
      </w:r>
      <w:r w:rsidRPr="00BD216E">
        <w:rPr>
          <w:rFonts w:ascii="微软雅黑" w:eastAsia="微软雅黑" w:hAnsi="微软雅黑" w:hint="eastAsia"/>
          <w:highlight w:val="yellow"/>
        </w:rPr>
        <w:t>待财务总监审核</w:t>
      </w:r>
      <w:r w:rsidRPr="00BD216E">
        <w:rPr>
          <w:rFonts w:ascii="微软雅黑" w:eastAsia="微软雅黑" w:hAnsi="微软雅黑"/>
          <w:highlight w:val="yellow"/>
        </w:rPr>
        <w:t>/</w:t>
      </w:r>
      <w:r w:rsidRPr="00BD216E">
        <w:rPr>
          <w:rFonts w:ascii="微软雅黑" w:eastAsia="微软雅黑" w:hAnsi="微软雅黑" w:hint="eastAsia"/>
          <w:highlight w:val="yellow"/>
        </w:rPr>
        <w:t>待法务审批</w:t>
      </w:r>
      <w:r w:rsidRPr="00BD216E">
        <w:rPr>
          <w:rFonts w:ascii="微软雅黑" w:eastAsia="微软雅黑" w:hAnsi="微软雅黑"/>
          <w:highlight w:val="yellow"/>
        </w:rPr>
        <w:t>/</w:t>
      </w:r>
      <w:r w:rsidRPr="00BD216E">
        <w:rPr>
          <w:rFonts w:ascii="微软雅黑" w:eastAsia="微软雅黑" w:hAnsi="微软雅黑" w:hint="eastAsia"/>
          <w:highlight w:val="yellow"/>
        </w:rPr>
        <w:t>已完成</w:t>
      </w:r>
      <w:r w:rsidRPr="00BD216E">
        <w:rPr>
          <w:rFonts w:ascii="微软雅黑" w:eastAsia="微软雅黑" w:hAnsi="微软雅黑"/>
          <w:highlight w:val="yellow"/>
        </w:rPr>
        <w:t>/</w:t>
      </w:r>
      <w:r w:rsidRPr="00BD216E">
        <w:rPr>
          <w:rFonts w:ascii="微软雅黑" w:eastAsia="微软雅黑" w:hAnsi="微软雅黑" w:hint="eastAsia"/>
          <w:highlight w:val="yellow"/>
        </w:rPr>
        <w:t>已拒绝</w:t>
      </w:r>
      <w:r>
        <w:rPr>
          <w:rFonts w:ascii="微软雅黑" w:eastAsia="微软雅黑" w:hAnsi="微软雅黑" w:hint="eastAsia"/>
        </w:rPr>
        <w:t>”，默认为“所有”</w:t>
      </w:r>
    </w:p>
    <w:p w14:paraId="3690DACE" w14:textId="77777777" w:rsidR="00D14815" w:rsidRPr="00C30521" w:rsidRDefault="007A25F8" w:rsidP="00D14815">
      <w:pPr>
        <w:rPr>
          <w:rFonts w:ascii="微软雅黑" w:eastAsia="微软雅黑" w:hAnsi="微软雅黑"/>
        </w:rPr>
      </w:pPr>
      <w:r>
        <w:rPr>
          <w:noProof/>
          <w:lang w:eastAsia="zh-CN"/>
        </w:rPr>
        <w:lastRenderedPageBreak/>
        <w:pict w14:anchorId="0761FB19">
          <v:shape id="_x0000_i1045" type="#_x0000_t75" style="width:470.8pt;height:236.55pt;visibility:visible;mso-wrap-style:square">
            <v:imagedata r:id="rId35" o:title=""/>
          </v:shape>
        </w:pict>
      </w:r>
    </w:p>
    <w:p w14:paraId="6E26D086" w14:textId="77777777" w:rsidR="00D14815" w:rsidRDefault="00D14815"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列表完善：</w:t>
      </w:r>
    </w:p>
    <w:p w14:paraId="621A8DA7"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增加“</w:t>
      </w:r>
      <w:r w:rsidRPr="00E94DF4">
        <w:rPr>
          <w:rFonts w:ascii="微软雅黑" w:eastAsia="微软雅黑" w:hAnsi="微软雅黑" w:hint="eastAsia"/>
        </w:rPr>
        <w:t>业务类型”、“转换类型”、“审核状态</w:t>
      </w:r>
      <w:r>
        <w:rPr>
          <w:rFonts w:ascii="微软雅黑" w:eastAsia="微软雅黑" w:hAnsi="微软雅黑" w:hint="eastAsia"/>
        </w:rPr>
        <w:t>”、</w:t>
      </w:r>
      <w:r>
        <w:rPr>
          <w:rFonts w:ascii="微软雅黑" w:eastAsia="微软雅黑" w:hAnsi="微软雅黑"/>
        </w:rPr>
        <w:t>”</w:t>
      </w:r>
      <w:r>
        <w:rPr>
          <w:rFonts w:ascii="微软雅黑" w:eastAsia="微软雅黑" w:hAnsi="微软雅黑" w:hint="eastAsia"/>
        </w:rPr>
        <w:t>移动平均价</w:t>
      </w:r>
      <w:r>
        <w:rPr>
          <w:rFonts w:ascii="微软雅黑" w:eastAsia="微软雅黑" w:hAnsi="微软雅黑"/>
        </w:rPr>
        <w:t>“</w:t>
      </w:r>
      <w:r>
        <w:rPr>
          <w:rFonts w:ascii="微软雅黑" w:eastAsia="微软雅黑" w:hAnsi="微软雅黑" w:hint="eastAsia"/>
        </w:rPr>
        <w:t>；</w:t>
      </w:r>
    </w:p>
    <w:p w14:paraId="2FB92BF1"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“转换单编号”增加链接</w:t>
      </w:r>
    </w:p>
    <w:p w14:paraId="6DD78215" w14:textId="77777777" w:rsidR="00D14815" w:rsidRPr="005C7E5A" w:rsidRDefault="007A25F8" w:rsidP="00D14815">
      <w:pPr>
        <w:rPr>
          <w:rFonts w:ascii="微软雅黑" w:eastAsia="微软雅黑" w:hAnsi="微软雅黑"/>
        </w:rPr>
      </w:pPr>
      <w:r>
        <w:rPr>
          <w:noProof/>
          <w:lang w:eastAsia="zh-CN"/>
        </w:rPr>
        <w:pict w14:anchorId="54EAB14B">
          <v:shape id="图片 10" o:spid="_x0000_i1046" type="#_x0000_t75" style="width:470.35pt;height:29.9pt;visibility:visible;mso-wrap-style:square">
            <v:imagedata r:id="rId36" o:title=""/>
          </v:shape>
        </w:pict>
      </w:r>
    </w:p>
    <w:p w14:paraId="7FA64F0B" w14:textId="77777777" w:rsidR="00D14815" w:rsidRDefault="00D14815"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详细界面信息说明：</w:t>
      </w:r>
    </w:p>
    <w:p w14:paraId="2A335D19"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rPr>
        <w:t>XX1</w:t>
      </w:r>
      <w:r>
        <w:rPr>
          <w:rFonts w:ascii="微软雅黑" w:eastAsia="微软雅黑" w:hAnsi="微软雅黑" w:hint="eastAsia"/>
        </w:rPr>
        <w:t>号店库存转经销供应商：</w:t>
      </w:r>
    </w:p>
    <w:p w14:paraId="0F87448D"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w:t>
      </w:r>
      <w:r>
        <w:rPr>
          <w:rFonts w:ascii="微软雅黑" w:eastAsia="微软雅黑" w:hAnsi="微软雅黑"/>
        </w:rPr>
        <w:t>FR</w:t>
      </w:r>
      <w:r>
        <w:rPr>
          <w:rFonts w:ascii="微软雅黑" w:eastAsia="微软雅黑" w:hAnsi="微软雅黑" w:hint="eastAsia"/>
        </w:rPr>
        <w:t>供应商”必须为“</w:t>
      </w:r>
      <w:r>
        <w:rPr>
          <w:rFonts w:ascii="微软雅黑" w:eastAsia="微软雅黑" w:hAnsi="微软雅黑"/>
        </w:rPr>
        <w:t>XXX1</w:t>
      </w:r>
      <w:r>
        <w:rPr>
          <w:rFonts w:ascii="微软雅黑" w:eastAsia="微软雅黑" w:hAnsi="微软雅黑" w:hint="eastAsia"/>
        </w:rPr>
        <w:t>号店”供应商</w:t>
      </w:r>
      <w:r>
        <w:rPr>
          <w:rFonts w:ascii="微软雅黑" w:eastAsia="微软雅黑" w:hAnsi="微软雅黑"/>
        </w:rPr>
        <w:t>;</w:t>
      </w:r>
    </w:p>
    <w:p w14:paraId="535D9F1A"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rPr>
        <w:t>“TO</w:t>
      </w:r>
      <w:r>
        <w:rPr>
          <w:rFonts w:ascii="微软雅黑" w:eastAsia="微软雅黑" w:hAnsi="微软雅黑" w:hint="eastAsia"/>
        </w:rPr>
        <w:t>供应商</w:t>
      </w:r>
      <w:r>
        <w:rPr>
          <w:rFonts w:ascii="微软雅黑" w:eastAsia="微软雅黑" w:hAnsi="微软雅黑"/>
        </w:rPr>
        <w:t>”</w:t>
      </w:r>
      <w:r>
        <w:rPr>
          <w:rFonts w:ascii="微软雅黑" w:eastAsia="微软雅黑" w:hAnsi="微软雅黑" w:hint="eastAsia"/>
        </w:rPr>
        <w:t>必须为“经销”供应商且非“</w:t>
      </w:r>
      <w:r>
        <w:rPr>
          <w:rFonts w:ascii="微软雅黑" w:eastAsia="微软雅黑" w:hAnsi="微软雅黑"/>
        </w:rPr>
        <w:t>XXX1</w:t>
      </w:r>
      <w:r>
        <w:rPr>
          <w:rFonts w:ascii="微软雅黑" w:eastAsia="微软雅黑" w:hAnsi="微软雅黑" w:hint="eastAsia"/>
        </w:rPr>
        <w:t>号店”，且与此仓库有供货关系</w:t>
      </w:r>
    </w:p>
    <w:p w14:paraId="49AD8608"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增加移动平均价，由系统查询后显示在库存转换申请单界面</w:t>
      </w:r>
    </w:p>
    <w:p w14:paraId="20FBB5BA"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增加附件的添加，“供应商授权转换附件”功能上传</w:t>
      </w:r>
    </w:p>
    <w:p w14:paraId="73776BB8" w14:textId="77777777" w:rsidR="00D14815" w:rsidRPr="00FE1C70"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禁</w:t>
      </w:r>
      <w:r>
        <w:rPr>
          <w:rFonts w:ascii="微软雅黑" w:eastAsia="微软雅黑" w:hAnsi="微软雅黑"/>
        </w:rPr>
        <w:t>选</w:t>
      </w:r>
      <w:r>
        <w:rPr>
          <w:rFonts w:ascii="微软雅黑" w:eastAsia="微软雅黑" w:hAnsi="微软雅黑" w:hint="eastAsia"/>
        </w:rPr>
        <w:t>其他2种</w:t>
      </w:r>
      <w:r>
        <w:rPr>
          <w:rFonts w:ascii="微软雅黑" w:eastAsia="微软雅黑" w:hAnsi="微软雅黑"/>
        </w:rPr>
        <w:t>库存转换类型：【合约机库存转换】【串码商品库存供应商转换</w:t>
      </w:r>
    </w:p>
    <w:p w14:paraId="476C792A"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界面</w:t>
      </w:r>
      <w:r>
        <w:rPr>
          <w:rFonts w:ascii="微软雅黑" w:eastAsia="微软雅黑" w:hAnsi="微软雅黑"/>
        </w:rPr>
        <w:t>原型如下</w:t>
      </w:r>
    </w:p>
    <w:p w14:paraId="27711BE6" w14:textId="77777777" w:rsidR="00D14815" w:rsidRPr="00A97117" w:rsidRDefault="007A25F8" w:rsidP="00D14815">
      <w:pPr>
        <w:rPr>
          <w:rFonts w:ascii="微软雅黑" w:eastAsia="微软雅黑" w:hAnsi="微软雅黑"/>
        </w:rPr>
      </w:pPr>
      <w:r>
        <w:rPr>
          <w:noProof/>
          <w:lang w:eastAsia="zh-CN"/>
        </w:rPr>
        <w:lastRenderedPageBreak/>
        <w:pict w14:anchorId="4AA06176">
          <v:shape id="图片 13" o:spid="_x0000_i1047" type="#_x0000_t75" style="width:470.8pt;height:264.15pt;visibility:visible;mso-wrap-style:square">
            <v:imagedata r:id="rId37" o:title=""/>
          </v:shape>
        </w:pict>
      </w:r>
    </w:p>
    <w:p w14:paraId="3947FFA7"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串码</w:t>
      </w:r>
      <w:r>
        <w:rPr>
          <w:rFonts w:ascii="微软雅黑" w:eastAsia="微软雅黑" w:hAnsi="微软雅黑"/>
        </w:rPr>
        <w:t>商品库存</w:t>
      </w:r>
      <w:r>
        <w:rPr>
          <w:rFonts w:ascii="微软雅黑" w:eastAsia="微软雅黑" w:hAnsi="微软雅黑" w:hint="eastAsia"/>
        </w:rPr>
        <w:t>供应商转换：</w:t>
      </w:r>
    </w:p>
    <w:p w14:paraId="1A276CE2"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w:t>
      </w:r>
      <w:r>
        <w:rPr>
          <w:rFonts w:ascii="微软雅黑" w:eastAsia="微软雅黑" w:hAnsi="微软雅黑"/>
        </w:rPr>
        <w:t>FR</w:t>
      </w:r>
      <w:r>
        <w:rPr>
          <w:rFonts w:ascii="微软雅黑" w:eastAsia="微软雅黑" w:hAnsi="微软雅黑" w:hint="eastAsia"/>
        </w:rPr>
        <w:t>供应商”</w:t>
      </w:r>
      <w:r>
        <w:rPr>
          <w:rFonts w:ascii="微软雅黑" w:eastAsia="微软雅黑" w:hAnsi="微软雅黑"/>
        </w:rPr>
        <w:t>&amp;</w:t>
      </w:r>
      <w:r>
        <w:rPr>
          <w:rFonts w:ascii="微软雅黑" w:eastAsia="微软雅黑" w:hAnsi="微软雅黑" w:hint="eastAsia"/>
        </w:rPr>
        <w:t>“</w:t>
      </w:r>
      <w:r>
        <w:rPr>
          <w:rFonts w:ascii="微软雅黑" w:eastAsia="微软雅黑" w:hAnsi="微软雅黑"/>
        </w:rPr>
        <w:t>TO</w:t>
      </w:r>
      <w:r>
        <w:rPr>
          <w:rFonts w:ascii="微软雅黑" w:eastAsia="微软雅黑" w:hAnsi="微软雅黑" w:hint="eastAsia"/>
        </w:rPr>
        <w:t>供应商”必须都为“经销”且非“</w:t>
      </w:r>
      <w:r>
        <w:rPr>
          <w:rFonts w:ascii="微软雅黑" w:eastAsia="微软雅黑" w:hAnsi="微软雅黑"/>
        </w:rPr>
        <w:t>XXX1</w:t>
      </w:r>
      <w:r>
        <w:rPr>
          <w:rFonts w:ascii="微软雅黑" w:eastAsia="微软雅黑" w:hAnsi="微软雅黑" w:hint="eastAsia"/>
        </w:rPr>
        <w:t>号店”供应商</w:t>
      </w:r>
    </w:p>
    <w:p w14:paraId="7588CAF4"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增加附件的添加，“供应商授权转换附件”功能上传</w:t>
      </w:r>
    </w:p>
    <w:p w14:paraId="1BDEDCF7"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增加移动平均价，由系统查询后显示在库存转换申请单界面</w:t>
      </w:r>
    </w:p>
    <w:p w14:paraId="4FCFBFFA"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禁</w:t>
      </w:r>
      <w:r>
        <w:rPr>
          <w:rFonts w:ascii="微软雅黑" w:eastAsia="微软雅黑" w:hAnsi="微软雅黑"/>
        </w:rPr>
        <w:t>选其他</w:t>
      </w:r>
      <w:r>
        <w:rPr>
          <w:rFonts w:ascii="微软雅黑" w:eastAsia="微软雅黑" w:hAnsi="微软雅黑" w:hint="eastAsia"/>
        </w:rPr>
        <w:t>2种</w:t>
      </w:r>
      <w:r>
        <w:rPr>
          <w:rFonts w:ascii="微软雅黑" w:eastAsia="微软雅黑" w:hAnsi="微软雅黑"/>
        </w:rPr>
        <w:t>库存转换类型</w:t>
      </w:r>
      <w:r>
        <w:rPr>
          <w:rFonts w:ascii="微软雅黑" w:eastAsia="微软雅黑" w:hAnsi="微软雅黑" w:hint="eastAsia"/>
        </w:rPr>
        <w:t>：</w:t>
      </w:r>
      <w:r>
        <w:rPr>
          <w:rFonts w:ascii="微软雅黑" w:eastAsia="微软雅黑" w:hAnsi="微软雅黑"/>
        </w:rPr>
        <w:t>【</w:t>
      </w:r>
      <w:r>
        <w:rPr>
          <w:rFonts w:ascii="微软雅黑" w:eastAsia="微软雅黑" w:hAnsi="微软雅黑" w:hint="eastAsia"/>
        </w:rPr>
        <w:t>XX1号店</w:t>
      </w:r>
      <w:r>
        <w:rPr>
          <w:rFonts w:ascii="微软雅黑" w:eastAsia="微软雅黑" w:hAnsi="微软雅黑"/>
        </w:rPr>
        <w:t>库存转经销供应商】【合约</w:t>
      </w:r>
      <w:r>
        <w:rPr>
          <w:rFonts w:ascii="微软雅黑" w:eastAsia="微软雅黑" w:hAnsi="微软雅黑" w:hint="eastAsia"/>
        </w:rPr>
        <w:t>机</w:t>
      </w:r>
      <w:r>
        <w:rPr>
          <w:rFonts w:ascii="微软雅黑" w:eastAsia="微软雅黑" w:hAnsi="微软雅黑"/>
        </w:rPr>
        <w:t>库存转换】</w:t>
      </w:r>
    </w:p>
    <w:p w14:paraId="7004C843"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增加</w:t>
      </w:r>
      <w:r>
        <w:rPr>
          <w:rFonts w:ascii="微软雅黑" w:eastAsia="微软雅黑" w:hAnsi="微软雅黑"/>
        </w:rPr>
        <w:t>串码查询功能，</w:t>
      </w:r>
      <w:r>
        <w:rPr>
          <w:rFonts w:ascii="微软雅黑" w:eastAsia="微软雅黑" w:hAnsi="微软雅黑" w:hint="eastAsia"/>
        </w:rPr>
        <w:t>当</w:t>
      </w:r>
      <w:r>
        <w:rPr>
          <w:rFonts w:ascii="微软雅黑" w:eastAsia="微软雅黑" w:hAnsi="微软雅黑"/>
        </w:rPr>
        <w:t>该产品的串码属于待转入的供应商时允许库存转换，否则禁止转换</w:t>
      </w:r>
    </w:p>
    <w:p w14:paraId="0283A881"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界面</w:t>
      </w:r>
      <w:r>
        <w:rPr>
          <w:rFonts w:ascii="微软雅黑" w:eastAsia="微软雅黑" w:hAnsi="微软雅黑"/>
        </w:rPr>
        <w:t>原型如下</w:t>
      </w:r>
    </w:p>
    <w:p w14:paraId="0FE42193" w14:textId="77777777" w:rsidR="00D14815" w:rsidRPr="00854DC2" w:rsidRDefault="00D14815" w:rsidP="00D14815">
      <w:pPr>
        <w:ind w:left="840"/>
        <w:rPr>
          <w:rFonts w:ascii="微软雅黑" w:eastAsia="微软雅黑" w:hAnsi="微软雅黑"/>
          <w:lang w:eastAsia="zh-CN"/>
        </w:rPr>
      </w:pPr>
      <w:r>
        <w:rPr>
          <w:rFonts w:ascii="微软雅黑" w:eastAsia="微软雅黑" w:hAnsi="微软雅黑" w:hint="eastAsia"/>
          <w:lang w:eastAsia="zh-CN"/>
        </w:rPr>
        <w:t>非</w:t>
      </w:r>
      <w:r>
        <w:rPr>
          <w:rFonts w:ascii="微软雅黑" w:eastAsia="微软雅黑" w:hAnsi="微软雅黑"/>
          <w:lang w:eastAsia="zh-CN"/>
        </w:rPr>
        <w:t>批次</w:t>
      </w:r>
      <w:r>
        <w:rPr>
          <w:rFonts w:ascii="微软雅黑" w:eastAsia="微软雅黑" w:hAnsi="微软雅黑" w:hint="eastAsia"/>
          <w:lang w:eastAsia="zh-CN"/>
        </w:rPr>
        <w:t>库存</w:t>
      </w:r>
      <w:r>
        <w:rPr>
          <w:rFonts w:ascii="微软雅黑" w:eastAsia="微软雅黑" w:hAnsi="微软雅黑"/>
          <w:lang w:eastAsia="zh-CN"/>
        </w:rPr>
        <w:t>转换</w:t>
      </w:r>
    </w:p>
    <w:p w14:paraId="3DE8CD89" w14:textId="77777777" w:rsidR="00D14815" w:rsidRDefault="007A25F8" w:rsidP="00D14815">
      <w:pPr>
        <w:rPr>
          <w:rFonts w:ascii="微软雅黑" w:eastAsia="微软雅黑" w:hAnsi="微软雅黑"/>
        </w:rPr>
      </w:pPr>
      <w:r>
        <w:rPr>
          <w:noProof/>
          <w:lang w:eastAsia="zh-CN"/>
        </w:rPr>
        <w:lastRenderedPageBreak/>
        <w:pict w14:anchorId="05C7D632">
          <v:shape id="图片 9" o:spid="_x0000_i1048" type="#_x0000_t75" style="width:470.35pt;height:266.5pt;visibility:visible;mso-wrap-style:square">
            <v:imagedata r:id="rId38" o:title=""/>
          </v:shape>
        </w:pict>
      </w:r>
    </w:p>
    <w:p w14:paraId="2721D60A" w14:textId="77777777" w:rsidR="00D14815" w:rsidRDefault="00D14815" w:rsidP="00D14815">
      <w:pPr>
        <w:rPr>
          <w:rFonts w:ascii="微软雅黑" w:eastAsia="微软雅黑" w:hAnsi="微软雅黑"/>
          <w:lang w:eastAsia="zh-CN"/>
        </w:rPr>
      </w:pPr>
      <w:r>
        <w:rPr>
          <w:rFonts w:ascii="微软雅黑" w:eastAsia="微软雅黑" w:hAnsi="微软雅黑" w:hint="eastAsia"/>
          <w:lang w:eastAsia="zh-CN"/>
        </w:rPr>
        <w:t>批次库存</w:t>
      </w:r>
      <w:r>
        <w:rPr>
          <w:rFonts w:ascii="微软雅黑" w:eastAsia="微软雅黑" w:hAnsi="微软雅黑"/>
          <w:lang w:eastAsia="zh-CN"/>
        </w:rPr>
        <w:t>转换</w:t>
      </w:r>
    </w:p>
    <w:p w14:paraId="581D0C3B" w14:textId="77777777" w:rsidR="00D14815" w:rsidRPr="00FE1C70" w:rsidRDefault="007A25F8" w:rsidP="00D14815">
      <w:pPr>
        <w:rPr>
          <w:rFonts w:ascii="微软雅黑" w:eastAsia="微软雅黑" w:hAnsi="微软雅黑"/>
        </w:rPr>
      </w:pPr>
      <w:r>
        <w:rPr>
          <w:noProof/>
          <w:lang w:eastAsia="zh-CN"/>
        </w:rPr>
        <w:pict w14:anchorId="5E70E5F9">
          <v:shape id="图片 14" o:spid="_x0000_i1049" type="#_x0000_t75" style="width:470.35pt;height:260.9pt;visibility:visible;mso-wrap-style:square">
            <v:imagedata r:id="rId39" o:title=""/>
          </v:shape>
        </w:pict>
      </w:r>
    </w:p>
    <w:p w14:paraId="6D6B2206"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合约机库存转换</w:t>
      </w:r>
    </w:p>
    <w:p w14:paraId="42054447" w14:textId="77777777" w:rsidR="00D14815" w:rsidRPr="00BD216E" w:rsidRDefault="00D14815" w:rsidP="002B1EF6">
      <w:pPr>
        <w:pStyle w:val="af3"/>
        <w:widowControl/>
        <w:numPr>
          <w:ilvl w:val="2"/>
          <w:numId w:val="50"/>
        </w:numPr>
        <w:ind w:firstLineChars="0" w:firstLine="420"/>
        <w:rPr>
          <w:rFonts w:ascii="微软雅黑" w:eastAsia="微软雅黑" w:hAnsi="微软雅黑"/>
          <w:highlight w:val="yellow"/>
        </w:rPr>
      </w:pPr>
      <w:r w:rsidRPr="00BD216E">
        <w:rPr>
          <w:rFonts w:ascii="微软雅黑" w:eastAsia="微软雅黑" w:hAnsi="微软雅黑" w:hint="eastAsia"/>
          <w:highlight w:val="yellow"/>
        </w:rPr>
        <w:t>增加附件的添加，“供应商授权转换附件”功能上传</w:t>
      </w:r>
    </w:p>
    <w:p w14:paraId="5F193A9F"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lastRenderedPageBreak/>
        <w:t>增加产品类目的选择，控制到一级类目即可，控制转换的产品都在同一个一级类目下。</w:t>
      </w:r>
    </w:p>
    <w:p w14:paraId="65EAD601"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增加移动平均价，由系统查询后显示在库存转换申请单界面</w:t>
      </w:r>
    </w:p>
    <w:p w14:paraId="7D20C1F2" w14:textId="77777777" w:rsidR="00D14815" w:rsidRPr="00FE1C70"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禁</w:t>
      </w:r>
      <w:r>
        <w:rPr>
          <w:rFonts w:ascii="微软雅黑" w:eastAsia="微软雅黑" w:hAnsi="微软雅黑"/>
        </w:rPr>
        <w:t>选其他</w:t>
      </w:r>
      <w:r>
        <w:rPr>
          <w:rFonts w:ascii="微软雅黑" w:eastAsia="微软雅黑" w:hAnsi="微软雅黑" w:hint="eastAsia"/>
        </w:rPr>
        <w:t>2种</w:t>
      </w:r>
      <w:r>
        <w:rPr>
          <w:rFonts w:ascii="微软雅黑" w:eastAsia="微软雅黑" w:hAnsi="微软雅黑"/>
        </w:rPr>
        <w:t>库存转换类型</w:t>
      </w:r>
      <w:r>
        <w:rPr>
          <w:rFonts w:ascii="微软雅黑" w:eastAsia="微软雅黑" w:hAnsi="微软雅黑" w:hint="eastAsia"/>
        </w:rPr>
        <w:t>：</w:t>
      </w:r>
      <w:r>
        <w:rPr>
          <w:rFonts w:ascii="微软雅黑" w:eastAsia="微软雅黑" w:hAnsi="微软雅黑"/>
        </w:rPr>
        <w:t>【</w:t>
      </w:r>
      <w:r>
        <w:rPr>
          <w:rFonts w:ascii="微软雅黑" w:eastAsia="微软雅黑" w:hAnsi="微软雅黑" w:hint="eastAsia"/>
        </w:rPr>
        <w:t>XX1号店</w:t>
      </w:r>
      <w:r>
        <w:rPr>
          <w:rFonts w:ascii="微软雅黑" w:eastAsia="微软雅黑" w:hAnsi="微软雅黑"/>
        </w:rPr>
        <w:t>库存转经销供应商】【</w:t>
      </w:r>
      <w:r>
        <w:rPr>
          <w:rFonts w:ascii="微软雅黑" w:eastAsia="微软雅黑" w:hAnsi="微软雅黑" w:hint="eastAsia"/>
        </w:rPr>
        <w:t>串码</w:t>
      </w:r>
      <w:r>
        <w:rPr>
          <w:rFonts w:ascii="微软雅黑" w:eastAsia="微软雅黑" w:hAnsi="微软雅黑"/>
        </w:rPr>
        <w:t>商品库存供应商转换】</w:t>
      </w:r>
    </w:p>
    <w:p w14:paraId="6CBD5C18" w14:textId="77777777" w:rsidR="00D14815" w:rsidRDefault="00D14815" w:rsidP="002B1EF6">
      <w:pPr>
        <w:pStyle w:val="af3"/>
        <w:widowControl/>
        <w:numPr>
          <w:ilvl w:val="2"/>
          <w:numId w:val="50"/>
        </w:numPr>
        <w:ind w:firstLineChars="0" w:firstLine="420"/>
        <w:rPr>
          <w:rFonts w:ascii="微软雅黑" w:eastAsia="微软雅黑" w:hAnsi="微软雅黑"/>
        </w:rPr>
      </w:pPr>
      <w:r>
        <w:rPr>
          <w:rFonts w:ascii="微软雅黑" w:eastAsia="微软雅黑" w:hAnsi="微软雅黑" w:hint="eastAsia"/>
        </w:rPr>
        <w:t xml:space="preserve"> 界面</w:t>
      </w:r>
      <w:r>
        <w:rPr>
          <w:rFonts w:ascii="微软雅黑" w:eastAsia="微软雅黑" w:hAnsi="微软雅黑"/>
        </w:rPr>
        <w:t>原型如下</w:t>
      </w:r>
    </w:p>
    <w:p w14:paraId="3782F63C" w14:textId="77777777" w:rsidR="00D14815" w:rsidRPr="002C1E5A" w:rsidRDefault="007A25F8" w:rsidP="00D14815">
      <w:pPr>
        <w:rPr>
          <w:rFonts w:ascii="微软雅黑" w:eastAsia="微软雅黑" w:hAnsi="微软雅黑"/>
        </w:rPr>
      </w:pPr>
      <w:r>
        <w:rPr>
          <w:noProof/>
          <w:lang w:eastAsia="zh-CN"/>
        </w:rPr>
        <w:pict w14:anchorId="2C3368EF">
          <v:shape id="图片 12" o:spid="_x0000_i1050" type="#_x0000_t75" style="width:470.35pt;height:260.9pt;visibility:visible;mso-wrap-style:square">
            <v:imagedata r:id="rId40" o:title=""/>
          </v:shape>
        </w:pict>
      </w:r>
    </w:p>
    <w:p w14:paraId="362D3CD4" w14:textId="77777777" w:rsidR="00D14815" w:rsidRDefault="00D14815"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功能简介：</w:t>
      </w:r>
    </w:p>
    <w:p w14:paraId="0083737A"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【保存】更新“审批状态”为“待提交”</w:t>
      </w:r>
    </w:p>
    <w:p w14:paraId="4DF1B65C"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【提交】根据域登陆人信息获取一级部门负责人信息，发起流程到一级负责人审批，更新状态为“待一级部门负责人审批”；提交后弹出消息对话框提示“您的流程已经提交，流程审批人【</w:t>
      </w:r>
      <w:r>
        <w:rPr>
          <w:rFonts w:ascii="微软雅黑" w:eastAsia="微软雅黑" w:hAnsi="微软雅黑"/>
        </w:rPr>
        <w:t>****</w:t>
      </w:r>
      <w:r>
        <w:rPr>
          <w:rFonts w:ascii="微软雅黑" w:eastAsia="微软雅黑" w:hAnsi="微软雅黑" w:hint="eastAsia"/>
        </w:rPr>
        <w:t>】”【</w:t>
      </w:r>
      <w:r>
        <w:rPr>
          <w:rFonts w:ascii="微软雅黑" w:eastAsia="微软雅黑" w:hAnsi="微软雅黑"/>
        </w:rPr>
        <w:t>****</w:t>
      </w:r>
      <w:r>
        <w:rPr>
          <w:rFonts w:ascii="微软雅黑" w:eastAsia="微软雅黑" w:hAnsi="微软雅黑" w:hint="eastAsia"/>
        </w:rPr>
        <w:t>】为具体审批人</w:t>
      </w:r>
    </w:p>
    <w:p w14:paraId="4CEDB340" w14:textId="77777777" w:rsidR="00D14815" w:rsidRDefault="00D14815"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申请人权限</w:t>
      </w:r>
    </w:p>
    <w:p w14:paraId="56027CA9"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w:t>
      </w:r>
      <w:r>
        <w:rPr>
          <w:rFonts w:ascii="微软雅黑" w:eastAsia="微软雅黑" w:hAnsi="微软雅黑"/>
        </w:rPr>
        <w:t>XX1</w:t>
      </w:r>
      <w:r>
        <w:rPr>
          <w:rFonts w:ascii="微软雅黑" w:eastAsia="微软雅黑" w:hAnsi="微软雅黑" w:hint="eastAsia"/>
        </w:rPr>
        <w:t>号店转经销供应商】</w:t>
      </w:r>
      <w:r w:rsidRPr="00AB27C5">
        <w:rPr>
          <w:rFonts w:ascii="微软雅黑" w:eastAsia="微软雅黑" w:hAnsi="微软雅黑" w:hint="eastAsia"/>
          <w:highlight w:val="yellow"/>
        </w:rPr>
        <w:t>申请人权限为采购部门</w:t>
      </w:r>
    </w:p>
    <w:p w14:paraId="38753424"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【串码商品库存供应商转换】申请人权限为</w:t>
      </w:r>
      <w:r>
        <w:rPr>
          <w:rFonts w:ascii="微软雅黑" w:eastAsia="微软雅黑" w:hAnsi="微软雅黑"/>
        </w:rPr>
        <w:t xml:space="preserve">   </w:t>
      </w:r>
      <w:r>
        <w:rPr>
          <w:rFonts w:ascii="微软雅黑" w:eastAsia="微软雅黑" w:hAnsi="微软雅黑" w:hint="eastAsia"/>
        </w:rPr>
        <w:t>胡敏</w:t>
      </w:r>
    </w:p>
    <w:p w14:paraId="035E0D44"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【合约机库存转换】申请人权限为</w:t>
      </w:r>
      <w:r>
        <w:rPr>
          <w:rFonts w:ascii="微软雅黑" w:eastAsia="微软雅黑" w:hAnsi="微软雅黑"/>
        </w:rPr>
        <w:t xml:space="preserve">   </w:t>
      </w:r>
      <w:r>
        <w:rPr>
          <w:rFonts w:ascii="微软雅黑" w:eastAsia="微软雅黑" w:hAnsi="微软雅黑" w:hint="eastAsia"/>
        </w:rPr>
        <w:t>龚颖</w:t>
      </w:r>
    </w:p>
    <w:p w14:paraId="4A2FA86B" w14:textId="77777777" w:rsidR="00D14815" w:rsidRDefault="00D14815"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新增校验规则</w:t>
      </w:r>
    </w:p>
    <w:p w14:paraId="215CEBFC"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XX1号店库存</w:t>
      </w:r>
      <w:r>
        <w:rPr>
          <w:rFonts w:ascii="微软雅黑" w:eastAsia="微软雅黑" w:hAnsi="微软雅黑"/>
        </w:rPr>
        <w:t>转经销供应商，</w:t>
      </w:r>
      <w:r>
        <w:rPr>
          <w:rFonts w:ascii="微软雅黑" w:eastAsia="微软雅黑" w:hAnsi="微软雅黑" w:hint="eastAsia"/>
        </w:rPr>
        <w:t>当【</w:t>
      </w:r>
      <w:r>
        <w:rPr>
          <w:rFonts w:ascii="微软雅黑" w:eastAsia="微软雅黑" w:hAnsi="微软雅黑"/>
        </w:rPr>
        <w:t>AP</w:t>
      </w:r>
      <w:r>
        <w:rPr>
          <w:rFonts w:ascii="微软雅黑" w:eastAsia="微软雅黑" w:hAnsi="微软雅黑" w:hint="eastAsia"/>
        </w:rPr>
        <w:t>余额】</w:t>
      </w:r>
      <w:r>
        <w:rPr>
          <w:rFonts w:ascii="微软雅黑" w:eastAsia="微软雅黑" w:hAnsi="微软雅黑"/>
        </w:rPr>
        <w:t>-</w:t>
      </w:r>
      <w:r>
        <w:rPr>
          <w:rFonts w:ascii="微软雅黑" w:eastAsia="微软雅黑" w:hAnsi="微软雅黑" w:hint="eastAsia"/>
        </w:rPr>
        <w:t>【库存转换金额】</w:t>
      </w:r>
      <w:r>
        <w:rPr>
          <w:rFonts w:ascii="微软雅黑" w:eastAsia="微软雅黑" w:hAnsi="微软雅黑"/>
        </w:rPr>
        <w:t>&gt;0</w:t>
      </w:r>
      <w:r>
        <w:rPr>
          <w:rFonts w:ascii="微软雅黑" w:eastAsia="微软雅黑" w:hAnsi="微软雅黑" w:hint="eastAsia"/>
        </w:rPr>
        <w:t>时才可以提交库存转换申请单；否则提交失败，其中【库存转换金额】</w:t>
      </w:r>
      <w:r>
        <w:rPr>
          <w:rFonts w:ascii="微软雅黑" w:eastAsia="微软雅黑" w:hAnsi="微软雅黑"/>
        </w:rPr>
        <w:t>=</w:t>
      </w:r>
      <w:r>
        <w:rPr>
          <w:rFonts w:ascii="微软雅黑" w:eastAsia="微软雅黑" w:hAnsi="微软雅黑" w:hint="eastAsia"/>
        </w:rPr>
        <w:t>【库存转换数量】</w:t>
      </w:r>
      <w:r>
        <w:rPr>
          <w:rFonts w:ascii="微软雅黑" w:eastAsia="微软雅黑" w:hAnsi="微软雅黑"/>
        </w:rPr>
        <w:t>*</w:t>
      </w:r>
      <w:r>
        <w:rPr>
          <w:rFonts w:ascii="微软雅黑" w:eastAsia="微软雅黑" w:hAnsi="微软雅黑" w:hint="eastAsia"/>
        </w:rPr>
        <w:t>【移动平均价】</w:t>
      </w:r>
    </w:p>
    <w:p w14:paraId="04D5F798"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lastRenderedPageBreak/>
        <w:t>XX1号店库存</w:t>
      </w:r>
      <w:r>
        <w:rPr>
          <w:rFonts w:ascii="微软雅黑" w:eastAsia="微软雅黑" w:hAnsi="微软雅黑"/>
        </w:rPr>
        <w:t>转经销供应商，</w:t>
      </w:r>
      <w:r w:rsidRPr="00AB27C5">
        <w:rPr>
          <w:rFonts w:ascii="微软雅黑" w:eastAsia="微软雅黑" w:hAnsi="微软雅黑"/>
          <w:highlight w:val="yellow"/>
        </w:rPr>
        <w:t>PMS</w:t>
      </w:r>
      <w:r w:rsidRPr="00AB27C5">
        <w:rPr>
          <w:rFonts w:ascii="微软雅黑" w:eastAsia="微软雅黑" w:hAnsi="微软雅黑" w:hint="eastAsia"/>
          <w:highlight w:val="yellow"/>
        </w:rPr>
        <w:t>退单校验</w:t>
      </w:r>
    </w:p>
    <w:p w14:paraId="1F883BEA"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XX1号店库存</w:t>
      </w:r>
      <w:r>
        <w:rPr>
          <w:rFonts w:ascii="微软雅黑" w:eastAsia="微软雅黑" w:hAnsi="微软雅黑"/>
        </w:rPr>
        <w:t>转经销供应商，</w:t>
      </w:r>
      <w:r>
        <w:rPr>
          <w:rFonts w:ascii="微软雅黑" w:eastAsia="微软雅黑" w:hAnsi="微软雅黑" w:hint="eastAsia"/>
        </w:rPr>
        <w:t>库存转换</w:t>
      </w:r>
      <w:r>
        <w:rPr>
          <w:rFonts w:ascii="微软雅黑" w:eastAsia="微软雅黑" w:hAnsi="微软雅黑"/>
        </w:rPr>
        <w:t>数量≤</w:t>
      </w:r>
      <w:r>
        <w:rPr>
          <w:rFonts w:ascii="微软雅黑" w:eastAsia="微软雅黑" w:hAnsi="微软雅黑" w:hint="eastAsia"/>
        </w:rPr>
        <w:t>待</w:t>
      </w:r>
      <w:r>
        <w:rPr>
          <w:rFonts w:ascii="微软雅黑" w:eastAsia="微软雅黑" w:hAnsi="微软雅黑"/>
        </w:rPr>
        <w:t>转入供应商历史进货量，供应商历史进货量</w:t>
      </w:r>
      <w:r>
        <w:rPr>
          <w:rFonts w:ascii="微软雅黑" w:eastAsia="微软雅黑" w:hAnsi="微软雅黑" w:hint="eastAsia"/>
        </w:rPr>
        <w:t>为2012年11月</w:t>
      </w:r>
      <w:r>
        <w:rPr>
          <w:rFonts w:ascii="微软雅黑" w:eastAsia="微软雅黑" w:hAnsi="微软雅黑"/>
        </w:rPr>
        <w:t>至</w:t>
      </w:r>
      <w:r>
        <w:rPr>
          <w:rFonts w:ascii="微软雅黑" w:eastAsia="微软雅黑" w:hAnsi="微软雅黑" w:hint="eastAsia"/>
        </w:rPr>
        <w:t>2013年4的</w:t>
      </w:r>
      <w:r>
        <w:rPr>
          <w:rFonts w:ascii="微软雅黑" w:eastAsia="微软雅黑" w:hAnsi="微软雅黑"/>
        </w:rPr>
        <w:t>进货量</w:t>
      </w:r>
      <w:r>
        <w:rPr>
          <w:rFonts w:ascii="微软雅黑" w:eastAsia="微软雅黑" w:hAnsi="微软雅黑" w:hint="eastAsia"/>
        </w:rPr>
        <w:t>，</w:t>
      </w:r>
      <w:r>
        <w:rPr>
          <w:rFonts w:ascii="微软雅黑" w:eastAsia="微软雅黑" w:hAnsi="微软雅黑"/>
        </w:rPr>
        <w:t>条件符合允许转换，否则禁止转换</w:t>
      </w:r>
    </w:p>
    <w:p w14:paraId="486F549A" w14:textId="77777777" w:rsidR="00D14815" w:rsidRDefault="00D14815" w:rsidP="002B1EF6">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XX1号店库存</w:t>
      </w:r>
      <w:r>
        <w:rPr>
          <w:rFonts w:ascii="微软雅黑" w:eastAsia="微软雅黑" w:hAnsi="微软雅黑"/>
        </w:rPr>
        <w:t>转经销供应商，</w:t>
      </w:r>
      <w:r>
        <w:rPr>
          <w:rFonts w:ascii="微软雅黑" w:eastAsia="微软雅黑" w:hAnsi="微软雅黑" w:hint="eastAsia"/>
        </w:rPr>
        <w:t>供应商</w:t>
      </w:r>
      <w:r>
        <w:rPr>
          <w:rFonts w:ascii="微软雅黑" w:eastAsia="微软雅黑" w:hAnsi="微软雅黑"/>
        </w:rPr>
        <w:t>的状态为合作中允许转换，否则禁止转换</w:t>
      </w:r>
    </w:p>
    <w:p w14:paraId="720D748E" w14:textId="77777777" w:rsidR="00D14815" w:rsidRDefault="00D14815" w:rsidP="002B1EF6">
      <w:pPr>
        <w:pStyle w:val="af3"/>
        <w:widowControl/>
        <w:numPr>
          <w:ilvl w:val="1"/>
          <w:numId w:val="50"/>
        </w:numPr>
        <w:ind w:firstLineChars="0" w:firstLine="420"/>
        <w:rPr>
          <w:rFonts w:ascii="微软雅黑" w:eastAsia="微软雅黑" w:hAnsi="微软雅黑"/>
          <w:highlight w:val="red"/>
        </w:rPr>
      </w:pPr>
      <w:r w:rsidRPr="005864F7">
        <w:rPr>
          <w:rFonts w:ascii="微软雅黑" w:eastAsia="微软雅黑" w:hAnsi="微软雅黑" w:hint="eastAsia"/>
          <w:highlight w:val="red"/>
        </w:rPr>
        <w:t>XX1号店库存</w:t>
      </w:r>
      <w:r w:rsidRPr="005864F7">
        <w:rPr>
          <w:rFonts w:ascii="微软雅黑" w:eastAsia="微软雅黑" w:hAnsi="微软雅黑"/>
          <w:highlight w:val="red"/>
        </w:rPr>
        <w:t>转经销供应商，</w:t>
      </w:r>
      <w:r w:rsidRPr="005864F7">
        <w:rPr>
          <w:rFonts w:ascii="微软雅黑" w:eastAsia="微软雅黑" w:hAnsi="微软雅黑" w:hint="eastAsia"/>
          <w:highlight w:val="red"/>
        </w:rPr>
        <w:t>批次</w:t>
      </w:r>
      <w:r w:rsidRPr="005864F7">
        <w:rPr>
          <w:rFonts w:ascii="微软雅黑" w:eastAsia="微软雅黑" w:hAnsi="微软雅黑"/>
          <w:highlight w:val="red"/>
        </w:rPr>
        <w:t>信息属于</w:t>
      </w:r>
      <w:r w:rsidRPr="005864F7">
        <w:rPr>
          <w:rFonts w:ascii="微软雅黑" w:eastAsia="微软雅黑" w:hAnsi="微软雅黑" w:hint="eastAsia"/>
          <w:highlight w:val="red"/>
        </w:rPr>
        <w:t>XX1号</w:t>
      </w:r>
      <w:r w:rsidRPr="005864F7">
        <w:rPr>
          <w:rFonts w:ascii="微软雅黑" w:eastAsia="微软雅黑" w:hAnsi="微软雅黑"/>
          <w:highlight w:val="red"/>
        </w:rPr>
        <w:t>店</w:t>
      </w:r>
      <w:r w:rsidRPr="005864F7">
        <w:rPr>
          <w:rFonts w:ascii="微软雅黑" w:eastAsia="微软雅黑" w:hAnsi="微软雅黑" w:hint="eastAsia"/>
          <w:highlight w:val="red"/>
        </w:rPr>
        <w:t>允许</w:t>
      </w:r>
      <w:r w:rsidRPr="005864F7">
        <w:rPr>
          <w:rFonts w:ascii="微软雅黑" w:eastAsia="微软雅黑" w:hAnsi="微软雅黑"/>
          <w:highlight w:val="red"/>
        </w:rPr>
        <w:t>转换，否则禁止转换</w:t>
      </w:r>
    </w:p>
    <w:p w14:paraId="093D58E9" w14:textId="77777777" w:rsidR="00D14815" w:rsidRDefault="00D14815" w:rsidP="00D14815">
      <w:pPr>
        <w:pStyle w:val="af3"/>
        <w:widowControl/>
        <w:ind w:firstLineChars="0" w:firstLine="0"/>
        <w:rPr>
          <w:rFonts w:ascii="微软雅黑" w:eastAsia="微软雅黑" w:hAnsi="微软雅黑"/>
          <w:highlight w:val="red"/>
        </w:rPr>
      </w:pPr>
    </w:p>
    <w:p w14:paraId="118896B9" w14:textId="77777777" w:rsidR="00D14815" w:rsidRPr="003E4349" w:rsidRDefault="00D14815" w:rsidP="00D14815">
      <w:pPr>
        <w:pStyle w:val="3"/>
        <w:rPr>
          <w:lang w:eastAsia="zh-CN"/>
        </w:rPr>
      </w:pPr>
      <w:r>
        <w:rPr>
          <w:rFonts w:hint="eastAsia"/>
          <w:lang w:val="en-GB" w:eastAsia="zh-CN"/>
        </w:rPr>
        <w:t>SR0</w:t>
      </w:r>
      <w:r>
        <w:rPr>
          <w:lang w:val="en-GB" w:eastAsia="zh-CN"/>
        </w:rPr>
        <w:t xml:space="preserve">7-F02 </w:t>
      </w:r>
      <w:r>
        <w:rPr>
          <w:rFonts w:ascii="微软雅黑" w:eastAsia="微软雅黑" w:hAnsi="微软雅黑" w:hint="eastAsia"/>
          <w:lang w:eastAsia="zh-CN"/>
        </w:rPr>
        <w:t>库存转换审批流</w:t>
      </w:r>
    </w:p>
    <w:p w14:paraId="400AF3E6" w14:textId="77777777" w:rsidR="00D14815" w:rsidRPr="00B27ADC" w:rsidRDefault="007A25F8" w:rsidP="00D14815">
      <w:pPr>
        <w:jc w:val="center"/>
        <w:rPr>
          <w:rFonts w:ascii="微软雅黑" w:eastAsia="微软雅黑" w:hAnsi="微软雅黑"/>
          <w:lang w:val="da-DK" w:eastAsia="zh-CN"/>
        </w:rPr>
      </w:pPr>
      <w:r>
        <w:rPr>
          <w:noProof/>
          <w:lang w:eastAsia="zh-CN"/>
        </w:rPr>
        <w:pict w14:anchorId="4B4D6CBE">
          <v:shape id="_x0000_i1051" type="#_x0000_t75" style="width:6in;height:159.9pt;visibility:visible;mso-wrap-style:square">
            <v:imagedata r:id="rId41" o:title=""/>
          </v:shape>
        </w:pict>
      </w:r>
    </w:p>
    <w:p w14:paraId="7F3B9D56" w14:textId="77777777" w:rsidR="00D14815" w:rsidRDefault="00D14815" w:rsidP="00D14815">
      <w:pPr>
        <w:spacing w:after="0" w:line="0" w:lineRule="atLeast"/>
        <w:rPr>
          <w:rFonts w:ascii="微软雅黑" w:eastAsia="微软雅黑" w:hAnsi="微软雅黑"/>
          <w:lang w:eastAsia="zh-CN"/>
        </w:rPr>
      </w:pPr>
      <w:r>
        <w:rPr>
          <w:rFonts w:ascii="微软雅黑" w:eastAsia="微软雅黑" w:hAnsi="微软雅黑" w:hint="eastAsia"/>
          <w:lang w:eastAsia="zh-CN"/>
        </w:rPr>
        <w:t>界面说明</w:t>
      </w:r>
      <w:r w:rsidR="00627BC6">
        <w:rPr>
          <w:rFonts w:ascii="微软雅黑" w:eastAsia="微软雅黑" w:hAnsi="微软雅黑"/>
          <w:lang w:eastAsia="zh-CN"/>
        </w:rPr>
        <w:pict w14:anchorId="74519FA5">
          <v:rect id="_x0000_i1052" style="width:470.3pt;height:1.5pt" o:hralign="center" o:hrstd="t" o:hrnoshade="t" o:hr="t" fillcolor="black" stroked="f"/>
        </w:pict>
      </w:r>
    </w:p>
    <w:p w14:paraId="2D0FE3D4" w14:textId="77777777" w:rsidR="00D14815" w:rsidRPr="008E7EDF" w:rsidRDefault="00D14815" w:rsidP="002B1EF6">
      <w:pPr>
        <w:pStyle w:val="af3"/>
        <w:widowControl/>
        <w:numPr>
          <w:ilvl w:val="0"/>
          <w:numId w:val="51"/>
        </w:numPr>
        <w:ind w:firstLineChars="0" w:firstLine="420"/>
        <w:rPr>
          <w:rFonts w:ascii="微软雅黑" w:eastAsia="微软雅黑" w:hAnsi="微软雅黑"/>
        </w:rPr>
      </w:pPr>
      <w:r>
        <w:rPr>
          <w:rFonts w:ascii="微软雅黑" w:eastAsia="微软雅黑" w:hAnsi="微软雅黑" w:hint="eastAsia"/>
        </w:rPr>
        <w:t>进入</w:t>
      </w:r>
      <w:r>
        <w:rPr>
          <w:rFonts w:ascii="微软雅黑" w:eastAsia="微软雅黑" w:hAnsi="微软雅黑"/>
        </w:rPr>
        <w:t>Portal</w:t>
      </w:r>
      <w:r>
        <w:rPr>
          <w:rFonts w:ascii="微软雅黑" w:eastAsia="微软雅黑" w:hAnsi="微软雅黑" w:hint="eastAsia"/>
        </w:rPr>
        <w:t>我的工作主页，</w:t>
      </w:r>
      <w:r w:rsidRPr="00AD761B">
        <w:rPr>
          <w:rFonts w:ascii="微软雅黑" w:eastAsia="微软雅黑" w:hAnsi="微软雅黑" w:hint="eastAsia"/>
          <w:highlight w:val="yellow"/>
        </w:rPr>
        <w:t>可以支持批量审批</w:t>
      </w:r>
      <w:r>
        <w:rPr>
          <w:rFonts w:ascii="微软雅黑" w:eastAsia="微软雅黑" w:hAnsi="微软雅黑" w:hint="eastAsia"/>
        </w:rPr>
        <w:t>，也可以通过流程标题进入查看详情进行审批</w:t>
      </w:r>
    </w:p>
    <w:p w14:paraId="55A411F5" w14:textId="77777777" w:rsidR="00D14815" w:rsidRDefault="00D14815" w:rsidP="002B1EF6">
      <w:pPr>
        <w:pStyle w:val="af3"/>
        <w:widowControl/>
        <w:numPr>
          <w:ilvl w:val="0"/>
          <w:numId w:val="51"/>
        </w:numPr>
        <w:ind w:firstLineChars="0" w:firstLine="420"/>
        <w:rPr>
          <w:rFonts w:ascii="微软雅黑" w:eastAsia="微软雅黑" w:hAnsi="微软雅黑"/>
        </w:rPr>
      </w:pPr>
      <w:r>
        <w:rPr>
          <w:rFonts w:ascii="微软雅黑" w:eastAsia="微软雅黑" w:hAnsi="微软雅黑" w:hint="eastAsia"/>
        </w:rPr>
        <w:t>审批详情界面</w:t>
      </w:r>
    </w:p>
    <w:p w14:paraId="1251CAF5" w14:textId="77777777" w:rsidR="00D14815" w:rsidRDefault="007A25F8" w:rsidP="00D14815">
      <w:pPr>
        <w:pStyle w:val="af3"/>
        <w:ind w:left="360"/>
        <w:rPr>
          <w:rFonts w:ascii="微软雅黑" w:eastAsia="微软雅黑" w:hAnsi="微软雅黑"/>
        </w:rPr>
      </w:pPr>
      <w:r>
        <w:rPr>
          <w:rFonts w:ascii="微软雅黑" w:eastAsia="微软雅黑" w:hAnsi="微软雅黑"/>
          <w:noProof/>
        </w:rPr>
        <w:lastRenderedPageBreak/>
        <w:pict w14:anchorId="7A6668FC">
          <v:shape id="_x0000_i1053" type="#_x0000_t75" style="width:469.85pt;height:321.65pt;visibility:visible;mso-wrap-style:square">
            <v:imagedata r:id="rId42" o:title=""/>
          </v:shape>
        </w:pict>
      </w:r>
    </w:p>
    <w:p w14:paraId="66E3E282" w14:textId="77777777" w:rsidR="00D14815" w:rsidRDefault="00D14815" w:rsidP="00D14815">
      <w:pPr>
        <w:pStyle w:val="af3"/>
        <w:ind w:left="360"/>
        <w:rPr>
          <w:rFonts w:ascii="微软雅黑" w:eastAsia="微软雅黑" w:hAnsi="微软雅黑"/>
        </w:rPr>
      </w:pPr>
      <w:r>
        <w:rPr>
          <w:rFonts w:ascii="微软雅黑" w:eastAsia="微软雅黑" w:hAnsi="微软雅黑" w:hint="eastAsia"/>
        </w:rPr>
        <w:t>原有的查看界面完善一下：</w:t>
      </w:r>
    </w:p>
    <w:p w14:paraId="4F757655" w14:textId="77777777" w:rsidR="00D14815" w:rsidRDefault="00D14815" w:rsidP="002B1EF6">
      <w:pPr>
        <w:pStyle w:val="af3"/>
        <w:widowControl/>
        <w:numPr>
          <w:ilvl w:val="3"/>
          <w:numId w:val="50"/>
        </w:numPr>
        <w:ind w:left="851" w:firstLineChars="0" w:firstLine="420"/>
        <w:rPr>
          <w:rFonts w:ascii="微软雅黑" w:eastAsia="微软雅黑" w:hAnsi="微软雅黑"/>
        </w:rPr>
      </w:pPr>
      <w:r>
        <w:rPr>
          <w:rFonts w:ascii="微软雅黑" w:eastAsia="微软雅黑" w:hAnsi="微软雅黑" w:hint="eastAsia"/>
        </w:rPr>
        <w:t>增加“业务类型”、“转换类型”和“产品类目”，均只读显示</w:t>
      </w:r>
    </w:p>
    <w:p w14:paraId="6849844D" w14:textId="77777777" w:rsidR="00D14815" w:rsidRDefault="00D14815" w:rsidP="002B1EF6">
      <w:pPr>
        <w:pStyle w:val="af3"/>
        <w:widowControl/>
        <w:numPr>
          <w:ilvl w:val="3"/>
          <w:numId w:val="50"/>
        </w:numPr>
        <w:ind w:left="851" w:firstLineChars="0" w:firstLine="420"/>
        <w:rPr>
          <w:rFonts w:ascii="微软雅黑" w:eastAsia="微软雅黑" w:hAnsi="微软雅黑"/>
        </w:rPr>
      </w:pPr>
      <w:r>
        <w:rPr>
          <w:rFonts w:ascii="微软雅黑" w:eastAsia="微软雅黑" w:hAnsi="微软雅黑" w:hint="eastAsia"/>
        </w:rPr>
        <w:t>增加“供应商授权转换附件”的下载功能</w:t>
      </w:r>
    </w:p>
    <w:p w14:paraId="67656D9D" w14:textId="77777777" w:rsidR="00D14815" w:rsidRDefault="00D14815" w:rsidP="002B1EF6">
      <w:pPr>
        <w:pStyle w:val="af3"/>
        <w:widowControl/>
        <w:numPr>
          <w:ilvl w:val="3"/>
          <w:numId w:val="50"/>
        </w:numPr>
        <w:ind w:left="851" w:firstLineChars="0" w:firstLine="420"/>
        <w:rPr>
          <w:rFonts w:ascii="微软雅黑" w:eastAsia="微软雅黑" w:hAnsi="微软雅黑"/>
        </w:rPr>
      </w:pPr>
      <w:r>
        <w:rPr>
          <w:rFonts w:ascii="微软雅黑" w:eastAsia="微软雅黑" w:hAnsi="微软雅黑" w:hint="eastAsia"/>
        </w:rPr>
        <w:t>提供【同意】</w:t>
      </w:r>
      <w:r>
        <w:rPr>
          <w:rFonts w:ascii="微软雅黑" w:eastAsia="微软雅黑" w:hAnsi="微软雅黑"/>
        </w:rPr>
        <w:t>/</w:t>
      </w:r>
      <w:r>
        <w:rPr>
          <w:rFonts w:ascii="微软雅黑" w:eastAsia="微软雅黑" w:hAnsi="微软雅黑" w:hint="eastAsia"/>
        </w:rPr>
        <w:t>【拒绝】</w:t>
      </w:r>
      <w:r>
        <w:rPr>
          <w:rFonts w:ascii="微软雅黑" w:eastAsia="微软雅黑" w:hAnsi="微软雅黑"/>
        </w:rPr>
        <w:t>/</w:t>
      </w:r>
      <w:r>
        <w:rPr>
          <w:rFonts w:ascii="微软雅黑" w:eastAsia="微软雅黑" w:hAnsi="微软雅黑" w:hint="eastAsia"/>
        </w:rPr>
        <w:t>【加签】功能，且“审批备注”必填；</w:t>
      </w:r>
    </w:p>
    <w:p w14:paraId="392B129A" w14:textId="77777777" w:rsidR="00D14815" w:rsidRDefault="00D14815" w:rsidP="002B1EF6">
      <w:pPr>
        <w:pStyle w:val="af3"/>
        <w:widowControl/>
        <w:numPr>
          <w:ilvl w:val="4"/>
          <w:numId w:val="50"/>
        </w:numPr>
        <w:ind w:firstLineChars="0" w:firstLine="420"/>
        <w:rPr>
          <w:rFonts w:ascii="微软雅黑" w:eastAsia="微软雅黑" w:hAnsi="微软雅黑"/>
        </w:rPr>
      </w:pPr>
      <w:r>
        <w:rPr>
          <w:rFonts w:ascii="微软雅黑" w:eastAsia="微软雅黑" w:hAnsi="微软雅黑" w:hint="eastAsia"/>
        </w:rPr>
        <w:t>【同意】进入下一个节点审批，若流程结束，则更新“审核状态”为“已完成”</w:t>
      </w:r>
    </w:p>
    <w:p w14:paraId="44756D5F" w14:textId="77777777" w:rsidR="00D14815" w:rsidRDefault="00D14815" w:rsidP="002B1EF6">
      <w:pPr>
        <w:pStyle w:val="af3"/>
        <w:widowControl/>
        <w:numPr>
          <w:ilvl w:val="4"/>
          <w:numId w:val="50"/>
        </w:numPr>
        <w:ind w:firstLineChars="0" w:firstLine="420"/>
        <w:rPr>
          <w:rFonts w:ascii="微软雅黑" w:eastAsia="微软雅黑" w:hAnsi="微软雅黑"/>
        </w:rPr>
      </w:pPr>
      <w:r>
        <w:rPr>
          <w:rFonts w:ascii="微软雅黑" w:eastAsia="微软雅黑" w:hAnsi="微软雅黑" w:hint="eastAsia"/>
        </w:rPr>
        <w:t>【拒绝】直接更新“审核状态”为“已拒绝”。</w:t>
      </w:r>
    </w:p>
    <w:p w14:paraId="67F19DAA" w14:textId="77777777" w:rsidR="00D14815" w:rsidRPr="00506C55" w:rsidRDefault="00D14815" w:rsidP="002B1EF6">
      <w:pPr>
        <w:pStyle w:val="af3"/>
        <w:widowControl/>
        <w:numPr>
          <w:ilvl w:val="3"/>
          <w:numId w:val="50"/>
        </w:numPr>
        <w:ind w:left="851" w:firstLineChars="0" w:firstLine="420"/>
        <w:rPr>
          <w:rFonts w:ascii="微软雅黑" w:eastAsia="微软雅黑" w:hAnsi="微软雅黑"/>
        </w:rPr>
      </w:pPr>
      <w:r>
        <w:rPr>
          <w:rFonts w:ascii="微软雅黑" w:eastAsia="微软雅黑" w:hAnsi="微软雅黑" w:hint="eastAsia"/>
        </w:rPr>
        <w:t>审批历史日志提供</w:t>
      </w:r>
    </w:p>
    <w:p w14:paraId="3B3A7FE4" w14:textId="77777777" w:rsidR="00D14815" w:rsidRDefault="00D14815" w:rsidP="002B1EF6">
      <w:pPr>
        <w:pStyle w:val="af3"/>
        <w:widowControl/>
        <w:numPr>
          <w:ilvl w:val="0"/>
          <w:numId w:val="51"/>
        </w:numPr>
        <w:ind w:firstLineChars="0" w:firstLine="420"/>
        <w:rPr>
          <w:rFonts w:ascii="微软雅黑" w:eastAsia="微软雅黑" w:hAnsi="微软雅黑"/>
        </w:rPr>
      </w:pPr>
      <w:r>
        <w:rPr>
          <w:rFonts w:ascii="微软雅黑" w:eastAsia="微软雅黑" w:hAnsi="微软雅黑" w:hint="eastAsia"/>
        </w:rPr>
        <w:t>流程角色</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7529"/>
      </w:tblGrid>
      <w:tr w:rsidR="00D14815" w14:paraId="262B2218" w14:textId="77777777" w:rsidTr="002B1EF6">
        <w:tc>
          <w:tcPr>
            <w:tcW w:w="1733" w:type="dxa"/>
            <w:shd w:val="clear" w:color="auto" w:fill="auto"/>
          </w:tcPr>
          <w:p w14:paraId="4E490E57" w14:textId="77777777" w:rsidR="00D14815" w:rsidRPr="002B1EF6" w:rsidRDefault="00D14815" w:rsidP="002B1EF6">
            <w:pPr>
              <w:pStyle w:val="af3"/>
              <w:spacing w:before="60"/>
              <w:rPr>
                <w:rFonts w:ascii="微软雅黑" w:eastAsia="微软雅黑" w:hAnsi="微软雅黑"/>
              </w:rPr>
            </w:pPr>
            <w:r w:rsidRPr="002B1EF6">
              <w:rPr>
                <w:rFonts w:ascii="微软雅黑" w:eastAsia="微软雅黑" w:hAnsi="微软雅黑"/>
              </w:rPr>
              <w:t>PM</w:t>
            </w:r>
            <w:r w:rsidRPr="002B1EF6">
              <w:rPr>
                <w:rFonts w:ascii="微软雅黑" w:eastAsia="微软雅黑" w:hAnsi="微软雅黑" w:hint="eastAsia"/>
              </w:rPr>
              <w:t>审批</w:t>
            </w:r>
          </w:p>
        </w:tc>
        <w:tc>
          <w:tcPr>
            <w:tcW w:w="7529" w:type="dxa"/>
            <w:shd w:val="clear" w:color="auto" w:fill="auto"/>
          </w:tcPr>
          <w:p w14:paraId="63B80881" w14:textId="77777777" w:rsidR="00D14815" w:rsidRPr="002B1EF6" w:rsidRDefault="00D14815" w:rsidP="002B1EF6">
            <w:pPr>
              <w:pStyle w:val="af3"/>
              <w:spacing w:before="60"/>
              <w:rPr>
                <w:rFonts w:ascii="微软雅黑" w:eastAsia="微软雅黑" w:hAnsi="微软雅黑"/>
              </w:rPr>
            </w:pPr>
            <w:r w:rsidRPr="002B1EF6">
              <w:rPr>
                <w:rFonts w:ascii="微软雅黑" w:eastAsia="微软雅黑" w:hAnsi="微软雅黑" w:hint="eastAsia"/>
              </w:rPr>
              <w:t>根据“产品类目”获取其对应的</w:t>
            </w:r>
            <w:r w:rsidRPr="002B1EF6">
              <w:rPr>
                <w:rFonts w:ascii="微软雅黑" w:eastAsia="微软雅黑" w:hAnsi="微软雅黑"/>
              </w:rPr>
              <w:t>PM</w:t>
            </w:r>
            <w:r w:rsidRPr="002B1EF6">
              <w:rPr>
                <w:rFonts w:ascii="微软雅黑" w:eastAsia="微软雅黑" w:hAnsi="微软雅黑" w:hint="eastAsia"/>
              </w:rPr>
              <w:t>，</w:t>
            </w:r>
            <w:r w:rsidRPr="002B1EF6">
              <w:rPr>
                <w:rFonts w:ascii="微软雅黑" w:eastAsia="微软雅黑" w:hAnsi="微软雅黑"/>
              </w:rPr>
              <w:t>PM</w:t>
            </w:r>
            <w:r w:rsidRPr="002B1EF6">
              <w:rPr>
                <w:rFonts w:ascii="微软雅黑" w:eastAsia="微软雅黑" w:hAnsi="微软雅黑" w:hint="eastAsia"/>
              </w:rPr>
              <w:t>人员名单通过配置文件获取</w:t>
            </w:r>
          </w:p>
        </w:tc>
      </w:tr>
      <w:tr w:rsidR="00D14815" w14:paraId="5A6CEBEF" w14:textId="77777777" w:rsidTr="002B1EF6">
        <w:tc>
          <w:tcPr>
            <w:tcW w:w="1733" w:type="dxa"/>
            <w:shd w:val="clear" w:color="auto" w:fill="auto"/>
          </w:tcPr>
          <w:p w14:paraId="5FC7B567" w14:textId="77777777" w:rsidR="00D14815" w:rsidRPr="002B1EF6" w:rsidRDefault="00D14815" w:rsidP="002B1EF6">
            <w:pPr>
              <w:pStyle w:val="af3"/>
              <w:spacing w:before="60"/>
              <w:rPr>
                <w:rFonts w:ascii="微软雅黑" w:eastAsia="微软雅黑" w:hAnsi="微软雅黑"/>
              </w:rPr>
            </w:pPr>
            <w:r w:rsidRPr="002B1EF6">
              <w:rPr>
                <w:rFonts w:ascii="微软雅黑" w:eastAsia="微软雅黑" w:hAnsi="微软雅黑" w:hint="eastAsia"/>
              </w:rPr>
              <w:t>一级部门负责人</w:t>
            </w:r>
          </w:p>
        </w:tc>
        <w:tc>
          <w:tcPr>
            <w:tcW w:w="7529" w:type="dxa"/>
            <w:shd w:val="clear" w:color="auto" w:fill="auto"/>
          </w:tcPr>
          <w:p w14:paraId="0B872396" w14:textId="77777777" w:rsidR="00D14815" w:rsidRPr="002B1EF6" w:rsidRDefault="00D14815" w:rsidP="002B1EF6">
            <w:pPr>
              <w:pStyle w:val="af3"/>
              <w:spacing w:before="60"/>
              <w:rPr>
                <w:rFonts w:ascii="微软雅黑" w:eastAsia="微软雅黑" w:hAnsi="微软雅黑"/>
              </w:rPr>
            </w:pPr>
            <w:r w:rsidRPr="002B1EF6">
              <w:rPr>
                <w:rFonts w:ascii="微软雅黑" w:eastAsia="微软雅黑" w:hAnsi="微软雅黑" w:hint="eastAsia"/>
              </w:rPr>
              <w:t>根据域登录人获取一级部门负责人（保证</w:t>
            </w:r>
            <w:r w:rsidRPr="002B1EF6">
              <w:rPr>
                <w:rFonts w:ascii="微软雅黑" w:eastAsia="微软雅黑" w:hAnsi="微软雅黑"/>
              </w:rPr>
              <w:t>HR</w:t>
            </w:r>
            <w:r w:rsidRPr="002B1EF6">
              <w:rPr>
                <w:rFonts w:ascii="微软雅黑" w:eastAsia="微软雅黑" w:hAnsi="微软雅黑" w:hint="eastAsia"/>
              </w:rPr>
              <w:t>系统维护正确）</w:t>
            </w:r>
          </w:p>
        </w:tc>
      </w:tr>
      <w:tr w:rsidR="00D14815" w14:paraId="3850974D" w14:textId="77777777" w:rsidTr="002B1EF6">
        <w:tc>
          <w:tcPr>
            <w:tcW w:w="1733" w:type="dxa"/>
            <w:shd w:val="clear" w:color="auto" w:fill="auto"/>
          </w:tcPr>
          <w:p w14:paraId="1FA423BE" w14:textId="77777777" w:rsidR="00D14815" w:rsidRPr="002B1EF6" w:rsidRDefault="00D14815" w:rsidP="002B1EF6">
            <w:pPr>
              <w:pStyle w:val="af3"/>
              <w:spacing w:before="60"/>
              <w:rPr>
                <w:rFonts w:ascii="微软雅黑" w:eastAsia="微软雅黑" w:hAnsi="微软雅黑"/>
              </w:rPr>
            </w:pPr>
            <w:r w:rsidRPr="002B1EF6">
              <w:rPr>
                <w:rFonts w:ascii="微软雅黑" w:eastAsia="微软雅黑" w:hAnsi="微软雅黑"/>
              </w:rPr>
              <w:t>AP</w:t>
            </w:r>
            <w:r w:rsidRPr="002B1EF6">
              <w:rPr>
                <w:rFonts w:ascii="微软雅黑" w:eastAsia="微软雅黑" w:hAnsi="微软雅黑" w:hint="eastAsia"/>
              </w:rPr>
              <w:t>审批</w:t>
            </w:r>
          </w:p>
        </w:tc>
        <w:tc>
          <w:tcPr>
            <w:tcW w:w="7529" w:type="dxa"/>
            <w:shd w:val="clear" w:color="auto" w:fill="auto"/>
          </w:tcPr>
          <w:p w14:paraId="76FBE36C" w14:textId="77777777" w:rsidR="00D14815" w:rsidRPr="002B1EF6" w:rsidRDefault="00D14815" w:rsidP="002B1EF6">
            <w:pPr>
              <w:pStyle w:val="af3"/>
              <w:spacing w:before="60"/>
              <w:rPr>
                <w:rFonts w:ascii="微软雅黑" w:eastAsia="微软雅黑" w:hAnsi="微软雅黑"/>
              </w:rPr>
            </w:pPr>
            <w:r w:rsidRPr="002B1EF6">
              <w:rPr>
                <w:rFonts w:ascii="微软雅黑" w:eastAsia="微软雅黑" w:hAnsi="微软雅黑" w:hint="eastAsia"/>
              </w:rPr>
              <w:t>邵婧莹</w:t>
            </w:r>
          </w:p>
        </w:tc>
      </w:tr>
      <w:tr w:rsidR="00D14815" w14:paraId="34271CB8" w14:textId="77777777" w:rsidTr="002B1EF6">
        <w:tc>
          <w:tcPr>
            <w:tcW w:w="1733" w:type="dxa"/>
            <w:shd w:val="clear" w:color="auto" w:fill="auto"/>
          </w:tcPr>
          <w:p w14:paraId="06C94290" w14:textId="77777777" w:rsidR="00D14815" w:rsidRPr="002B1EF6" w:rsidRDefault="00D14815" w:rsidP="002B1EF6">
            <w:pPr>
              <w:pStyle w:val="af3"/>
              <w:spacing w:before="60"/>
              <w:rPr>
                <w:rFonts w:ascii="微软雅黑" w:eastAsia="微软雅黑" w:hAnsi="微软雅黑"/>
              </w:rPr>
            </w:pPr>
            <w:r w:rsidRPr="002B1EF6">
              <w:rPr>
                <w:rFonts w:ascii="微软雅黑" w:eastAsia="微软雅黑" w:hAnsi="微软雅黑" w:hint="eastAsia"/>
              </w:rPr>
              <w:t>财务总监</w:t>
            </w:r>
          </w:p>
        </w:tc>
        <w:tc>
          <w:tcPr>
            <w:tcW w:w="7529" w:type="dxa"/>
            <w:shd w:val="clear" w:color="auto" w:fill="auto"/>
          </w:tcPr>
          <w:p w14:paraId="720B3CC4" w14:textId="77777777" w:rsidR="00D14815" w:rsidRPr="002B1EF6" w:rsidRDefault="00D14815" w:rsidP="002B1EF6">
            <w:pPr>
              <w:pStyle w:val="af3"/>
              <w:spacing w:before="60"/>
              <w:rPr>
                <w:rFonts w:ascii="微软雅黑" w:eastAsia="微软雅黑" w:hAnsi="微软雅黑"/>
              </w:rPr>
            </w:pPr>
            <w:r w:rsidRPr="002B1EF6">
              <w:rPr>
                <w:rFonts w:ascii="微软雅黑" w:eastAsia="微软雅黑" w:hAnsi="微软雅黑" w:hint="eastAsia"/>
              </w:rPr>
              <w:t>张良</w:t>
            </w:r>
          </w:p>
        </w:tc>
      </w:tr>
      <w:tr w:rsidR="00D14815" w14:paraId="47ED027C" w14:textId="77777777" w:rsidTr="002B1EF6">
        <w:tc>
          <w:tcPr>
            <w:tcW w:w="1733" w:type="dxa"/>
            <w:shd w:val="clear" w:color="auto" w:fill="auto"/>
          </w:tcPr>
          <w:p w14:paraId="5B859FE0" w14:textId="77777777" w:rsidR="00D14815" w:rsidRPr="002B1EF6" w:rsidRDefault="00D14815" w:rsidP="002B1EF6">
            <w:pPr>
              <w:pStyle w:val="af3"/>
              <w:spacing w:before="60"/>
              <w:rPr>
                <w:rFonts w:ascii="微软雅黑" w:eastAsia="微软雅黑" w:hAnsi="微软雅黑"/>
              </w:rPr>
            </w:pPr>
            <w:r w:rsidRPr="002B1EF6">
              <w:rPr>
                <w:rFonts w:ascii="微软雅黑" w:eastAsia="微软雅黑" w:hAnsi="微软雅黑" w:hint="eastAsia"/>
              </w:rPr>
              <w:t>法务</w:t>
            </w:r>
          </w:p>
        </w:tc>
        <w:tc>
          <w:tcPr>
            <w:tcW w:w="7529" w:type="dxa"/>
            <w:shd w:val="clear" w:color="auto" w:fill="auto"/>
          </w:tcPr>
          <w:p w14:paraId="305336D5" w14:textId="77777777" w:rsidR="00D14815" w:rsidRPr="002B1EF6" w:rsidRDefault="00D14815" w:rsidP="002B1EF6">
            <w:pPr>
              <w:pStyle w:val="af3"/>
              <w:spacing w:before="60"/>
              <w:rPr>
                <w:rFonts w:ascii="微软雅黑" w:eastAsia="微软雅黑" w:hAnsi="微软雅黑"/>
              </w:rPr>
            </w:pPr>
            <w:r w:rsidRPr="002B1EF6">
              <w:rPr>
                <w:rFonts w:ascii="微软雅黑" w:eastAsia="微软雅黑" w:hAnsi="微软雅黑" w:hint="eastAsia"/>
              </w:rPr>
              <w:t>零售部</w:t>
            </w:r>
            <w:r w:rsidRPr="002B1EF6">
              <w:rPr>
                <w:rFonts w:ascii="微软雅黑" w:eastAsia="微软雅黑" w:hAnsi="微软雅黑"/>
              </w:rPr>
              <w:t xml:space="preserve"> </w:t>
            </w:r>
            <w:r w:rsidRPr="002B1EF6">
              <w:rPr>
                <w:rFonts w:ascii="微软雅黑" w:eastAsia="微软雅黑" w:hAnsi="微软雅黑" w:hint="eastAsia"/>
              </w:rPr>
              <w:t>涂国庆</w:t>
            </w:r>
          </w:p>
          <w:p w14:paraId="036B56C9" w14:textId="77777777" w:rsidR="00D14815" w:rsidRPr="002B1EF6" w:rsidRDefault="00D14815" w:rsidP="002B1EF6">
            <w:pPr>
              <w:pStyle w:val="af3"/>
              <w:spacing w:before="60"/>
              <w:rPr>
                <w:rFonts w:ascii="微软雅黑" w:eastAsia="微软雅黑" w:hAnsi="微软雅黑"/>
              </w:rPr>
            </w:pPr>
            <w:r w:rsidRPr="002B1EF6">
              <w:rPr>
                <w:rFonts w:ascii="微软雅黑" w:eastAsia="微软雅黑" w:hAnsi="微软雅黑" w:hint="eastAsia"/>
              </w:rPr>
              <w:lastRenderedPageBreak/>
              <w:t>运营部</w:t>
            </w:r>
            <w:r w:rsidRPr="002B1EF6">
              <w:rPr>
                <w:rFonts w:ascii="微软雅黑" w:eastAsia="微软雅黑" w:hAnsi="微软雅黑"/>
              </w:rPr>
              <w:t xml:space="preserve"> </w:t>
            </w:r>
            <w:r w:rsidRPr="002B1EF6">
              <w:rPr>
                <w:rFonts w:ascii="微软雅黑" w:eastAsia="微软雅黑" w:hAnsi="微软雅黑" w:hint="eastAsia"/>
              </w:rPr>
              <w:t>王炜嘉（根据部门</w:t>
            </w:r>
            <w:r w:rsidRPr="002B1EF6">
              <w:rPr>
                <w:rFonts w:ascii="微软雅黑" w:eastAsia="微软雅黑" w:hAnsi="微软雅黑"/>
              </w:rPr>
              <w:t>ID</w:t>
            </w:r>
            <w:r w:rsidRPr="002B1EF6">
              <w:rPr>
                <w:rFonts w:ascii="微软雅黑" w:eastAsia="微软雅黑" w:hAnsi="微软雅黑" w:hint="eastAsia"/>
              </w:rPr>
              <w:t>配置）</w:t>
            </w:r>
          </w:p>
        </w:tc>
      </w:tr>
    </w:tbl>
    <w:p w14:paraId="6A8521FD" w14:textId="77777777" w:rsidR="00D14815" w:rsidRDefault="00D14815" w:rsidP="00D14815">
      <w:pPr>
        <w:rPr>
          <w:rFonts w:ascii="微软雅黑" w:eastAsia="微软雅黑" w:hAnsi="微软雅黑"/>
          <w:color w:val="000000"/>
          <w:lang w:eastAsia="zh-CN"/>
        </w:rPr>
      </w:pPr>
    </w:p>
    <w:p w14:paraId="1075EA0A" w14:textId="77777777" w:rsidR="00426AA4" w:rsidRPr="00426AA4" w:rsidRDefault="00D14815" w:rsidP="00426AA4">
      <w:pPr>
        <w:pStyle w:val="2"/>
        <w:rPr>
          <w:lang w:val="en-GB" w:eastAsia="zh-CN"/>
        </w:rPr>
      </w:pPr>
      <w:r w:rsidRPr="00426AA4">
        <w:rPr>
          <w:rFonts w:hint="eastAsia"/>
          <w:lang w:val="en-GB" w:eastAsia="zh-CN"/>
        </w:rPr>
        <w:t>系统</w:t>
      </w:r>
      <w:r w:rsidRPr="00426AA4">
        <w:rPr>
          <w:lang w:val="en-GB" w:eastAsia="zh-CN"/>
        </w:rPr>
        <w:t>需求</w:t>
      </w:r>
      <w:r w:rsidRPr="00426AA4">
        <w:rPr>
          <w:rFonts w:hint="eastAsia"/>
          <w:lang w:val="en-GB" w:eastAsia="zh-CN"/>
        </w:rPr>
        <w:t>SR0</w:t>
      </w:r>
      <w:r w:rsidRPr="00426AA4">
        <w:rPr>
          <w:lang w:val="en-GB" w:eastAsia="zh-CN"/>
        </w:rPr>
        <w:t>8</w:t>
      </w:r>
      <w:r w:rsidRPr="00426AA4">
        <w:rPr>
          <w:rFonts w:hint="eastAsia"/>
          <w:lang w:val="en-GB" w:eastAsia="zh-CN"/>
        </w:rPr>
        <w:t>：</w:t>
      </w:r>
      <w:r w:rsidR="00426AA4" w:rsidRPr="00426AA4">
        <w:rPr>
          <w:rFonts w:hint="eastAsia"/>
          <w:lang w:val="en-GB" w:eastAsia="zh-CN"/>
        </w:rPr>
        <w:t>FBY</w:t>
      </w:r>
      <w:r w:rsidR="00426AA4" w:rsidRPr="00426AA4">
        <w:rPr>
          <w:rFonts w:hint="eastAsia"/>
          <w:lang w:val="en-GB" w:eastAsia="zh-CN"/>
        </w:rPr>
        <w:t>转签经销工具</w:t>
      </w:r>
    </w:p>
    <w:p w14:paraId="16A0302B" w14:textId="77777777" w:rsidR="00426AA4" w:rsidRDefault="00426AA4" w:rsidP="00426AA4">
      <w:pPr>
        <w:pStyle w:val="3"/>
        <w:rPr>
          <w:lang w:val="en-GB" w:eastAsia="zh-CN"/>
        </w:rPr>
      </w:pPr>
      <w:r>
        <w:rPr>
          <w:rFonts w:hint="eastAsia"/>
          <w:lang w:val="en-GB" w:eastAsia="zh-CN"/>
        </w:rPr>
        <w:t>功能</w:t>
      </w:r>
      <w:r>
        <w:rPr>
          <w:lang w:val="en-GB" w:eastAsia="zh-CN"/>
        </w:rPr>
        <w:t>需求</w:t>
      </w:r>
    </w:p>
    <w:p w14:paraId="1A648D62" w14:textId="77777777" w:rsidR="00426AA4" w:rsidRDefault="00426AA4" w:rsidP="00426AA4">
      <w:r>
        <w:object w:dxaOrig="14505" w:dyaOrig="6720" w14:anchorId="45D6890D">
          <v:shape id="_x0000_i1054" type="#_x0000_t75" style="width:469.85pt;height:217.4pt" o:ole="">
            <v:imagedata r:id="rId43" o:title=""/>
          </v:shape>
          <o:OLEObject Type="Embed" ProgID="Visio.Drawing.15" ShapeID="_x0000_i1054" DrawAspect="Content" ObjectID="_1551012153" r:id="rId44"/>
        </w:object>
      </w:r>
    </w:p>
    <w:p w14:paraId="1E909F14" w14:textId="77777777" w:rsidR="00426AA4" w:rsidRPr="003E4349" w:rsidRDefault="00426AA4" w:rsidP="00426AA4">
      <w:pPr>
        <w:pStyle w:val="3"/>
        <w:rPr>
          <w:lang w:eastAsia="zh-CN"/>
        </w:rPr>
      </w:pPr>
      <w:r>
        <w:rPr>
          <w:rFonts w:hint="eastAsia"/>
          <w:lang w:val="en-GB" w:eastAsia="zh-CN"/>
        </w:rPr>
        <w:t>SR0</w:t>
      </w:r>
      <w:r>
        <w:rPr>
          <w:lang w:val="en-GB" w:eastAsia="zh-CN"/>
        </w:rPr>
        <w:t xml:space="preserve">8-F01 </w:t>
      </w:r>
      <w:r>
        <w:rPr>
          <w:rFonts w:ascii="微软雅黑" w:eastAsia="微软雅黑" w:hAnsi="微软雅黑" w:hint="eastAsia"/>
          <w:lang w:eastAsia="zh-CN"/>
        </w:rPr>
        <w:t>经销转FBY转签工具</w:t>
      </w:r>
    </w:p>
    <w:p w14:paraId="2D3377C4" w14:textId="77777777" w:rsidR="00426AA4" w:rsidRDefault="007A25F8" w:rsidP="00426AA4">
      <w:pPr>
        <w:rPr>
          <w:rFonts w:ascii="微软雅黑" w:eastAsia="微软雅黑" w:hAnsi="微软雅黑"/>
          <w:lang w:eastAsia="zh-CN"/>
        </w:rPr>
      </w:pPr>
      <w:r>
        <w:rPr>
          <w:noProof/>
          <w:lang w:eastAsia="zh-CN"/>
        </w:rPr>
        <w:pict w14:anchorId="52549B27">
          <v:shape id="_x0000_i1055" type="#_x0000_t75" style="width:470.35pt;height:61.25pt;visibility:visible;mso-wrap-style:square">
            <v:imagedata r:id="rId45" o:title=""/>
          </v:shape>
        </w:pict>
      </w:r>
    </w:p>
    <w:p w14:paraId="2A866835" w14:textId="77777777" w:rsidR="00426AA4" w:rsidRDefault="00426AA4" w:rsidP="00426AA4">
      <w:pPr>
        <w:spacing w:after="0" w:line="0" w:lineRule="atLeast"/>
        <w:rPr>
          <w:rFonts w:ascii="微软雅黑" w:eastAsia="微软雅黑" w:hAnsi="微软雅黑"/>
          <w:lang w:eastAsia="zh-CN"/>
        </w:rPr>
      </w:pPr>
      <w:r>
        <w:rPr>
          <w:rFonts w:ascii="微软雅黑" w:eastAsia="微软雅黑" w:hAnsi="微软雅黑" w:hint="eastAsia"/>
          <w:lang w:eastAsia="zh-CN"/>
        </w:rPr>
        <w:t>界面说明</w:t>
      </w:r>
      <w:r w:rsidR="00627BC6">
        <w:rPr>
          <w:rFonts w:ascii="微软雅黑" w:eastAsia="微软雅黑" w:hAnsi="微软雅黑"/>
          <w:lang w:eastAsia="zh-CN"/>
        </w:rPr>
        <w:pict w14:anchorId="12D1026F">
          <v:rect id="_x0000_i1056" style="width:470.3pt;height:1.5pt" o:hralign="center" o:hrstd="t" o:hrnoshade="t" o:hr="t" fillcolor="black" stroked="f"/>
        </w:pict>
      </w:r>
    </w:p>
    <w:p w14:paraId="0158701B" w14:textId="77777777" w:rsidR="00426AA4" w:rsidRPr="003A4423" w:rsidRDefault="00426AA4"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增加“经销</w:t>
      </w:r>
      <w:r>
        <w:rPr>
          <w:rFonts w:ascii="微软雅黑" w:eastAsia="微软雅黑" w:hAnsi="微软雅黑"/>
        </w:rPr>
        <w:t>转</w:t>
      </w:r>
      <w:r>
        <w:rPr>
          <w:rFonts w:ascii="微软雅黑" w:eastAsia="微软雅黑" w:hAnsi="微软雅黑" w:hint="eastAsia"/>
        </w:rPr>
        <w:t>FBY申请”标签页；</w:t>
      </w:r>
    </w:p>
    <w:p w14:paraId="38D16DC9" w14:textId="77777777" w:rsidR="00426AA4" w:rsidRDefault="00426AA4"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 xml:space="preserve"> “经销转FBY申请”标签页界面同“FBY转经销申请”，其查询功能相同，此处根据供应商编号查询经销供应商，若查询不到，则提示“此供应商不存在”；</w:t>
      </w:r>
      <w:r>
        <w:rPr>
          <w:rFonts w:ascii="微软雅黑" w:eastAsia="微软雅黑" w:hAnsi="微软雅黑"/>
        </w:rPr>
        <w:t xml:space="preserve"> </w:t>
      </w:r>
    </w:p>
    <w:p w14:paraId="556D97C7" w14:textId="77777777" w:rsidR="00426AA4" w:rsidRDefault="00426AA4"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列表</w:t>
      </w:r>
      <w:r>
        <w:rPr>
          <w:rFonts w:ascii="微软雅黑" w:eastAsia="微软雅黑" w:hAnsi="微软雅黑"/>
        </w:rPr>
        <w:t>中</w:t>
      </w:r>
      <w:r>
        <w:rPr>
          <w:rFonts w:ascii="微软雅黑" w:eastAsia="微软雅黑" w:hAnsi="微软雅黑" w:hint="eastAsia"/>
        </w:rPr>
        <w:t>原“</w:t>
      </w:r>
      <w:r>
        <w:rPr>
          <w:rFonts w:ascii="微软雅黑" w:eastAsia="微软雅黑" w:hAnsi="微软雅黑"/>
        </w:rPr>
        <w:t>进价”改为“PO</w:t>
      </w:r>
      <w:r>
        <w:rPr>
          <w:rFonts w:ascii="微软雅黑" w:eastAsia="微软雅黑" w:hAnsi="微软雅黑" w:hint="eastAsia"/>
        </w:rPr>
        <w:t>进价</w:t>
      </w:r>
      <w:r>
        <w:rPr>
          <w:rFonts w:ascii="微软雅黑" w:eastAsia="微软雅黑" w:hAnsi="微软雅黑"/>
        </w:rPr>
        <w:t>”</w:t>
      </w:r>
    </w:p>
    <w:p w14:paraId="686497D7" w14:textId="77777777" w:rsidR="00426AA4" w:rsidRDefault="00426AA4"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列表增加</w:t>
      </w:r>
      <w:r>
        <w:rPr>
          <w:rFonts w:ascii="微软雅黑" w:eastAsia="微软雅黑" w:hAnsi="微软雅黑"/>
        </w:rPr>
        <w:t>“</w:t>
      </w:r>
      <w:r>
        <w:rPr>
          <w:rFonts w:ascii="微软雅黑" w:eastAsia="微软雅黑" w:hAnsi="微软雅黑" w:hint="eastAsia"/>
        </w:rPr>
        <w:t>系统</w:t>
      </w:r>
      <w:r>
        <w:rPr>
          <w:rFonts w:ascii="微软雅黑" w:eastAsia="微软雅黑" w:hAnsi="微软雅黑"/>
        </w:rPr>
        <w:t>当前</w:t>
      </w:r>
      <w:r>
        <w:rPr>
          <w:rFonts w:ascii="微软雅黑" w:eastAsia="微软雅黑" w:hAnsi="微软雅黑" w:hint="eastAsia"/>
        </w:rPr>
        <w:t>固定</w:t>
      </w:r>
      <w:r>
        <w:rPr>
          <w:rFonts w:ascii="微软雅黑" w:eastAsia="微软雅黑" w:hAnsi="微软雅黑"/>
        </w:rPr>
        <w:t>进价”</w:t>
      </w:r>
    </w:p>
    <w:p w14:paraId="7621F82E" w14:textId="77777777" w:rsidR="00426AA4" w:rsidRDefault="00426AA4"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列表增加</w:t>
      </w:r>
      <w:r>
        <w:rPr>
          <w:rFonts w:ascii="微软雅黑" w:eastAsia="微软雅黑" w:hAnsi="微软雅黑"/>
        </w:rPr>
        <w:t>“转签进价”</w:t>
      </w:r>
    </w:p>
    <w:p w14:paraId="103AFE31" w14:textId="77777777" w:rsidR="00426AA4" w:rsidRDefault="00426AA4"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lastRenderedPageBreak/>
        <w:t>【申请转签】弹出如下界面：</w:t>
      </w:r>
    </w:p>
    <w:p w14:paraId="42364C7B" w14:textId="77777777" w:rsidR="00426AA4" w:rsidRPr="002C0E00" w:rsidRDefault="007A25F8" w:rsidP="00426AA4">
      <w:pPr>
        <w:rPr>
          <w:rFonts w:ascii="微软雅黑" w:eastAsia="微软雅黑" w:hAnsi="微软雅黑"/>
        </w:rPr>
      </w:pPr>
      <w:r>
        <w:rPr>
          <w:noProof/>
          <w:lang w:eastAsia="zh-CN"/>
        </w:rPr>
        <w:pict w14:anchorId="775718F0">
          <v:shape id="_x0000_i1057" type="#_x0000_t75" style="width:470.35pt;height:165.5pt;visibility:visible;mso-wrap-style:square">
            <v:imagedata r:id="rId46" o:title=""/>
          </v:shape>
        </w:pict>
      </w:r>
    </w:p>
    <w:p w14:paraId="3820EABE" w14:textId="77777777" w:rsidR="00426AA4" w:rsidRDefault="00426AA4" w:rsidP="00426AA4">
      <w:pPr>
        <w:pStyle w:val="af3"/>
        <w:ind w:left="360"/>
        <w:rPr>
          <w:rFonts w:ascii="微软雅黑" w:eastAsia="微软雅黑" w:hAnsi="微软雅黑"/>
        </w:rPr>
      </w:pPr>
      <w:r>
        <w:rPr>
          <w:rFonts w:ascii="微软雅黑" w:eastAsia="微软雅黑" w:hAnsi="微软雅黑" w:hint="eastAsia"/>
        </w:rPr>
        <w:t>1）【确认经销供应商】：</w:t>
      </w:r>
    </w:p>
    <w:p w14:paraId="61DA4F9E" w14:textId="77777777" w:rsidR="00426AA4" w:rsidRDefault="00426AA4" w:rsidP="002B1EF6">
      <w:pPr>
        <w:pStyle w:val="af3"/>
        <w:widowControl/>
        <w:numPr>
          <w:ilvl w:val="1"/>
          <w:numId w:val="52"/>
        </w:numPr>
        <w:ind w:firstLineChars="0" w:firstLine="420"/>
        <w:rPr>
          <w:rFonts w:ascii="微软雅黑" w:eastAsia="微软雅黑" w:hAnsi="微软雅黑"/>
        </w:rPr>
      </w:pPr>
      <w:r>
        <w:rPr>
          <w:rFonts w:ascii="微软雅黑" w:eastAsia="微软雅黑" w:hAnsi="微软雅黑" w:hint="eastAsia"/>
        </w:rPr>
        <w:t>获取经销供应商和FBY供应商的生效的一级类目交集，若两者一级类目不一致，则提示“供应商一级类目不同，不能转签！”</w:t>
      </w:r>
    </w:p>
    <w:p w14:paraId="0F2D3D03" w14:textId="77777777" w:rsidR="00426AA4" w:rsidRDefault="00426AA4" w:rsidP="002B1EF6">
      <w:pPr>
        <w:pStyle w:val="af3"/>
        <w:widowControl/>
        <w:numPr>
          <w:ilvl w:val="1"/>
          <w:numId w:val="52"/>
        </w:numPr>
        <w:ind w:firstLineChars="0" w:firstLine="420"/>
        <w:rPr>
          <w:rFonts w:ascii="微软雅黑" w:eastAsia="微软雅黑" w:hAnsi="微软雅黑"/>
        </w:rPr>
      </w:pPr>
      <w:r>
        <w:rPr>
          <w:rFonts w:ascii="微软雅黑" w:eastAsia="微软雅黑" w:hAnsi="微软雅黑" w:hint="eastAsia"/>
        </w:rPr>
        <w:t>获取经销供应商的商家，不在商家范围内的则只读显示，在商家范围内的可用选择，勾选后【商家库存校验】可操作，若不勾选不能进行操作；</w:t>
      </w:r>
    </w:p>
    <w:p w14:paraId="558A630C" w14:textId="77777777" w:rsidR="00426AA4" w:rsidRDefault="00426AA4" w:rsidP="002B1EF6">
      <w:pPr>
        <w:pStyle w:val="af3"/>
        <w:widowControl/>
        <w:numPr>
          <w:ilvl w:val="1"/>
          <w:numId w:val="52"/>
        </w:numPr>
        <w:ind w:firstLineChars="0" w:firstLine="420"/>
        <w:rPr>
          <w:rFonts w:ascii="微软雅黑" w:eastAsia="微软雅黑" w:hAnsi="微软雅黑"/>
        </w:rPr>
      </w:pPr>
      <w:r>
        <w:rPr>
          <w:rFonts w:ascii="微软雅黑" w:eastAsia="微软雅黑" w:hAnsi="微软雅黑" w:hint="eastAsia"/>
        </w:rPr>
        <w:t>经销</w:t>
      </w:r>
      <w:r>
        <w:rPr>
          <w:rFonts w:ascii="微软雅黑" w:eastAsia="微软雅黑" w:hAnsi="微软雅黑"/>
        </w:rPr>
        <w:t>供应商</w:t>
      </w:r>
      <w:r>
        <w:rPr>
          <w:rFonts w:ascii="微软雅黑" w:eastAsia="微软雅黑" w:hAnsi="微软雅黑" w:hint="eastAsia"/>
        </w:rPr>
        <w:t>的合同只</w:t>
      </w:r>
      <w:r>
        <w:rPr>
          <w:rFonts w:ascii="微软雅黑" w:eastAsia="微软雅黑" w:hAnsi="微软雅黑"/>
        </w:rPr>
        <w:t>签署了</w:t>
      </w:r>
      <w:r>
        <w:rPr>
          <w:rFonts w:ascii="微软雅黑" w:eastAsia="微软雅黑" w:hAnsi="微软雅黑" w:hint="eastAsia"/>
        </w:rPr>
        <w:t>一条</w:t>
      </w:r>
      <w:r>
        <w:rPr>
          <w:rFonts w:ascii="微软雅黑" w:eastAsia="微软雅黑" w:hAnsi="微软雅黑"/>
        </w:rPr>
        <w:t>一级类目</w:t>
      </w:r>
    </w:p>
    <w:p w14:paraId="39069DB9" w14:textId="77777777" w:rsidR="00426AA4" w:rsidRDefault="00426AA4" w:rsidP="002B1EF6">
      <w:pPr>
        <w:pStyle w:val="af3"/>
        <w:widowControl/>
        <w:numPr>
          <w:ilvl w:val="1"/>
          <w:numId w:val="52"/>
        </w:numPr>
        <w:ind w:firstLineChars="0" w:firstLine="420"/>
        <w:rPr>
          <w:rFonts w:ascii="微软雅黑" w:eastAsia="微软雅黑" w:hAnsi="微软雅黑"/>
        </w:rPr>
      </w:pPr>
      <w:r>
        <w:rPr>
          <w:rFonts w:ascii="微软雅黑" w:eastAsia="微软雅黑" w:hAnsi="微软雅黑" w:hint="eastAsia"/>
        </w:rPr>
        <w:t>经销</w:t>
      </w:r>
      <w:r>
        <w:rPr>
          <w:rFonts w:ascii="微软雅黑" w:eastAsia="微软雅黑" w:hAnsi="微软雅黑"/>
        </w:rPr>
        <w:t>供应商下的</w:t>
      </w:r>
      <w:r>
        <w:rPr>
          <w:rFonts w:ascii="微软雅黑" w:eastAsia="微软雅黑" w:hAnsi="微软雅黑" w:hint="eastAsia"/>
        </w:rPr>
        <w:t>SKU必须</w:t>
      </w:r>
      <w:r>
        <w:rPr>
          <w:rFonts w:ascii="微软雅黑" w:eastAsia="微软雅黑" w:hAnsi="微软雅黑"/>
        </w:rPr>
        <w:t>为一品一</w:t>
      </w:r>
      <w:r>
        <w:rPr>
          <w:rFonts w:ascii="微软雅黑" w:eastAsia="微软雅黑" w:hAnsi="微软雅黑" w:hint="eastAsia"/>
        </w:rPr>
        <w:t>供</w:t>
      </w:r>
    </w:p>
    <w:p w14:paraId="4DDD9E4B" w14:textId="77777777" w:rsidR="00426AA4" w:rsidRDefault="00426AA4" w:rsidP="002B1EF6">
      <w:pPr>
        <w:pStyle w:val="af3"/>
        <w:widowControl/>
        <w:numPr>
          <w:ilvl w:val="1"/>
          <w:numId w:val="52"/>
        </w:numPr>
        <w:ind w:firstLineChars="0" w:firstLine="420"/>
        <w:rPr>
          <w:rFonts w:ascii="微软雅黑" w:eastAsia="微软雅黑" w:hAnsi="微软雅黑"/>
        </w:rPr>
      </w:pPr>
      <w:r>
        <w:rPr>
          <w:rFonts w:ascii="微软雅黑" w:eastAsia="微软雅黑" w:hAnsi="微软雅黑" w:hint="eastAsia"/>
        </w:rPr>
        <w:t>经销</w:t>
      </w:r>
      <w:r>
        <w:rPr>
          <w:rFonts w:ascii="微软雅黑" w:eastAsia="微软雅黑" w:hAnsi="微软雅黑"/>
        </w:rPr>
        <w:t>供应商下</w:t>
      </w:r>
      <w:r>
        <w:rPr>
          <w:rFonts w:ascii="微软雅黑" w:eastAsia="微软雅黑" w:hAnsi="微软雅黑" w:hint="eastAsia"/>
        </w:rPr>
        <w:t>所有商品</w:t>
      </w:r>
      <w:r>
        <w:rPr>
          <w:rFonts w:ascii="微软雅黑" w:eastAsia="微软雅黑" w:hAnsi="微软雅黑"/>
        </w:rPr>
        <w:t>所在的三级类目</w:t>
      </w:r>
      <w:r>
        <w:rPr>
          <w:rFonts w:ascii="微软雅黑" w:eastAsia="微软雅黑" w:hAnsi="微软雅黑" w:hint="eastAsia"/>
        </w:rPr>
        <w:t>，</w:t>
      </w:r>
      <w:r>
        <w:rPr>
          <w:rFonts w:ascii="微软雅黑" w:eastAsia="微软雅黑" w:hAnsi="微软雅黑"/>
        </w:rPr>
        <w:t>在</w:t>
      </w:r>
      <w:r>
        <w:rPr>
          <w:rFonts w:ascii="微软雅黑" w:eastAsia="微软雅黑" w:hAnsi="微软雅黑" w:hint="eastAsia"/>
        </w:rPr>
        <w:t>FBY的</w:t>
      </w:r>
      <w:r>
        <w:rPr>
          <w:rFonts w:ascii="微软雅黑" w:eastAsia="微软雅黑" w:hAnsi="微软雅黑"/>
        </w:rPr>
        <w:t>合同</w:t>
      </w:r>
      <w:r>
        <w:rPr>
          <w:rFonts w:ascii="微软雅黑" w:eastAsia="微软雅黑" w:hAnsi="微软雅黑" w:hint="eastAsia"/>
        </w:rPr>
        <w:t>上都必须</w:t>
      </w:r>
      <w:r>
        <w:rPr>
          <w:rFonts w:ascii="微软雅黑" w:eastAsia="微软雅黑" w:hAnsi="微软雅黑"/>
        </w:rPr>
        <w:t>全部签署。</w:t>
      </w:r>
    </w:p>
    <w:p w14:paraId="4A0E8627" w14:textId="77777777" w:rsidR="00426AA4" w:rsidRDefault="00426AA4" w:rsidP="002B1EF6">
      <w:pPr>
        <w:pStyle w:val="af3"/>
        <w:widowControl/>
        <w:numPr>
          <w:ilvl w:val="1"/>
          <w:numId w:val="52"/>
        </w:numPr>
        <w:ind w:firstLineChars="0" w:firstLine="420"/>
        <w:rPr>
          <w:rFonts w:ascii="微软雅黑" w:eastAsia="微软雅黑" w:hAnsi="微软雅黑"/>
        </w:rPr>
      </w:pPr>
      <w:r>
        <w:rPr>
          <w:rFonts w:ascii="微软雅黑" w:eastAsia="微软雅黑" w:hAnsi="微软雅黑" w:hint="eastAsia"/>
        </w:rPr>
        <w:t>经销</w:t>
      </w:r>
      <w:r>
        <w:rPr>
          <w:rFonts w:ascii="微软雅黑" w:eastAsia="微软雅黑" w:hAnsi="微软雅黑"/>
        </w:rPr>
        <w:t>供应商</w:t>
      </w:r>
      <w:r>
        <w:rPr>
          <w:rFonts w:ascii="微软雅黑" w:eastAsia="微软雅黑" w:hAnsi="微软雅黑" w:hint="eastAsia"/>
        </w:rPr>
        <w:t>保证金</w:t>
      </w:r>
      <w:r>
        <w:rPr>
          <w:rFonts w:ascii="微软雅黑" w:eastAsia="微软雅黑" w:hAnsi="微软雅黑"/>
        </w:rPr>
        <w:t>已交</w:t>
      </w:r>
    </w:p>
    <w:p w14:paraId="2A3D5704" w14:textId="77777777" w:rsidR="00426AA4" w:rsidRDefault="00426AA4" w:rsidP="002B1EF6">
      <w:pPr>
        <w:pStyle w:val="af3"/>
        <w:widowControl/>
        <w:numPr>
          <w:ilvl w:val="1"/>
          <w:numId w:val="52"/>
        </w:numPr>
        <w:ind w:firstLineChars="0" w:firstLine="420"/>
        <w:rPr>
          <w:rFonts w:ascii="微软雅黑" w:eastAsia="微软雅黑" w:hAnsi="微软雅黑"/>
        </w:rPr>
      </w:pPr>
      <w:r>
        <w:rPr>
          <w:rFonts w:ascii="微软雅黑" w:eastAsia="微软雅黑" w:hAnsi="微软雅黑" w:hint="eastAsia"/>
        </w:rPr>
        <w:t>电子版</w:t>
      </w:r>
      <w:r>
        <w:rPr>
          <w:rFonts w:ascii="微软雅黑" w:eastAsia="微软雅黑" w:hAnsi="微软雅黑"/>
        </w:rPr>
        <w:t>转签协议己上传</w:t>
      </w:r>
    </w:p>
    <w:p w14:paraId="0E400DEC" w14:textId="77777777" w:rsidR="00426AA4" w:rsidRDefault="00426AA4" w:rsidP="00426AA4">
      <w:pPr>
        <w:pStyle w:val="af3"/>
        <w:ind w:left="360"/>
        <w:rPr>
          <w:rFonts w:ascii="微软雅黑" w:eastAsia="微软雅黑" w:hAnsi="微软雅黑"/>
        </w:rPr>
      </w:pPr>
    </w:p>
    <w:p w14:paraId="4A62C590" w14:textId="77777777" w:rsidR="00426AA4" w:rsidRDefault="00426AA4" w:rsidP="00426AA4">
      <w:pPr>
        <w:pStyle w:val="af3"/>
        <w:ind w:left="360"/>
        <w:rPr>
          <w:rFonts w:ascii="微软雅黑" w:eastAsia="微软雅黑" w:hAnsi="微软雅黑"/>
        </w:rPr>
      </w:pPr>
      <w:r>
        <w:rPr>
          <w:rFonts w:ascii="微软雅黑" w:eastAsia="微软雅黑" w:hAnsi="微软雅黑" w:hint="eastAsia"/>
        </w:rPr>
        <w:t>2）【确认】：生成一条数据到“转签操作”标签页中。</w:t>
      </w:r>
    </w:p>
    <w:p w14:paraId="4A42134F" w14:textId="77777777" w:rsidR="00426AA4" w:rsidRDefault="00426AA4"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w:t>
      </w:r>
      <w:r>
        <w:rPr>
          <w:rFonts w:ascii="微软雅黑" w:eastAsia="微软雅黑" w:hAnsi="微软雅黑"/>
        </w:rPr>
        <w:t>财务</w:t>
      </w:r>
      <w:r>
        <w:rPr>
          <w:rFonts w:ascii="微软雅黑" w:eastAsia="微软雅黑" w:hAnsi="微软雅黑" w:hint="eastAsia"/>
        </w:rPr>
        <w:t>预审批</w:t>
      </w:r>
      <w:r>
        <w:rPr>
          <w:rFonts w:ascii="微软雅黑" w:eastAsia="微软雅黑" w:hAnsi="微软雅黑"/>
        </w:rPr>
        <w:t>】</w:t>
      </w:r>
      <w:r>
        <w:rPr>
          <w:rFonts w:ascii="微软雅黑" w:eastAsia="微软雅黑" w:hAnsi="微软雅黑" w:hint="eastAsia"/>
        </w:rPr>
        <w:t>系统</w:t>
      </w:r>
      <w:r>
        <w:rPr>
          <w:rFonts w:ascii="微软雅黑" w:eastAsia="微软雅黑" w:hAnsi="微软雅黑"/>
        </w:rPr>
        <w:t>给出</w:t>
      </w:r>
      <w:r>
        <w:rPr>
          <w:rFonts w:ascii="微软雅黑" w:eastAsia="微软雅黑" w:hAnsi="微软雅黑" w:hint="eastAsia"/>
        </w:rPr>
        <w:t>转签</w:t>
      </w:r>
      <w:r>
        <w:rPr>
          <w:rFonts w:ascii="微软雅黑" w:eastAsia="微软雅黑" w:hAnsi="微软雅黑"/>
        </w:rPr>
        <w:t>总库存金额</w:t>
      </w:r>
    </w:p>
    <w:p w14:paraId="63EB8A0D" w14:textId="77777777" w:rsidR="00426AA4" w:rsidRPr="002C0E00" w:rsidRDefault="007A25F8" w:rsidP="00426AA4">
      <w:pPr>
        <w:rPr>
          <w:rFonts w:ascii="微软雅黑" w:eastAsia="微软雅黑" w:hAnsi="微软雅黑"/>
        </w:rPr>
      </w:pPr>
      <w:r>
        <w:rPr>
          <w:noProof/>
          <w:lang w:eastAsia="zh-CN"/>
        </w:rPr>
        <w:lastRenderedPageBreak/>
        <w:pict w14:anchorId="6364AD5D">
          <v:shape id="图片 15" o:spid="_x0000_i1058" type="#_x0000_t75" style="width:469.85pt;height:213.65pt;visibility:visible;mso-wrap-style:square">
            <v:imagedata r:id="rId47" o:title=""/>
          </v:shape>
        </w:pict>
      </w:r>
    </w:p>
    <w:p w14:paraId="5E1BF215" w14:textId="77777777" w:rsidR="00426AA4" w:rsidRDefault="00426AA4"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【PM审批</w:t>
      </w:r>
      <w:r>
        <w:rPr>
          <w:rFonts w:ascii="微软雅黑" w:eastAsia="微软雅黑" w:hAnsi="微软雅黑"/>
        </w:rPr>
        <w:t>】</w:t>
      </w:r>
    </w:p>
    <w:p w14:paraId="7122F5E7" w14:textId="77777777" w:rsidR="00426AA4" w:rsidRPr="00E14E94" w:rsidRDefault="007A25F8" w:rsidP="00426AA4">
      <w:pPr>
        <w:rPr>
          <w:rFonts w:ascii="微软雅黑" w:eastAsia="微软雅黑" w:hAnsi="微软雅黑"/>
          <w:lang w:eastAsia="zh-CN"/>
        </w:rPr>
      </w:pPr>
      <w:r>
        <w:rPr>
          <w:noProof/>
          <w:lang w:eastAsia="zh-CN"/>
        </w:rPr>
        <w:pict w14:anchorId="285BC47E">
          <v:shape id="_x0000_i1059" type="#_x0000_t75" style="width:470.35pt;height:219.25pt;visibility:visible;mso-wrap-style:square">
            <v:imagedata r:id="rId48" o:title=""/>
          </v:shape>
        </w:pict>
      </w:r>
    </w:p>
    <w:p w14:paraId="65409CCC" w14:textId="77777777" w:rsidR="00426AA4" w:rsidRDefault="00426AA4"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w:t>
      </w:r>
      <w:r>
        <w:rPr>
          <w:rFonts w:ascii="微软雅黑" w:eastAsia="微软雅黑" w:hAnsi="微软雅黑"/>
        </w:rPr>
        <w:t>质检审批】</w:t>
      </w:r>
    </w:p>
    <w:p w14:paraId="7ACC1DF0" w14:textId="77777777" w:rsidR="00426AA4" w:rsidRPr="00E14E94" w:rsidRDefault="00627BC6" w:rsidP="00426AA4">
      <w:pPr>
        <w:rPr>
          <w:rFonts w:ascii="微软雅黑" w:eastAsia="微软雅黑" w:hAnsi="微软雅黑"/>
        </w:rPr>
      </w:pPr>
      <w:r>
        <w:rPr>
          <w:noProof/>
          <w:lang w:eastAsia="zh-CN"/>
        </w:rPr>
        <w:lastRenderedPageBreak/>
        <w:pict w14:anchorId="638DEB57">
          <v:shape id="_x0000_i1060" type="#_x0000_t75" style="width:470.35pt;height:219.25pt;visibility:visible;mso-wrap-style:square">
            <v:imagedata r:id="rId48" o:title=""/>
          </v:shape>
        </w:pict>
      </w:r>
    </w:p>
    <w:p w14:paraId="03A58C9B" w14:textId="77777777" w:rsidR="00426AA4" w:rsidRDefault="00426AA4"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w:t>
      </w:r>
      <w:r>
        <w:rPr>
          <w:rFonts w:ascii="微软雅黑" w:eastAsia="微软雅黑" w:hAnsi="微软雅黑"/>
        </w:rPr>
        <w:t>采购确认】</w:t>
      </w:r>
    </w:p>
    <w:p w14:paraId="010FD913" w14:textId="77777777" w:rsidR="00426AA4" w:rsidRPr="00E14E94" w:rsidRDefault="00426AA4" w:rsidP="00426AA4">
      <w:pPr>
        <w:pStyle w:val="af3"/>
        <w:rPr>
          <w:rFonts w:ascii="微软雅黑" w:eastAsia="微软雅黑" w:hAnsi="微软雅黑"/>
        </w:rPr>
      </w:pPr>
    </w:p>
    <w:p w14:paraId="58075B4F" w14:textId="77777777" w:rsidR="00426AA4" w:rsidRPr="00E14E94" w:rsidRDefault="00627BC6" w:rsidP="00426AA4">
      <w:pPr>
        <w:rPr>
          <w:rFonts w:ascii="微软雅黑" w:eastAsia="微软雅黑" w:hAnsi="微软雅黑"/>
        </w:rPr>
      </w:pPr>
      <w:r>
        <w:rPr>
          <w:noProof/>
          <w:lang w:eastAsia="zh-CN"/>
        </w:rPr>
        <w:pict w14:anchorId="568A5314">
          <v:shape id="_x0000_i1061" type="#_x0000_t75" style="width:452.1pt;height:317.45pt;visibility:visible;mso-wrap-style:square">
            <v:imagedata r:id="rId49" o:title=""/>
          </v:shape>
        </w:pict>
      </w:r>
    </w:p>
    <w:p w14:paraId="2D46C263" w14:textId="77777777" w:rsidR="00426AA4" w:rsidRPr="00E14E94" w:rsidRDefault="00426AA4" w:rsidP="00426AA4">
      <w:pPr>
        <w:rPr>
          <w:rFonts w:ascii="微软雅黑" w:eastAsia="微软雅黑" w:hAnsi="微软雅黑"/>
          <w:lang w:eastAsia="zh-CN"/>
        </w:rPr>
      </w:pPr>
      <w:r w:rsidRPr="00E14E94">
        <w:rPr>
          <w:rFonts w:ascii="微软雅黑" w:eastAsia="微软雅黑" w:hAnsi="微软雅黑" w:hint="eastAsia"/>
          <w:lang w:eastAsia="zh-CN"/>
        </w:rPr>
        <w:t>【商家库存校验】：若未选中可转商家，则提示“请选择需要转换库存的商家！”；若选择则需要进行以下条件验证：</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6566"/>
      </w:tblGrid>
      <w:tr w:rsidR="00426AA4" w14:paraId="3A59FA46" w14:textId="77777777" w:rsidTr="002B1EF6">
        <w:tc>
          <w:tcPr>
            <w:tcW w:w="2470" w:type="dxa"/>
            <w:shd w:val="clear" w:color="auto" w:fill="0070C0"/>
          </w:tcPr>
          <w:p w14:paraId="0E9C295C"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lastRenderedPageBreak/>
              <w:t>校验</w:t>
            </w:r>
            <w:r w:rsidRPr="002B1EF6">
              <w:rPr>
                <w:rFonts w:ascii="微软雅黑" w:eastAsia="微软雅黑" w:hAnsi="微软雅黑"/>
              </w:rPr>
              <w:t>项</w:t>
            </w:r>
          </w:p>
        </w:tc>
        <w:tc>
          <w:tcPr>
            <w:tcW w:w="6566" w:type="dxa"/>
            <w:shd w:val="clear" w:color="auto" w:fill="0070C0"/>
          </w:tcPr>
          <w:p w14:paraId="17EB5649"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条件</w:t>
            </w:r>
          </w:p>
        </w:tc>
      </w:tr>
      <w:tr w:rsidR="00426AA4" w14:paraId="18405F48" w14:textId="77777777" w:rsidTr="002B1EF6">
        <w:tc>
          <w:tcPr>
            <w:tcW w:w="2470" w:type="dxa"/>
            <w:shd w:val="clear" w:color="auto" w:fill="auto"/>
          </w:tcPr>
          <w:p w14:paraId="28E31B69"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待上架库存</w:t>
            </w:r>
          </w:p>
        </w:tc>
        <w:tc>
          <w:tcPr>
            <w:tcW w:w="6566" w:type="dxa"/>
            <w:shd w:val="clear" w:color="auto" w:fill="auto"/>
          </w:tcPr>
          <w:p w14:paraId="2B9F45AA" w14:textId="77777777" w:rsidR="00426AA4" w:rsidRPr="002B1EF6" w:rsidRDefault="00426AA4" w:rsidP="002B1EF6">
            <w:pPr>
              <w:pStyle w:val="af3"/>
              <w:spacing w:before="60"/>
              <w:rPr>
                <w:rFonts w:ascii="微软雅黑" w:eastAsia="微软雅黑" w:hAnsi="微软雅黑"/>
                <w:color w:val="FF0000"/>
              </w:rPr>
            </w:pPr>
            <w:r w:rsidRPr="002B1EF6">
              <w:rPr>
                <w:rFonts w:ascii="微软雅黑" w:eastAsia="微软雅黑" w:hAnsi="微软雅黑" w:hint="eastAsia"/>
              </w:rPr>
              <w:t>=0校验通过；否则校验不通过</w:t>
            </w:r>
          </w:p>
        </w:tc>
      </w:tr>
      <w:tr w:rsidR="00426AA4" w14:paraId="49F77C57" w14:textId="77777777" w:rsidTr="002B1EF6">
        <w:tc>
          <w:tcPr>
            <w:tcW w:w="2470" w:type="dxa"/>
            <w:shd w:val="clear" w:color="auto" w:fill="auto"/>
          </w:tcPr>
          <w:p w14:paraId="7893FC6F"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锁定好品库存</w:t>
            </w:r>
          </w:p>
        </w:tc>
        <w:tc>
          <w:tcPr>
            <w:tcW w:w="6566" w:type="dxa"/>
            <w:shd w:val="clear" w:color="auto" w:fill="auto"/>
          </w:tcPr>
          <w:p w14:paraId="60481FC4"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6F2D80A0" w14:textId="77777777" w:rsidTr="002B1EF6">
        <w:tc>
          <w:tcPr>
            <w:tcW w:w="2470" w:type="dxa"/>
            <w:shd w:val="clear" w:color="auto" w:fill="auto"/>
          </w:tcPr>
          <w:p w14:paraId="366A0327"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虚拟库存</w:t>
            </w:r>
          </w:p>
        </w:tc>
        <w:tc>
          <w:tcPr>
            <w:tcW w:w="6566" w:type="dxa"/>
            <w:shd w:val="clear" w:color="auto" w:fill="auto"/>
          </w:tcPr>
          <w:p w14:paraId="1C07B813"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1BD3F5D0" w14:textId="77777777" w:rsidTr="002B1EF6">
        <w:tc>
          <w:tcPr>
            <w:tcW w:w="2470" w:type="dxa"/>
            <w:shd w:val="clear" w:color="auto" w:fill="auto"/>
          </w:tcPr>
          <w:p w14:paraId="3FAC5E28"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锁定坏品库存</w:t>
            </w:r>
          </w:p>
        </w:tc>
        <w:tc>
          <w:tcPr>
            <w:tcW w:w="6566" w:type="dxa"/>
            <w:shd w:val="clear" w:color="auto" w:fill="auto"/>
          </w:tcPr>
          <w:p w14:paraId="52A4EAE3"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23657752" w14:textId="77777777" w:rsidTr="002B1EF6">
        <w:tc>
          <w:tcPr>
            <w:tcW w:w="2470" w:type="dxa"/>
            <w:shd w:val="clear" w:color="auto" w:fill="auto"/>
          </w:tcPr>
          <w:p w14:paraId="2D89DCE5"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好品冻结库存</w:t>
            </w:r>
          </w:p>
        </w:tc>
        <w:tc>
          <w:tcPr>
            <w:tcW w:w="6566" w:type="dxa"/>
            <w:shd w:val="clear" w:color="auto" w:fill="auto"/>
          </w:tcPr>
          <w:p w14:paraId="1CEBF6BD"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368CBC31" w14:textId="77777777" w:rsidTr="002B1EF6">
        <w:tc>
          <w:tcPr>
            <w:tcW w:w="2470" w:type="dxa"/>
            <w:shd w:val="clear" w:color="auto" w:fill="auto"/>
          </w:tcPr>
          <w:p w14:paraId="069F4348"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坏</w:t>
            </w:r>
            <w:r w:rsidRPr="002B1EF6">
              <w:rPr>
                <w:rFonts w:ascii="微软雅黑" w:eastAsia="微软雅黑" w:hAnsi="微软雅黑"/>
              </w:rPr>
              <w:t>品</w:t>
            </w:r>
            <w:r w:rsidRPr="002B1EF6">
              <w:rPr>
                <w:rFonts w:ascii="微软雅黑" w:eastAsia="微软雅黑" w:hAnsi="微软雅黑" w:hint="eastAsia"/>
              </w:rPr>
              <w:t>库存</w:t>
            </w:r>
            <w:r w:rsidRPr="002B1EF6">
              <w:rPr>
                <w:rFonts w:ascii="微软雅黑" w:eastAsia="微软雅黑" w:hAnsi="微软雅黑"/>
              </w:rPr>
              <w:t>-</w:t>
            </w:r>
            <w:r w:rsidRPr="002B1EF6">
              <w:rPr>
                <w:rFonts w:ascii="微软雅黑" w:eastAsia="微软雅黑" w:hAnsi="微软雅黑" w:hint="eastAsia"/>
              </w:rPr>
              <w:t>坏品冻结库存</w:t>
            </w:r>
          </w:p>
        </w:tc>
        <w:tc>
          <w:tcPr>
            <w:tcW w:w="6566" w:type="dxa"/>
            <w:shd w:val="clear" w:color="auto" w:fill="auto"/>
          </w:tcPr>
          <w:p w14:paraId="26E4E75E"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01056735" w14:textId="77777777" w:rsidTr="002B1EF6">
        <w:tc>
          <w:tcPr>
            <w:tcW w:w="2470" w:type="dxa"/>
            <w:shd w:val="clear" w:color="auto" w:fill="auto"/>
          </w:tcPr>
          <w:p w14:paraId="501C82BC"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采购在途库存</w:t>
            </w:r>
          </w:p>
        </w:tc>
        <w:tc>
          <w:tcPr>
            <w:tcW w:w="6566" w:type="dxa"/>
            <w:shd w:val="clear" w:color="auto" w:fill="auto"/>
          </w:tcPr>
          <w:p w14:paraId="70D04574"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26E8F0D4" w14:textId="77777777" w:rsidTr="002B1EF6">
        <w:tc>
          <w:tcPr>
            <w:tcW w:w="2470" w:type="dxa"/>
            <w:shd w:val="clear" w:color="auto" w:fill="auto"/>
          </w:tcPr>
          <w:p w14:paraId="47551DAB"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调拨在途库存</w:t>
            </w:r>
          </w:p>
        </w:tc>
        <w:tc>
          <w:tcPr>
            <w:tcW w:w="6566" w:type="dxa"/>
            <w:shd w:val="clear" w:color="auto" w:fill="auto"/>
          </w:tcPr>
          <w:p w14:paraId="275FF28E"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bl>
    <w:p w14:paraId="516BB42E" w14:textId="77777777" w:rsidR="00426AA4" w:rsidRPr="00FA1134" w:rsidRDefault="00426AA4" w:rsidP="00426AA4">
      <w:pPr>
        <w:pStyle w:val="af3"/>
        <w:ind w:left="360"/>
        <w:rPr>
          <w:rFonts w:ascii="微软雅黑" w:eastAsia="微软雅黑" w:hAnsi="微软雅黑"/>
        </w:rPr>
      </w:pPr>
      <w:r>
        <w:rPr>
          <w:rFonts w:ascii="微软雅黑" w:eastAsia="微软雅黑" w:hAnsi="微软雅黑" w:hint="eastAsia"/>
        </w:rPr>
        <w:t>当所有的条件检验通过后，【确认】按钮可进行操作；</w:t>
      </w:r>
    </w:p>
    <w:p w14:paraId="2BEC2746" w14:textId="77777777" w:rsidR="00426AA4" w:rsidRPr="00E14E94" w:rsidRDefault="00426AA4" w:rsidP="00426AA4">
      <w:pPr>
        <w:pStyle w:val="af3"/>
        <w:ind w:left="360"/>
        <w:rPr>
          <w:rFonts w:ascii="微软雅黑" w:eastAsia="微软雅黑" w:hAnsi="微软雅黑"/>
        </w:rPr>
      </w:pPr>
    </w:p>
    <w:p w14:paraId="1DAB64C0" w14:textId="77777777" w:rsidR="00426AA4" w:rsidRDefault="00426AA4" w:rsidP="002B1EF6">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w:t>
      </w:r>
      <w:r>
        <w:rPr>
          <w:rFonts w:ascii="微软雅黑" w:eastAsia="微软雅黑" w:hAnsi="微软雅黑"/>
        </w:rPr>
        <w:t>财务审批】</w:t>
      </w:r>
    </w:p>
    <w:p w14:paraId="5344D5B1" w14:textId="77777777" w:rsidR="00426AA4" w:rsidRPr="00E14E94" w:rsidRDefault="00426AA4" w:rsidP="00426AA4">
      <w:pPr>
        <w:rPr>
          <w:rFonts w:ascii="微软雅黑" w:eastAsia="微软雅黑" w:hAnsi="微软雅黑"/>
          <w:lang w:eastAsia="zh-CN"/>
        </w:rPr>
      </w:pPr>
      <w:r w:rsidRPr="00E14E94">
        <w:rPr>
          <w:rFonts w:ascii="微软雅黑" w:eastAsia="微软雅黑" w:hAnsi="微软雅黑" w:hint="eastAsia"/>
          <w:lang w:eastAsia="zh-CN"/>
        </w:rPr>
        <w:t>【商家库存校验】：若未选中可转商家，则提示“请选择需要转换库存的商家！”；若选择则需要进行以下条件验证：</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4"/>
        <w:gridCol w:w="6282"/>
      </w:tblGrid>
      <w:tr w:rsidR="00426AA4" w14:paraId="0A57F4A6" w14:textId="77777777" w:rsidTr="002B1EF6">
        <w:tc>
          <w:tcPr>
            <w:tcW w:w="2754" w:type="dxa"/>
            <w:shd w:val="clear" w:color="auto" w:fill="0070C0"/>
          </w:tcPr>
          <w:p w14:paraId="12C6CD22"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校验</w:t>
            </w:r>
            <w:r w:rsidRPr="002B1EF6">
              <w:rPr>
                <w:rFonts w:ascii="微软雅黑" w:eastAsia="微软雅黑" w:hAnsi="微软雅黑"/>
              </w:rPr>
              <w:t>项</w:t>
            </w:r>
          </w:p>
        </w:tc>
        <w:tc>
          <w:tcPr>
            <w:tcW w:w="6282" w:type="dxa"/>
            <w:shd w:val="clear" w:color="auto" w:fill="0070C0"/>
          </w:tcPr>
          <w:p w14:paraId="6FB83F0E"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条件</w:t>
            </w:r>
          </w:p>
        </w:tc>
      </w:tr>
      <w:tr w:rsidR="00426AA4" w14:paraId="4DDB6E41" w14:textId="77777777" w:rsidTr="002B1EF6">
        <w:tc>
          <w:tcPr>
            <w:tcW w:w="2754" w:type="dxa"/>
            <w:shd w:val="clear" w:color="auto" w:fill="auto"/>
          </w:tcPr>
          <w:p w14:paraId="6B5141D2"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待上架库存</w:t>
            </w:r>
          </w:p>
        </w:tc>
        <w:tc>
          <w:tcPr>
            <w:tcW w:w="6282" w:type="dxa"/>
            <w:shd w:val="clear" w:color="auto" w:fill="auto"/>
          </w:tcPr>
          <w:p w14:paraId="2756F400" w14:textId="77777777" w:rsidR="00426AA4" w:rsidRPr="002B1EF6" w:rsidRDefault="00426AA4" w:rsidP="002B1EF6">
            <w:pPr>
              <w:pStyle w:val="af3"/>
              <w:spacing w:before="60"/>
              <w:rPr>
                <w:rFonts w:ascii="微软雅黑" w:eastAsia="微软雅黑" w:hAnsi="微软雅黑"/>
                <w:color w:val="FF0000"/>
              </w:rPr>
            </w:pPr>
            <w:r w:rsidRPr="002B1EF6">
              <w:rPr>
                <w:rFonts w:ascii="微软雅黑" w:eastAsia="微软雅黑" w:hAnsi="微软雅黑" w:hint="eastAsia"/>
              </w:rPr>
              <w:t>=0校验通过；否则校验不通过</w:t>
            </w:r>
          </w:p>
        </w:tc>
      </w:tr>
      <w:tr w:rsidR="00426AA4" w14:paraId="73FA7EB2" w14:textId="77777777" w:rsidTr="002B1EF6">
        <w:tc>
          <w:tcPr>
            <w:tcW w:w="2754" w:type="dxa"/>
            <w:shd w:val="clear" w:color="auto" w:fill="auto"/>
          </w:tcPr>
          <w:p w14:paraId="76218DAD"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锁定好品库存</w:t>
            </w:r>
          </w:p>
        </w:tc>
        <w:tc>
          <w:tcPr>
            <w:tcW w:w="6282" w:type="dxa"/>
            <w:shd w:val="clear" w:color="auto" w:fill="auto"/>
          </w:tcPr>
          <w:p w14:paraId="00450C6E"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55CC1990" w14:textId="77777777" w:rsidTr="002B1EF6">
        <w:tc>
          <w:tcPr>
            <w:tcW w:w="2754" w:type="dxa"/>
            <w:shd w:val="clear" w:color="auto" w:fill="auto"/>
          </w:tcPr>
          <w:p w14:paraId="6BDB6F58"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虚拟库存</w:t>
            </w:r>
          </w:p>
        </w:tc>
        <w:tc>
          <w:tcPr>
            <w:tcW w:w="6282" w:type="dxa"/>
            <w:shd w:val="clear" w:color="auto" w:fill="auto"/>
          </w:tcPr>
          <w:p w14:paraId="5C4B74C9"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01EBE2FB" w14:textId="77777777" w:rsidTr="002B1EF6">
        <w:tc>
          <w:tcPr>
            <w:tcW w:w="2754" w:type="dxa"/>
            <w:shd w:val="clear" w:color="auto" w:fill="auto"/>
          </w:tcPr>
          <w:p w14:paraId="11FD7B4A"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锁定坏品库存</w:t>
            </w:r>
          </w:p>
        </w:tc>
        <w:tc>
          <w:tcPr>
            <w:tcW w:w="6282" w:type="dxa"/>
            <w:shd w:val="clear" w:color="auto" w:fill="auto"/>
          </w:tcPr>
          <w:p w14:paraId="446F6E6B"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0AEFA9F1" w14:textId="77777777" w:rsidTr="002B1EF6">
        <w:tc>
          <w:tcPr>
            <w:tcW w:w="2754" w:type="dxa"/>
            <w:shd w:val="clear" w:color="auto" w:fill="auto"/>
          </w:tcPr>
          <w:p w14:paraId="516F5E12"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好品冻结库存</w:t>
            </w:r>
          </w:p>
        </w:tc>
        <w:tc>
          <w:tcPr>
            <w:tcW w:w="6282" w:type="dxa"/>
            <w:shd w:val="clear" w:color="auto" w:fill="auto"/>
          </w:tcPr>
          <w:p w14:paraId="3878BCCC"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6D1C156D" w14:textId="77777777" w:rsidTr="002B1EF6">
        <w:tc>
          <w:tcPr>
            <w:tcW w:w="2754" w:type="dxa"/>
            <w:shd w:val="clear" w:color="auto" w:fill="auto"/>
          </w:tcPr>
          <w:p w14:paraId="27572F23"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坏</w:t>
            </w:r>
            <w:r w:rsidRPr="002B1EF6">
              <w:rPr>
                <w:rFonts w:ascii="微软雅黑" w:eastAsia="微软雅黑" w:hAnsi="微软雅黑"/>
              </w:rPr>
              <w:t>品</w:t>
            </w:r>
            <w:r w:rsidRPr="002B1EF6">
              <w:rPr>
                <w:rFonts w:ascii="微软雅黑" w:eastAsia="微软雅黑" w:hAnsi="微软雅黑" w:hint="eastAsia"/>
              </w:rPr>
              <w:t>库存</w:t>
            </w:r>
            <w:r w:rsidRPr="002B1EF6">
              <w:rPr>
                <w:rFonts w:ascii="微软雅黑" w:eastAsia="微软雅黑" w:hAnsi="微软雅黑"/>
              </w:rPr>
              <w:t>-</w:t>
            </w:r>
            <w:r w:rsidRPr="002B1EF6">
              <w:rPr>
                <w:rFonts w:ascii="微软雅黑" w:eastAsia="微软雅黑" w:hAnsi="微软雅黑" w:hint="eastAsia"/>
              </w:rPr>
              <w:t>坏品冻结库存</w:t>
            </w:r>
          </w:p>
        </w:tc>
        <w:tc>
          <w:tcPr>
            <w:tcW w:w="6282" w:type="dxa"/>
            <w:shd w:val="clear" w:color="auto" w:fill="auto"/>
          </w:tcPr>
          <w:p w14:paraId="56B8081D"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4FC81218" w14:textId="77777777" w:rsidTr="002B1EF6">
        <w:tc>
          <w:tcPr>
            <w:tcW w:w="2754" w:type="dxa"/>
            <w:shd w:val="clear" w:color="auto" w:fill="auto"/>
          </w:tcPr>
          <w:p w14:paraId="696EEF15"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采购在途库存</w:t>
            </w:r>
          </w:p>
        </w:tc>
        <w:tc>
          <w:tcPr>
            <w:tcW w:w="6282" w:type="dxa"/>
            <w:shd w:val="clear" w:color="auto" w:fill="auto"/>
          </w:tcPr>
          <w:p w14:paraId="5FD6D577"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2186116E" w14:textId="77777777" w:rsidTr="002B1EF6">
        <w:tc>
          <w:tcPr>
            <w:tcW w:w="2754" w:type="dxa"/>
            <w:shd w:val="clear" w:color="auto" w:fill="auto"/>
          </w:tcPr>
          <w:p w14:paraId="496AF0B8"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调拨在途库存</w:t>
            </w:r>
          </w:p>
        </w:tc>
        <w:tc>
          <w:tcPr>
            <w:tcW w:w="6282" w:type="dxa"/>
            <w:shd w:val="clear" w:color="auto" w:fill="auto"/>
          </w:tcPr>
          <w:p w14:paraId="26A1A00E"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=0校验通过；否则校验不通过</w:t>
            </w:r>
          </w:p>
        </w:tc>
      </w:tr>
      <w:tr w:rsidR="00426AA4" w14:paraId="2FF57E2D" w14:textId="77777777" w:rsidTr="002B1EF6">
        <w:tc>
          <w:tcPr>
            <w:tcW w:w="2754" w:type="dxa"/>
            <w:shd w:val="clear" w:color="auto" w:fill="auto"/>
          </w:tcPr>
          <w:p w14:paraId="2F57625B"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供应商</w:t>
            </w:r>
            <w:r w:rsidRPr="002B1EF6">
              <w:rPr>
                <w:rFonts w:ascii="微软雅黑" w:eastAsia="微软雅黑" w:hAnsi="微软雅黑"/>
              </w:rPr>
              <w:t>应付</w:t>
            </w:r>
            <w:r w:rsidRPr="002B1EF6">
              <w:rPr>
                <w:rFonts w:ascii="微软雅黑" w:eastAsia="微软雅黑" w:hAnsi="微软雅黑" w:hint="eastAsia"/>
              </w:rPr>
              <w:t>余额</w:t>
            </w:r>
            <w:r w:rsidRPr="002B1EF6">
              <w:rPr>
                <w:rFonts w:ascii="微软雅黑" w:eastAsia="微软雅黑" w:hAnsi="微软雅黑"/>
              </w:rPr>
              <w:t>-</w:t>
            </w:r>
            <w:r w:rsidRPr="002B1EF6">
              <w:rPr>
                <w:rFonts w:ascii="微软雅黑" w:eastAsia="微软雅黑" w:hAnsi="微软雅黑" w:hint="eastAsia"/>
              </w:rPr>
              <w:t>回款</w:t>
            </w:r>
            <w:r w:rsidRPr="002B1EF6">
              <w:rPr>
                <w:rFonts w:ascii="微软雅黑" w:eastAsia="微软雅黑" w:hAnsi="微软雅黑"/>
              </w:rPr>
              <w:t>金额</w:t>
            </w:r>
          </w:p>
        </w:tc>
        <w:tc>
          <w:tcPr>
            <w:tcW w:w="6282" w:type="dxa"/>
            <w:shd w:val="clear" w:color="auto" w:fill="auto"/>
          </w:tcPr>
          <w:p w14:paraId="46651C24" w14:textId="77777777" w:rsidR="00426AA4" w:rsidRPr="002B1EF6" w:rsidRDefault="00426AA4" w:rsidP="002B1EF6">
            <w:pPr>
              <w:pStyle w:val="af3"/>
              <w:spacing w:before="60"/>
              <w:rPr>
                <w:rFonts w:ascii="微软雅黑" w:eastAsia="微软雅黑" w:hAnsi="微软雅黑"/>
              </w:rPr>
            </w:pPr>
            <w:r w:rsidRPr="002B1EF6">
              <w:rPr>
                <w:rFonts w:ascii="微软雅黑" w:eastAsia="微软雅黑" w:hAnsi="微软雅黑" w:hint="eastAsia"/>
              </w:rPr>
              <w:t>≥0校验</w:t>
            </w:r>
            <w:r w:rsidRPr="002B1EF6">
              <w:rPr>
                <w:rFonts w:ascii="微软雅黑" w:eastAsia="微软雅黑" w:hAnsi="微软雅黑"/>
              </w:rPr>
              <w:t>通过；否则校验不通过</w:t>
            </w:r>
          </w:p>
        </w:tc>
      </w:tr>
    </w:tbl>
    <w:p w14:paraId="77F649CE" w14:textId="77777777" w:rsidR="00426AA4" w:rsidRPr="00E14E94" w:rsidRDefault="00426AA4" w:rsidP="00426AA4">
      <w:pPr>
        <w:ind w:firstLineChars="150" w:firstLine="300"/>
        <w:rPr>
          <w:rFonts w:ascii="微软雅黑" w:eastAsia="微软雅黑" w:hAnsi="微软雅黑"/>
          <w:lang w:eastAsia="zh-CN"/>
        </w:rPr>
      </w:pPr>
      <w:r w:rsidRPr="00E14E94">
        <w:rPr>
          <w:rFonts w:ascii="微软雅黑" w:eastAsia="微软雅黑" w:hAnsi="微软雅黑" w:hint="eastAsia"/>
          <w:lang w:eastAsia="zh-CN"/>
        </w:rPr>
        <w:t>当所有的条件检验通过后，【确认】按钮可进行操作；</w:t>
      </w:r>
      <w:r>
        <w:rPr>
          <w:rFonts w:ascii="微软雅黑" w:eastAsia="微软雅黑" w:hAnsi="微软雅黑" w:hint="eastAsia"/>
          <w:lang w:eastAsia="zh-CN"/>
        </w:rPr>
        <w:t>【</w:t>
      </w:r>
      <w:r>
        <w:rPr>
          <w:rFonts w:ascii="微软雅黑" w:eastAsia="微软雅黑" w:hAnsi="微软雅黑"/>
          <w:lang w:eastAsia="zh-CN"/>
        </w:rPr>
        <w:t>拒绝】直接打回采购确认节点</w:t>
      </w:r>
    </w:p>
    <w:p w14:paraId="3E7A4C49" w14:textId="77777777" w:rsidR="00426AA4" w:rsidRPr="00426AA4" w:rsidRDefault="00627BC6" w:rsidP="00426AA4">
      <w:pPr>
        <w:pStyle w:val="af3"/>
        <w:ind w:left="360"/>
        <w:rPr>
          <w:rFonts w:ascii="微软雅黑" w:eastAsia="微软雅黑" w:hAnsi="微软雅黑"/>
        </w:rPr>
      </w:pPr>
      <w:r>
        <w:rPr>
          <w:noProof/>
        </w:rPr>
        <w:lastRenderedPageBreak/>
        <w:pict w14:anchorId="13A20461">
          <v:shape id="_x0000_i1062" type="#_x0000_t75" style="width:466.6pt;height:448.35pt;visibility:visible;mso-wrap-style:square">
            <v:imagedata r:id="rId50" o:title=""/>
          </v:shape>
        </w:pict>
      </w:r>
    </w:p>
    <w:p w14:paraId="74CD6E73" w14:textId="77777777" w:rsidR="00426AA4" w:rsidRPr="003E4349" w:rsidRDefault="00426AA4" w:rsidP="00426AA4">
      <w:pPr>
        <w:pStyle w:val="3"/>
        <w:rPr>
          <w:lang w:eastAsia="zh-CN"/>
        </w:rPr>
      </w:pPr>
      <w:r>
        <w:rPr>
          <w:rFonts w:hint="eastAsia"/>
          <w:lang w:val="en-GB" w:eastAsia="zh-CN"/>
        </w:rPr>
        <w:t>SR0</w:t>
      </w:r>
      <w:r>
        <w:rPr>
          <w:lang w:val="en-GB" w:eastAsia="zh-CN"/>
        </w:rPr>
        <w:t xml:space="preserve">8-F02 </w:t>
      </w:r>
      <w:r>
        <w:rPr>
          <w:rFonts w:ascii="微软雅黑" w:eastAsia="微软雅黑" w:hAnsi="微软雅黑" w:hint="eastAsia"/>
          <w:lang w:eastAsia="zh-CN"/>
        </w:rPr>
        <w:t>F</w:t>
      </w:r>
      <w:r>
        <w:rPr>
          <w:rFonts w:ascii="微软雅黑" w:eastAsia="微软雅黑" w:hAnsi="微软雅黑"/>
          <w:lang w:eastAsia="zh-CN"/>
        </w:rPr>
        <w:t>BY</w:t>
      </w:r>
      <w:r>
        <w:rPr>
          <w:rFonts w:ascii="微软雅黑" w:eastAsia="微软雅黑" w:hAnsi="微软雅黑" w:hint="eastAsia"/>
          <w:lang w:eastAsia="zh-CN"/>
        </w:rPr>
        <w:t>转</w:t>
      </w:r>
      <w:r>
        <w:rPr>
          <w:rFonts w:ascii="微软雅黑" w:eastAsia="微软雅黑" w:hAnsi="微软雅黑"/>
          <w:lang w:eastAsia="zh-CN"/>
        </w:rPr>
        <w:t>经销</w:t>
      </w:r>
      <w:r>
        <w:rPr>
          <w:rFonts w:ascii="微软雅黑" w:eastAsia="微软雅黑" w:hAnsi="微软雅黑" w:hint="eastAsia"/>
          <w:lang w:eastAsia="zh-CN"/>
        </w:rPr>
        <w:t>转签工具</w:t>
      </w:r>
    </w:p>
    <w:p w14:paraId="08131B21" w14:textId="77777777" w:rsidR="00426AA4" w:rsidRDefault="00426AA4" w:rsidP="00426AA4">
      <w:r>
        <w:object w:dxaOrig="15150" w:dyaOrig="3285" w14:anchorId="498EB61C">
          <v:shape id="_x0000_i1063" type="#_x0000_t75" style="width:469.85pt;height:104.75pt" o:ole="">
            <v:imagedata r:id="rId51" o:title=""/>
          </v:shape>
          <o:OLEObject Type="Embed" ProgID="Visio.Drawing.15" ShapeID="_x0000_i1063" DrawAspect="Content" ObjectID="_1551012154" r:id="rId52"/>
        </w:object>
      </w:r>
    </w:p>
    <w:p w14:paraId="60048373" w14:textId="77777777" w:rsidR="00426AA4" w:rsidRDefault="00426AA4" w:rsidP="00426AA4"/>
    <w:p w14:paraId="2833B10A" w14:textId="77777777" w:rsidR="00426AA4" w:rsidRDefault="00426AA4" w:rsidP="00426AA4"/>
    <w:p w14:paraId="621B9370" w14:textId="77777777" w:rsidR="00426AA4" w:rsidRDefault="00627BC6" w:rsidP="00426AA4">
      <w:pPr>
        <w:rPr>
          <w:lang w:eastAsia="zh-CN"/>
        </w:rPr>
      </w:pPr>
      <w:r>
        <w:rPr>
          <w:noProof/>
          <w:lang w:eastAsia="zh-CN"/>
        </w:rPr>
        <w:pict w14:anchorId="02ED24D8">
          <v:shape id="_x0000_i1064" type="#_x0000_t75" style="width:470.35pt;height:61.25pt;visibility:visible;mso-wrap-style:square">
            <v:imagedata r:id="rId45" o:title=""/>
          </v:shape>
        </w:pict>
      </w:r>
    </w:p>
    <w:p w14:paraId="56F4227A" w14:textId="77777777" w:rsidR="00426AA4" w:rsidRPr="008669AC" w:rsidRDefault="00426AA4" w:rsidP="00426AA4">
      <w:pPr>
        <w:spacing w:after="0" w:line="0" w:lineRule="atLeast"/>
        <w:rPr>
          <w:rFonts w:ascii="微软雅黑" w:eastAsia="微软雅黑" w:hAnsi="微软雅黑"/>
          <w:lang w:eastAsia="zh-CN"/>
        </w:rPr>
      </w:pPr>
      <w:r>
        <w:rPr>
          <w:rFonts w:ascii="微软雅黑" w:eastAsia="微软雅黑" w:hAnsi="微软雅黑" w:hint="eastAsia"/>
          <w:lang w:eastAsia="zh-CN"/>
        </w:rPr>
        <w:t>界面说明</w:t>
      </w:r>
      <w:r w:rsidR="00627BC6">
        <w:rPr>
          <w:rFonts w:ascii="微软雅黑" w:eastAsia="微软雅黑" w:hAnsi="微软雅黑"/>
          <w:lang w:eastAsia="zh-CN"/>
        </w:rPr>
        <w:pict w14:anchorId="5EAB2FAF">
          <v:rect id="_x0000_i1065" style="width:470.3pt;height:1.5pt" o:hralign="center" o:hrstd="t" o:hrnoshade="t" o:hr="t" fillcolor="black" stroked="f"/>
        </w:pict>
      </w:r>
    </w:p>
    <w:p w14:paraId="6EDB86A6" w14:textId="77777777" w:rsidR="00426AA4" w:rsidRDefault="00426AA4" w:rsidP="002B1EF6">
      <w:pPr>
        <w:pStyle w:val="af3"/>
        <w:widowControl/>
        <w:numPr>
          <w:ilvl w:val="0"/>
          <w:numId w:val="53"/>
        </w:numPr>
        <w:ind w:firstLineChars="0" w:firstLine="420"/>
        <w:rPr>
          <w:rFonts w:ascii="微软雅黑" w:eastAsia="微软雅黑" w:hAnsi="微软雅黑"/>
        </w:rPr>
      </w:pPr>
      <w:r>
        <w:rPr>
          <w:rFonts w:ascii="微软雅黑" w:eastAsia="微软雅黑" w:hAnsi="微软雅黑" w:hint="eastAsia"/>
        </w:rPr>
        <w:t>列表</w:t>
      </w:r>
      <w:r>
        <w:rPr>
          <w:rFonts w:ascii="微软雅黑" w:eastAsia="微软雅黑" w:hAnsi="微软雅黑"/>
        </w:rPr>
        <w:t>中</w:t>
      </w:r>
      <w:r>
        <w:rPr>
          <w:rFonts w:ascii="微软雅黑" w:eastAsia="微软雅黑" w:hAnsi="微软雅黑" w:hint="eastAsia"/>
        </w:rPr>
        <w:t>原“</w:t>
      </w:r>
      <w:r>
        <w:rPr>
          <w:rFonts w:ascii="微软雅黑" w:eastAsia="微软雅黑" w:hAnsi="微软雅黑"/>
        </w:rPr>
        <w:t>进价”改为“PO</w:t>
      </w:r>
      <w:r>
        <w:rPr>
          <w:rFonts w:ascii="微软雅黑" w:eastAsia="微软雅黑" w:hAnsi="微软雅黑" w:hint="eastAsia"/>
        </w:rPr>
        <w:t>进价</w:t>
      </w:r>
      <w:r>
        <w:rPr>
          <w:rFonts w:ascii="微软雅黑" w:eastAsia="微软雅黑" w:hAnsi="微软雅黑"/>
        </w:rPr>
        <w:t>”</w:t>
      </w:r>
    </w:p>
    <w:p w14:paraId="76C97075" w14:textId="77777777" w:rsidR="00426AA4" w:rsidRDefault="00426AA4" w:rsidP="002B1EF6">
      <w:pPr>
        <w:pStyle w:val="af3"/>
        <w:widowControl/>
        <w:numPr>
          <w:ilvl w:val="0"/>
          <w:numId w:val="53"/>
        </w:numPr>
        <w:ind w:firstLineChars="0" w:firstLine="420"/>
        <w:rPr>
          <w:rFonts w:ascii="微软雅黑" w:eastAsia="微软雅黑" w:hAnsi="微软雅黑"/>
        </w:rPr>
      </w:pPr>
      <w:r>
        <w:rPr>
          <w:rFonts w:ascii="微软雅黑" w:eastAsia="微软雅黑" w:hAnsi="微软雅黑" w:hint="eastAsia"/>
        </w:rPr>
        <w:t>列表增加</w:t>
      </w:r>
      <w:r>
        <w:rPr>
          <w:rFonts w:ascii="微软雅黑" w:eastAsia="微软雅黑" w:hAnsi="微软雅黑"/>
        </w:rPr>
        <w:t>“</w:t>
      </w:r>
      <w:r>
        <w:rPr>
          <w:rFonts w:ascii="微软雅黑" w:eastAsia="微软雅黑" w:hAnsi="微软雅黑" w:hint="eastAsia"/>
        </w:rPr>
        <w:t>系统</w:t>
      </w:r>
      <w:r>
        <w:rPr>
          <w:rFonts w:ascii="微软雅黑" w:eastAsia="微软雅黑" w:hAnsi="微软雅黑"/>
        </w:rPr>
        <w:t>当前</w:t>
      </w:r>
      <w:r>
        <w:rPr>
          <w:rFonts w:ascii="微软雅黑" w:eastAsia="微软雅黑" w:hAnsi="微软雅黑" w:hint="eastAsia"/>
        </w:rPr>
        <w:t>固定</w:t>
      </w:r>
      <w:r>
        <w:rPr>
          <w:rFonts w:ascii="微软雅黑" w:eastAsia="微软雅黑" w:hAnsi="微软雅黑"/>
        </w:rPr>
        <w:t>进价”</w:t>
      </w:r>
    </w:p>
    <w:p w14:paraId="28EC36E9" w14:textId="77777777" w:rsidR="00426AA4" w:rsidRDefault="00426AA4" w:rsidP="002B1EF6">
      <w:pPr>
        <w:pStyle w:val="af3"/>
        <w:widowControl/>
        <w:numPr>
          <w:ilvl w:val="0"/>
          <w:numId w:val="53"/>
        </w:numPr>
        <w:ind w:firstLineChars="0" w:firstLine="420"/>
        <w:rPr>
          <w:rFonts w:ascii="微软雅黑" w:eastAsia="微软雅黑" w:hAnsi="微软雅黑"/>
        </w:rPr>
      </w:pPr>
      <w:r>
        <w:rPr>
          <w:rFonts w:ascii="微软雅黑" w:eastAsia="微软雅黑" w:hAnsi="微软雅黑" w:hint="eastAsia"/>
        </w:rPr>
        <w:t>列表增加</w:t>
      </w:r>
      <w:r>
        <w:rPr>
          <w:rFonts w:ascii="微软雅黑" w:eastAsia="微软雅黑" w:hAnsi="微软雅黑"/>
        </w:rPr>
        <w:t>“转签进价”</w:t>
      </w:r>
    </w:p>
    <w:p w14:paraId="09034C9C" w14:textId="77777777" w:rsidR="00426AA4" w:rsidRDefault="00426AA4" w:rsidP="002B1EF6">
      <w:pPr>
        <w:pStyle w:val="af3"/>
        <w:widowControl/>
        <w:numPr>
          <w:ilvl w:val="0"/>
          <w:numId w:val="53"/>
        </w:numPr>
        <w:ind w:firstLineChars="0" w:firstLine="420"/>
        <w:rPr>
          <w:rFonts w:ascii="微软雅黑" w:eastAsia="微软雅黑" w:hAnsi="微软雅黑"/>
        </w:rPr>
      </w:pPr>
      <w:r w:rsidRPr="008669AC">
        <w:rPr>
          <w:rFonts w:ascii="微软雅黑" w:eastAsia="微软雅黑" w:hAnsi="微软雅黑"/>
        </w:rPr>
        <w:t>采购确认阶段</w:t>
      </w:r>
      <w:r>
        <w:rPr>
          <w:rFonts w:ascii="微软雅黑" w:eastAsia="微软雅黑" w:hAnsi="微软雅黑" w:hint="eastAsia"/>
        </w:rPr>
        <w:t>增加</w:t>
      </w:r>
      <w:r>
        <w:rPr>
          <w:rFonts w:ascii="微软雅黑" w:eastAsia="微软雅黑" w:hAnsi="微软雅黑"/>
        </w:rPr>
        <w:t>“作废”</w:t>
      </w:r>
      <w:r>
        <w:rPr>
          <w:rFonts w:ascii="微软雅黑" w:eastAsia="微软雅黑" w:hAnsi="微软雅黑" w:hint="eastAsia"/>
        </w:rPr>
        <w:t>功能，中止</w:t>
      </w:r>
      <w:r>
        <w:rPr>
          <w:rFonts w:ascii="微软雅黑" w:eastAsia="微软雅黑" w:hAnsi="微软雅黑"/>
        </w:rPr>
        <w:t>转签流程并作废，标记该流程的状态为作废。</w:t>
      </w:r>
    </w:p>
    <w:p w14:paraId="5E9EA67B" w14:textId="77777777" w:rsidR="00426AA4" w:rsidRDefault="00627BC6" w:rsidP="00426AA4">
      <w:pPr>
        <w:rPr>
          <w:rFonts w:ascii="微软雅黑" w:eastAsia="微软雅黑" w:hAnsi="微软雅黑"/>
        </w:rPr>
      </w:pPr>
      <w:r>
        <w:rPr>
          <w:noProof/>
          <w:lang w:eastAsia="zh-CN"/>
        </w:rPr>
        <w:pict w14:anchorId="685135C6">
          <v:shape id="_x0000_i1066" type="#_x0000_t75" style="width:453.95pt;height:319.3pt;visibility:visible;mso-wrap-style:square">
            <v:imagedata r:id="rId53" o:title=""/>
          </v:shape>
        </w:pict>
      </w:r>
    </w:p>
    <w:p w14:paraId="0765A42A" w14:textId="77777777" w:rsidR="00426AA4" w:rsidRPr="008669AC" w:rsidRDefault="00426AA4" w:rsidP="002B1EF6">
      <w:pPr>
        <w:pStyle w:val="af3"/>
        <w:widowControl/>
        <w:numPr>
          <w:ilvl w:val="0"/>
          <w:numId w:val="53"/>
        </w:numPr>
        <w:ind w:firstLineChars="0" w:firstLine="420"/>
        <w:rPr>
          <w:rFonts w:ascii="微软雅黑" w:eastAsia="微软雅黑" w:hAnsi="微软雅黑"/>
        </w:rPr>
      </w:pPr>
      <w:r>
        <w:rPr>
          <w:rFonts w:ascii="微软雅黑" w:eastAsia="微软雅黑" w:hAnsi="微软雅黑" w:hint="eastAsia"/>
        </w:rPr>
        <w:t>PM审批阶段，转签</w:t>
      </w:r>
      <w:r>
        <w:rPr>
          <w:rFonts w:ascii="微软雅黑" w:eastAsia="微软雅黑" w:hAnsi="微软雅黑"/>
        </w:rPr>
        <w:t>进价高于固定进价，展示：商品编码、商品名称、供应商名称、商家、固定进价、转签进价</w:t>
      </w:r>
    </w:p>
    <w:p w14:paraId="61578CD0" w14:textId="77777777" w:rsidR="00426AA4" w:rsidRPr="00426AA4" w:rsidRDefault="00426AA4" w:rsidP="00426AA4">
      <w:pPr>
        <w:rPr>
          <w:lang w:eastAsia="zh-CN"/>
        </w:rPr>
      </w:pPr>
    </w:p>
    <w:p w14:paraId="76C1F22F" w14:textId="77777777" w:rsidR="006E277A" w:rsidRPr="006E277A" w:rsidRDefault="006E277A" w:rsidP="006E277A">
      <w:pPr>
        <w:pStyle w:val="af3"/>
        <w:widowControl/>
        <w:ind w:firstLineChars="0"/>
        <w:rPr>
          <w:rFonts w:ascii="微软雅黑" w:eastAsia="微软雅黑" w:hAnsi="微软雅黑"/>
          <w:lang w:val="en-GB"/>
        </w:rPr>
      </w:pPr>
    </w:p>
    <w:p w14:paraId="0974E120" w14:textId="77777777" w:rsidR="00D7526B" w:rsidRPr="00037B82" w:rsidRDefault="00D7526B" w:rsidP="00D7526B">
      <w:pPr>
        <w:pStyle w:val="af3"/>
        <w:widowControl/>
        <w:ind w:firstLineChars="0"/>
        <w:rPr>
          <w:rFonts w:ascii="微软雅黑" w:eastAsia="微软雅黑" w:hAnsi="微软雅黑"/>
        </w:rPr>
      </w:pPr>
    </w:p>
    <w:p w14:paraId="63ED3967" w14:textId="77777777" w:rsidR="00D7526B" w:rsidRDefault="00D7526B" w:rsidP="00D7526B">
      <w:pPr>
        <w:rPr>
          <w:lang w:eastAsia="zh-CN"/>
        </w:rPr>
      </w:pPr>
    </w:p>
    <w:p w14:paraId="1EC007C6" w14:textId="77777777" w:rsidR="00426AA4" w:rsidRPr="00426AA4" w:rsidRDefault="00426AA4" w:rsidP="00426AA4">
      <w:pPr>
        <w:pStyle w:val="2"/>
        <w:rPr>
          <w:lang w:val="en-GB" w:eastAsia="zh-CN"/>
        </w:rPr>
      </w:pPr>
      <w:r w:rsidRPr="00426AA4">
        <w:rPr>
          <w:rFonts w:hint="eastAsia"/>
          <w:lang w:val="en-GB" w:eastAsia="zh-CN"/>
        </w:rPr>
        <w:lastRenderedPageBreak/>
        <w:t>系统</w:t>
      </w:r>
      <w:r w:rsidRPr="00426AA4">
        <w:rPr>
          <w:lang w:val="en-GB" w:eastAsia="zh-CN"/>
        </w:rPr>
        <w:t>需求</w:t>
      </w:r>
      <w:r w:rsidRPr="00426AA4">
        <w:rPr>
          <w:rFonts w:hint="eastAsia"/>
          <w:lang w:val="en-GB" w:eastAsia="zh-CN"/>
        </w:rPr>
        <w:t>SR0</w:t>
      </w:r>
      <w:r>
        <w:rPr>
          <w:lang w:val="en-GB" w:eastAsia="zh-CN"/>
        </w:rPr>
        <w:t>9</w:t>
      </w:r>
      <w:r w:rsidRPr="00426AA4">
        <w:rPr>
          <w:rFonts w:hint="eastAsia"/>
          <w:lang w:val="en-GB" w:eastAsia="zh-CN"/>
        </w:rPr>
        <w:t>：</w:t>
      </w:r>
      <w:r w:rsidR="004C59A4">
        <w:rPr>
          <w:rFonts w:hint="eastAsia"/>
          <w:lang w:val="en-GB" w:eastAsia="zh-CN"/>
        </w:rPr>
        <w:t>问题商品</w:t>
      </w:r>
      <w:r w:rsidR="000A26DF">
        <w:rPr>
          <w:rFonts w:hint="eastAsia"/>
          <w:lang w:val="en-GB" w:eastAsia="zh-CN"/>
        </w:rPr>
        <w:t>定则</w:t>
      </w:r>
      <w:r w:rsidR="000A26DF">
        <w:rPr>
          <w:lang w:val="en-GB" w:eastAsia="zh-CN"/>
        </w:rPr>
        <w:t>处理</w:t>
      </w:r>
      <w:r w:rsidR="004C59A4">
        <w:rPr>
          <w:lang w:val="en-GB" w:eastAsia="zh-CN"/>
        </w:rPr>
        <w:t>平台</w:t>
      </w:r>
    </w:p>
    <w:p w14:paraId="47F70B39" w14:textId="77777777" w:rsidR="00426AA4" w:rsidRDefault="004C59A4" w:rsidP="00D7526B">
      <w:pPr>
        <w:pStyle w:val="3"/>
        <w:rPr>
          <w:lang w:val="en-GB" w:eastAsia="zh-CN"/>
        </w:rPr>
      </w:pPr>
      <w:r>
        <w:rPr>
          <w:rFonts w:hint="eastAsia"/>
          <w:lang w:val="en-GB" w:eastAsia="zh-CN"/>
        </w:rPr>
        <w:t>功能</w:t>
      </w:r>
      <w:r>
        <w:rPr>
          <w:lang w:val="en-GB" w:eastAsia="zh-CN"/>
        </w:rPr>
        <w:t>需求</w:t>
      </w:r>
    </w:p>
    <w:p w14:paraId="6B7670CE" w14:textId="77777777" w:rsidR="004C59A4" w:rsidRPr="004C59A4" w:rsidRDefault="004C59A4" w:rsidP="004C59A4">
      <w:pPr>
        <w:tabs>
          <w:tab w:val="left" w:pos="993"/>
          <w:tab w:val="left" w:pos="1276"/>
        </w:tabs>
        <w:ind w:firstLineChars="200" w:firstLine="420"/>
        <w:rPr>
          <w:rFonts w:ascii="微软雅黑" w:eastAsia="微软雅黑" w:hAnsi="微软雅黑"/>
          <w:bCs/>
          <w:color w:val="5B9BD5"/>
          <w:sz w:val="21"/>
          <w:lang w:eastAsia="zh-CN"/>
        </w:rPr>
      </w:pPr>
      <w:r w:rsidRPr="004C59A4">
        <w:rPr>
          <w:rFonts w:ascii="微软雅黑" w:eastAsia="微软雅黑" w:hAnsi="微软雅黑" w:hint="eastAsia"/>
          <w:bCs/>
          <w:color w:val="5B9BD5"/>
          <w:sz w:val="21"/>
          <w:lang w:eastAsia="zh-CN"/>
        </w:rPr>
        <w:t>目前虚拟入库损耗数据仅就配送部的相关损耗有专人追踪管理，其他如仓储部缺发、错发造成的虚拟入库缺乏管控，以廊坊为例，截止2013年9月，廊坊缺发、错发造成的虚拟入库金额为63万，但其可追溯的只有10万，系统上线后可对此做有效管理。截止2013年10月底，非活动状态商品数据累计超过1000万，而其处理速度较为缓慢，尤其针对仓储部操作损耗、盘点差异、客服政策性损耗、产品部质量问题等商品的处理较慢，且缺乏合理性、合规性的判定，以截止2013年9月的损耗数据中质量问题商品来看，质量问题商品报废金额370万，其中有83万的数据按合同约定是可以退换货的，而公司对于质量问题商品的处理要求是全部退货，平台上线后可针对此类的情况做有效管理</w:t>
      </w:r>
    </w:p>
    <w:p w14:paraId="39D28CA4" w14:textId="77777777" w:rsidR="004C59A4" w:rsidRDefault="004C59A4" w:rsidP="004C59A4">
      <w:r>
        <w:object w:dxaOrig="7171" w:dyaOrig="3316" w14:anchorId="0E88DEAD">
          <v:shape id="_x0000_i1067" type="#_x0000_t75" style="width:358.6pt;height:147.75pt" o:ole="">
            <v:imagedata r:id="rId54" o:title=""/>
          </v:shape>
          <o:OLEObject Type="Embed" ProgID="Visio.Drawing.11" ShapeID="_x0000_i1067" DrawAspect="Content" ObjectID="_1551012155" r:id="rId55"/>
        </w:object>
      </w:r>
    </w:p>
    <w:p w14:paraId="5D6A4884" w14:textId="77777777" w:rsidR="004C59A4" w:rsidRPr="004C59A4" w:rsidRDefault="004C59A4" w:rsidP="004C59A4">
      <w:pPr>
        <w:rPr>
          <w:lang w:val="en-GB" w:eastAsia="zh-CN"/>
        </w:rPr>
      </w:pPr>
      <w:r>
        <w:rPr>
          <w:rFonts w:ascii="微软雅黑" w:eastAsia="微软雅黑" w:hAnsi="微软雅黑" w:hint="eastAsia"/>
          <w:color w:val="365F91"/>
          <w:sz w:val="21"/>
          <w:szCs w:val="24"/>
          <w:lang w:val="en-GB" w:eastAsia="zh-CN"/>
        </w:rPr>
        <w:t>状态</w:t>
      </w:r>
      <w:r w:rsidRPr="00C129C3">
        <w:rPr>
          <w:rFonts w:ascii="微软雅黑" w:eastAsia="微软雅黑" w:hAnsi="微软雅黑" w:hint="eastAsia"/>
          <w:color w:val="365F91"/>
          <w:sz w:val="21"/>
          <w:szCs w:val="24"/>
          <w:lang w:val="en-GB" w:eastAsia="zh-CN"/>
        </w:rPr>
        <w:t>流程图指示：</w:t>
      </w:r>
    </w:p>
    <w:p w14:paraId="516CE118" w14:textId="77777777" w:rsidR="00D7526B" w:rsidRPr="00D7526B" w:rsidRDefault="004C59A4" w:rsidP="00D7526B">
      <w:pPr>
        <w:rPr>
          <w:lang w:val="en-GB" w:eastAsia="zh-CN"/>
        </w:rPr>
      </w:pPr>
      <w:r>
        <w:object w:dxaOrig="6477" w:dyaOrig="5669" w14:anchorId="33D33BFC">
          <v:shape id="_x0000_i1068" type="#_x0000_t75" style="width:252.45pt;height:220.7pt" o:ole="">
            <v:imagedata r:id="rId56" o:title=""/>
          </v:shape>
          <o:OLEObject Type="Embed" ProgID="Visio.Drawing.11" ShapeID="_x0000_i1068" DrawAspect="Content" ObjectID="_1551012156" r:id="rId57"/>
        </w:object>
      </w:r>
    </w:p>
    <w:p w14:paraId="59043A32" w14:textId="77777777" w:rsidR="00E74CBF" w:rsidRDefault="00E74CBF" w:rsidP="00E74CBF">
      <w:pPr>
        <w:rPr>
          <w:lang w:val="en-GB" w:eastAsia="zh-CN"/>
        </w:rPr>
      </w:pPr>
    </w:p>
    <w:p w14:paraId="12398043" w14:textId="77777777" w:rsidR="00C12352" w:rsidRPr="003E4349" w:rsidRDefault="00C12352" w:rsidP="00C12352">
      <w:pPr>
        <w:pStyle w:val="3"/>
        <w:rPr>
          <w:lang w:eastAsia="zh-CN"/>
        </w:rPr>
      </w:pPr>
      <w:r>
        <w:rPr>
          <w:rFonts w:hint="eastAsia"/>
          <w:lang w:val="en-GB" w:eastAsia="zh-CN"/>
        </w:rPr>
        <w:lastRenderedPageBreak/>
        <w:t>SR0</w:t>
      </w:r>
      <w:r>
        <w:rPr>
          <w:lang w:val="en-GB" w:eastAsia="zh-CN"/>
        </w:rPr>
        <w:t xml:space="preserve">9-F01 </w:t>
      </w:r>
      <w:r w:rsidR="000A26DF">
        <w:rPr>
          <w:rFonts w:ascii="微软雅黑" w:eastAsia="微软雅黑" w:hAnsi="微软雅黑" w:hint="eastAsia"/>
          <w:lang w:eastAsia="zh-CN"/>
        </w:rPr>
        <w:t>损耗赔付定则</w:t>
      </w:r>
    </w:p>
    <w:p w14:paraId="42FA33A0" w14:textId="77777777" w:rsidR="00C12352" w:rsidRPr="00C12352" w:rsidRDefault="00C12352" w:rsidP="00E74CBF">
      <w:pPr>
        <w:rPr>
          <w:lang w:eastAsia="zh-CN"/>
        </w:rPr>
      </w:pPr>
    </w:p>
    <w:p w14:paraId="139B5E30" w14:textId="77777777" w:rsidR="00C12352" w:rsidRDefault="00627BC6" w:rsidP="00C12352">
      <w:pPr>
        <w:rPr>
          <w:rFonts w:ascii="微软雅黑" w:eastAsia="微软雅黑" w:hAnsi="微软雅黑"/>
          <w:color w:val="365F91"/>
          <w:sz w:val="21"/>
          <w:szCs w:val="24"/>
          <w:lang w:val="en-GB" w:eastAsia="zh-CN"/>
        </w:rPr>
      </w:pPr>
      <w:r>
        <w:rPr>
          <w:noProof/>
          <w:lang w:eastAsia="zh-CN"/>
        </w:rPr>
        <w:pict w14:anchorId="49B101AC">
          <v:shape id="_x0000_i1069" type="#_x0000_t75" style="width:430.6pt;height:98.2pt;visibility:visible;mso-wrap-style:square">
            <v:imagedata r:id="rId58" o:title=""/>
          </v:shape>
        </w:pict>
      </w:r>
    </w:p>
    <w:p w14:paraId="4A7921D7" w14:textId="77777777" w:rsidR="00C12352" w:rsidRDefault="00C12352" w:rsidP="00C12352">
      <w:pPr>
        <w:rPr>
          <w:rFonts w:ascii="微软雅黑" w:eastAsia="微软雅黑" w:hAnsi="微软雅黑"/>
          <w:color w:val="365F91"/>
          <w:sz w:val="21"/>
          <w:szCs w:val="24"/>
          <w:lang w:val="en-GB" w:eastAsia="zh-CN"/>
        </w:rPr>
      </w:pPr>
    </w:p>
    <w:p w14:paraId="24141D1C" w14:textId="77777777" w:rsidR="00C12352" w:rsidRPr="00C129C3" w:rsidRDefault="00C12352" w:rsidP="00C12352">
      <w:pPr>
        <w:rPr>
          <w:rFonts w:ascii="微软雅黑" w:eastAsia="微软雅黑" w:hAnsi="微软雅黑"/>
          <w:color w:val="365F91"/>
          <w:sz w:val="21"/>
          <w:szCs w:val="24"/>
          <w:lang w:val="en-GB" w:eastAsia="zh-CN"/>
        </w:rPr>
      </w:pPr>
      <w:r>
        <w:rPr>
          <w:rFonts w:ascii="微软雅黑" w:eastAsia="微软雅黑" w:hAnsi="微软雅黑" w:hint="eastAsia"/>
          <w:color w:val="365F91"/>
          <w:sz w:val="21"/>
          <w:szCs w:val="24"/>
          <w:lang w:val="en-GB" w:eastAsia="zh-CN"/>
        </w:rPr>
        <w:t>2、</w:t>
      </w:r>
      <w:r w:rsidRPr="00C129C3">
        <w:rPr>
          <w:rFonts w:ascii="微软雅黑" w:eastAsia="微软雅黑" w:hAnsi="微软雅黑" w:hint="eastAsia"/>
          <w:color w:val="365F91"/>
          <w:sz w:val="21"/>
          <w:szCs w:val="24"/>
          <w:lang w:val="en-GB" w:eastAsia="zh-CN"/>
        </w:rPr>
        <w:t>具体</w:t>
      </w:r>
      <w:r>
        <w:rPr>
          <w:rFonts w:ascii="微软雅黑" w:eastAsia="微软雅黑" w:hAnsi="微软雅黑" w:hint="eastAsia"/>
          <w:color w:val="365F91"/>
          <w:sz w:val="21"/>
          <w:szCs w:val="24"/>
          <w:lang w:val="en-GB" w:eastAsia="zh-CN"/>
        </w:rPr>
        <w:t>查询条件</w:t>
      </w:r>
      <w:r w:rsidRPr="00C129C3">
        <w:rPr>
          <w:rFonts w:ascii="微软雅黑" w:eastAsia="微软雅黑" w:hAnsi="微软雅黑" w:hint="eastAsia"/>
          <w:color w:val="365F91"/>
          <w:sz w:val="21"/>
          <w:szCs w:val="24"/>
          <w:lang w:val="en-GB" w:eastAsia="zh-CN"/>
        </w:rPr>
        <w:t>包括：</w:t>
      </w:r>
    </w:p>
    <w:p w14:paraId="32AD7325" w14:textId="77777777" w:rsidR="00C12352" w:rsidRPr="00C129C3" w:rsidRDefault="00C12352" w:rsidP="002B1EF6">
      <w:pPr>
        <w:numPr>
          <w:ilvl w:val="0"/>
          <w:numId w:val="54"/>
        </w:numPr>
        <w:rPr>
          <w:rFonts w:ascii="微软雅黑" w:eastAsia="微软雅黑" w:hAnsi="微软雅黑"/>
          <w:color w:val="365F91"/>
          <w:sz w:val="21"/>
          <w:szCs w:val="24"/>
          <w:lang w:val="da-DK" w:eastAsia="zh-CN"/>
        </w:rPr>
      </w:pPr>
      <w:r>
        <w:rPr>
          <w:rFonts w:ascii="微软雅黑" w:eastAsia="微软雅黑" w:hAnsi="微软雅黑" w:hint="eastAsia"/>
          <w:color w:val="365F91"/>
          <w:sz w:val="21"/>
          <w:szCs w:val="24"/>
          <w:lang w:val="da-DK" w:eastAsia="zh-CN"/>
        </w:rPr>
        <w:t>损耗类型</w:t>
      </w:r>
    </w:p>
    <w:p w14:paraId="43272038" w14:textId="77777777" w:rsidR="00C12352" w:rsidRDefault="00C12352" w:rsidP="002B1EF6">
      <w:pPr>
        <w:numPr>
          <w:ilvl w:val="0"/>
          <w:numId w:val="54"/>
        </w:numPr>
        <w:rPr>
          <w:rFonts w:ascii="微软雅黑" w:eastAsia="微软雅黑" w:hAnsi="微软雅黑"/>
          <w:color w:val="365F91"/>
          <w:sz w:val="21"/>
          <w:szCs w:val="24"/>
          <w:lang w:val="da-DK" w:eastAsia="zh-CN"/>
        </w:rPr>
      </w:pPr>
      <w:r>
        <w:rPr>
          <w:rFonts w:ascii="微软雅黑" w:eastAsia="微软雅黑" w:hAnsi="微软雅黑" w:hint="eastAsia"/>
          <w:color w:val="365F91"/>
          <w:sz w:val="21"/>
          <w:szCs w:val="24"/>
          <w:lang w:val="da-DK" w:eastAsia="zh-CN"/>
        </w:rPr>
        <w:t>坏货原因</w:t>
      </w:r>
    </w:p>
    <w:p w14:paraId="4F0BCCA6" w14:textId="77777777" w:rsidR="00C12352" w:rsidRDefault="00C12352" w:rsidP="002B1EF6">
      <w:pPr>
        <w:numPr>
          <w:ilvl w:val="0"/>
          <w:numId w:val="54"/>
        </w:numPr>
        <w:rPr>
          <w:rFonts w:ascii="微软雅黑" w:eastAsia="微软雅黑" w:hAnsi="微软雅黑"/>
          <w:color w:val="365F91"/>
          <w:sz w:val="21"/>
          <w:szCs w:val="24"/>
          <w:lang w:val="da-DK" w:eastAsia="zh-CN"/>
        </w:rPr>
      </w:pPr>
      <w:r>
        <w:rPr>
          <w:rFonts w:ascii="微软雅黑" w:eastAsia="微软雅黑" w:hAnsi="微软雅黑" w:hint="eastAsia"/>
          <w:color w:val="365F91"/>
          <w:sz w:val="21"/>
          <w:szCs w:val="24"/>
          <w:lang w:val="da-DK" w:eastAsia="zh-CN"/>
        </w:rPr>
        <w:t>商家</w:t>
      </w:r>
    </w:p>
    <w:p w14:paraId="12B6E103" w14:textId="77777777" w:rsidR="00C12352" w:rsidRPr="00475C4F" w:rsidRDefault="00C12352" w:rsidP="002B1EF6">
      <w:pPr>
        <w:numPr>
          <w:ilvl w:val="0"/>
          <w:numId w:val="54"/>
        </w:numPr>
        <w:rPr>
          <w:rFonts w:ascii="微软雅黑" w:eastAsia="微软雅黑" w:hAnsi="微软雅黑"/>
          <w:color w:val="C00000"/>
          <w:sz w:val="21"/>
          <w:szCs w:val="24"/>
          <w:lang w:val="da-DK" w:eastAsia="zh-CN"/>
        </w:rPr>
      </w:pPr>
      <w:r w:rsidRPr="00475C4F">
        <w:rPr>
          <w:rFonts w:ascii="微软雅黑" w:eastAsia="微软雅黑" w:hAnsi="微软雅黑" w:hint="eastAsia"/>
          <w:color w:val="C00000"/>
          <w:sz w:val="21"/>
          <w:szCs w:val="24"/>
          <w:lang w:val="da-DK" w:eastAsia="zh-CN"/>
        </w:rPr>
        <w:t>创建时间（原发生时间），缺省1个月内</w:t>
      </w:r>
    </w:p>
    <w:p w14:paraId="0CE2E85D" w14:textId="77777777" w:rsidR="00C12352" w:rsidRPr="00475C4F" w:rsidRDefault="00C12352" w:rsidP="002B1EF6">
      <w:pPr>
        <w:numPr>
          <w:ilvl w:val="0"/>
          <w:numId w:val="54"/>
        </w:numPr>
        <w:rPr>
          <w:rFonts w:ascii="微软雅黑" w:eastAsia="微软雅黑" w:hAnsi="微软雅黑"/>
          <w:color w:val="C00000"/>
          <w:sz w:val="21"/>
          <w:szCs w:val="24"/>
          <w:lang w:val="da-DK" w:eastAsia="zh-CN"/>
        </w:rPr>
      </w:pPr>
      <w:r w:rsidRPr="00475C4F">
        <w:rPr>
          <w:rFonts w:ascii="微软雅黑" w:eastAsia="微软雅黑" w:hAnsi="微软雅黑" w:hint="eastAsia"/>
          <w:color w:val="C00000"/>
          <w:sz w:val="21"/>
          <w:szCs w:val="24"/>
          <w:lang w:val="da-DK" w:eastAsia="zh-CN"/>
        </w:rPr>
        <w:t>审核时间，缺省1个月内</w:t>
      </w:r>
    </w:p>
    <w:p w14:paraId="77F8FB11" w14:textId="77777777" w:rsidR="00C12352" w:rsidRDefault="00C12352" w:rsidP="002B1EF6">
      <w:pPr>
        <w:numPr>
          <w:ilvl w:val="0"/>
          <w:numId w:val="54"/>
        </w:numPr>
        <w:rPr>
          <w:rFonts w:ascii="微软雅黑" w:eastAsia="微软雅黑" w:hAnsi="微软雅黑"/>
          <w:color w:val="365F91"/>
          <w:sz w:val="21"/>
          <w:szCs w:val="24"/>
          <w:lang w:val="da-DK" w:eastAsia="zh-CN"/>
        </w:rPr>
      </w:pPr>
      <w:r>
        <w:rPr>
          <w:rFonts w:ascii="微软雅黑" w:eastAsia="微软雅黑" w:hAnsi="微软雅黑" w:hint="eastAsia"/>
          <w:color w:val="365F91"/>
          <w:sz w:val="21"/>
          <w:szCs w:val="24"/>
          <w:lang w:val="da-DK" w:eastAsia="zh-CN"/>
        </w:rPr>
        <w:t>单号</w:t>
      </w:r>
    </w:p>
    <w:p w14:paraId="25C4BFBA" w14:textId="77777777" w:rsidR="00C12352" w:rsidRPr="00475C4F" w:rsidRDefault="00C12352" w:rsidP="002B1EF6">
      <w:pPr>
        <w:numPr>
          <w:ilvl w:val="0"/>
          <w:numId w:val="54"/>
        </w:numPr>
        <w:rPr>
          <w:rFonts w:ascii="微软雅黑" w:eastAsia="微软雅黑" w:hAnsi="微软雅黑"/>
          <w:color w:val="C00000"/>
          <w:sz w:val="21"/>
          <w:szCs w:val="24"/>
          <w:lang w:val="da-DK" w:eastAsia="zh-CN"/>
        </w:rPr>
      </w:pPr>
      <w:r w:rsidRPr="00475C4F">
        <w:rPr>
          <w:rFonts w:ascii="微软雅黑" w:eastAsia="微软雅黑" w:hAnsi="微软雅黑" w:hint="eastAsia"/>
          <w:color w:val="C00000"/>
          <w:sz w:val="21"/>
          <w:szCs w:val="24"/>
          <w:lang w:val="da-DK" w:eastAsia="zh-CN"/>
        </w:rPr>
        <w:t>区域（自配送的管理区域+3PL对应平台）</w:t>
      </w:r>
      <w:r>
        <w:rPr>
          <w:rFonts w:ascii="微软雅黑" w:eastAsia="微软雅黑" w:hAnsi="微软雅黑" w:hint="eastAsia"/>
          <w:color w:val="C00000"/>
          <w:sz w:val="21"/>
          <w:szCs w:val="24"/>
          <w:lang w:val="da-DK" w:eastAsia="zh-CN"/>
        </w:rPr>
        <w:t xml:space="preserve"> 本次迭代暂不加入</w:t>
      </w:r>
    </w:p>
    <w:p w14:paraId="07FC027D" w14:textId="77777777" w:rsidR="00C12352" w:rsidRPr="00475C4F" w:rsidRDefault="00C12352" w:rsidP="002B1EF6">
      <w:pPr>
        <w:numPr>
          <w:ilvl w:val="0"/>
          <w:numId w:val="54"/>
        </w:numPr>
        <w:rPr>
          <w:rFonts w:ascii="微软雅黑" w:eastAsia="微软雅黑" w:hAnsi="微软雅黑"/>
          <w:color w:val="C00000"/>
          <w:sz w:val="21"/>
          <w:szCs w:val="24"/>
          <w:lang w:val="da-DK" w:eastAsia="zh-CN"/>
        </w:rPr>
      </w:pPr>
      <w:r w:rsidRPr="00475C4F">
        <w:rPr>
          <w:rFonts w:ascii="微软雅黑" w:eastAsia="微软雅黑" w:hAnsi="微软雅黑" w:hint="eastAsia"/>
          <w:color w:val="C00000"/>
          <w:sz w:val="21"/>
          <w:szCs w:val="24"/>
          <w:lang w:val="da-DK" w:eastAsia="zh-CN"/>
        </w:rPr>
        <w:t>责任方（根据区域显示对应的站点、3PL公司）</w:t>
      </w:r>
      <w:r>
        <w:rPr>
          <w:rFonts w:ascii="微软雅黑" w:eastAsia="微软雅黑" w:hAnsi="微软雅黑" w:hint="eastAsia"/>
          <w:color w:val="C00000"/>
          <w:sz w:val="21"/>
          <w:szCs w:val="24"/>
          <w:lang w:val="da-DK" w:eastAsia="zh-CN"/>
        </w:rPr>
        <w:t>本次迭代暂不加入</w:t>
      </w:r>
    </w:p>
    <w:p w14:paraId="69F82690" w14:textId="77777777" w:rsidR="00C12352" w:rsidRPr="00DF0DE7" w:rsidRDefault="00C12352" w:rsidP="002B1EF6">
      <w:pPr>
        <w:numPr>
          <w:ilvl w:val="0"/>
          <w:numId w:val="54"/>
        </w:numPr>
        <w:rPr>
          <w:rFonts w:ascii="微软雅黑" w:eastAsia="微软雅黑" w:hAnsi="微软雅黑"/>
          <w:color w:val="365F91"/>
          <w:sz w:val="21"/>
          <w:szCs w:val="24"/>
          <w:lang w:val="da-DK" w:eastAsia="zh-CN"/>
        </w:rPr>
      </w:pPr>
      <w:r>
        <w:rPr>
          <w:rFonts w:ascii="微软雅黑" w:eastAsia="微软雅黑" w:hAnsi="微软雅黑" w:hint="eastAsia"/>
          <w:color w:val="365F91"/>
          <w:sz w:val="21"/>
          <w:szCs w:val="24"/>
          <w:lang w:val="da-DK" w:eastAsia="zh-CN"/>
        </w:rPr>
        <w:t>处理状态修改（</w:t>
      </w:r>
      <w:r w:rsidRPr="00475C4F">
        <w:rPr>
          <w:rFonts w:ascii="微软雅黑" w:eastAsia="微软雅黑" w:hAnsi="微软雅黑" w:hint="eastAsia"/>
          <w:color w:val="C00000"/>
          <w:sz w:val="21"/>
          <w:szCs w:val="24"/>
          <w:lang w:val="da-DK" w:eastAsia="zh-CN"/>
        </w:rPr>
        <w:t>流程未发起、待客服定责、待业务部门处理、待防损部门裁定、待财务处理、财务已处理、流程已取消</w:t>
      </w:r>
      <w:r>
        <w:rPr>
          <w:rFonts w:ascii="微软雅黑" w:eastAsia="微软雅黑" w:hAnsi="微软雅黑" w:hint="eastAsia"/>
          <w:color w:val="365F91"/>
          <w:sz w:val="21"/>
          <w:szCs w:val="24"/>
          <w:lang w:val="da-DK" w:eastAsia="zh-CN"/>
        </w:rPr>
        <w:t>）</w:t>
      </w:r>
    </w:p>
    <w:p w14:paraId="6FEC4225" w14:textId="77777777" w:rsidR="00C12352" w:rsidRDefault="00C12352" w:rsidP="00C12352">
      <w:pPr>
        <w:rPr>
          <w:rFonts w:ascii="微软雅黑" w:eastAsia="微软雅黑" w:hAnsi="微软雅黑"/>
          <w:color w:val="365F91"/>
          <w:sz w:val="21"/>
          <w:szCs w:val="24"/>
          <w:lang w:val="da-DK" w:eastAsia="zh-CN"/>
        </w:rPr>
      </w:pPr>
      <w:r>
        <w:rPr>
          <w:rFonts w:ascii="微软雅黑" w:eastAsia="微软雅黑" w:hAnsi="微软雅黑" w:hint="eastAsia"/>
          <w:color w:val="365F91"/>
          <w:sz w:val="21"/>
          <w:szCs w:val="24"/>
          <w:lang w:val="da-DK" w:eastAsia="zh-CN"/>
        </w:rPr>
        <w:t>3、缺省不显示内容</w:t>
      </w:r>
    </w:p>
    <w:p w14:paraId="55B26B7E" w14:textId="77777777" w:rsidR="00C12352" w:rsidRPr="00C129C3" w:rsidRDefault="00C12352" w:rsidP="00C12352">
      <w:pPr>
        <w:rPr>
          <w:rFonts w:ascii="微软雅黑" w:eastAsia="微软雅黑" w:hAnsi="微软雅黑"/>
          <w:color w:val="365F91"/>
          <w:sz w:val="21"/>
          <w:szCs w:val="24"/>
          <w:lang w:val="da-DK" w:eastAsia="zh-CN"/>
        </w:rPr>
      </w:pPr>
    </w:p>
    <w:p w14:paraId="38D2A9E6" w14:textId="77777777" w:rsidR="00C12352" w:rsidRDefault="00C12352" w:rsidP="00C12352">
      <w:pPr>
        <w:pStyle w:val="5"/>
        <w:rPr>
          <w:rFonts w:ascii="微软雅黑" w:eastAsia="微软雅黑" w:hAnsi="微软雅黑"/>
          <w:lang w:eastAsia="zh-CN"/>
        </w:rPr>
      </w:pPr>
      <w:bookmarkStart w:id="23" w:name="_Toc386035793"/>
      <w:r w:rsidRPr="005660EE">
        <w:rPr>
          <w:rFonts w:ascii="微软雅黑" w:eastAsia="微软雅黑" w:hAnsi="微软雅黑"/>
          <w:lang w:eastAsia="zh-CN"/>
        </w:rPr>
        <w:t>*</w:t>
      </w:r>
      <w:r w:rsidRPr="005660EE">
        <w:rPr>
          <w:rFonts w:ascii="微软雅黑" w:eastAsia="微软雅黑" w:hAnsi="微软雅黑" w:hint="eastAsia"/>
          <w:lang w:eastAsia="zh-CN"/>
        </w:rPr>
        <w:t>处理逻辑或规则</w:t>
      </w:r>
      <w:bookmarkEnd w:id="23"/>
    </w:p>
    <w:p w14:paraId="04CCB054" w14:textId="77777777" w:rsidR="00C12352" w:rsidRDefault="00C12352" w:rsidP="002B1EF6">
      <w:pPr>
        <w:pStyle w:val="af3"/>
        <w:widowControl/>
        <w:numPr>
          <w:ilvl w:val="0"/>
          <w:numId w:val="56"/>
        </w:numPr>
        <w:ind w:firstLineChars="0" w:firstLine="420"/>
        <w:rPr>
          <w:rFonts w:ascii="微软雅黑" w:eastAsia="微软雅黑" w:hAnsi="微软雅黑"/>
          <w:color w:val="365F91"/>
          <w:lang w:val="da-DK"/>
        </w:rPr>
      </w:pPr>
      <w:r>
        <w:rPr>
          <w:rFonts w:ascii="微软雅黑" w:eastAsia="微软雅黑" w:hAnsi="微软雅黑" w:hint="eastAsia"/>
          <w:color w:val="365F91"/>
          <w:lang w:val="da-DK"/>
        </w:rPr>
        <w:t>区域：整体调研后重新规划配送、仓储的节点同步，</w:t>
      </w:r>
    </w:p>
    <w:p w14:paraId="3B953CD7" w14:textId="77777777" w:rsidR="00C12352" w:rsidRDefault="00C12352" w:rsidP="00C12352">
      <w:pPr>
        <w:pStyle w:val="af3"/>
        <w:ind w:left="360"/>
        <w:rPr>
          <w:rFonts w:ascii="微软雅黑" w:eastAsia="微软雅黑" w:hAnsi="微软雅黑"/>
          <w:color w:val="365F91"/>
          <w:lang w:val="da-DK"/>
        </w:rPr>
      </w:pPr>
      <w:r>
        <w:rPr>
          <w:rFonts w:ascii="微软雅黑" w:eastAsia="微软雅黑" w:hAnsi="微软雅黑" w:hint="eastAsia"/>
          <w:color w:val="365F91"/>
          <w:lang w:val="da-DK"/>
        </w:rPr>
        <w:t>现根据工作流现有配置根据站点、3PL配送商找到对应的区域</w:t>
      </w:r>
    </w:p>
    <w:p w14:paraId="674BD207" w14:textId="77777777" w:rsidR="00C12352" w:rsidRDefault="00C12352" w:rsidP="00C12352">
      <w:pPr>
        <w:pStyle w:val="af3"/>
        <w:ind w:left="360"/>
        <w:rPr>
          <w:rFonts w:ascii="微软雅黑" w:eastAsia="微软雅黑" w:hAnsi="微软雅黑"/>
          <w:color w:val="365F91"/>
          <w:lang w:val="da-DK"/>
        </w:rPr>
      </w:pPr>
      <w:r>
        <w:rPr>
          <w:rFonts w:ascii="微软雅黑" w:eastAsia="微软雅黑" w:hAnsi="微软雅黑" w:hint="eastAsia"/>
          <w:color w:val="365F91"/>
          <w:lang w:val="da-DK"/>
        </w:rPr>
        <w:t>干线运输商需要tms提供接口</w:t>
      </w:r>
    </w:p>
    <w:p w14:paraId="62C55326" w14:textId="77777777" w:rsidR="00C12352" w:rsidRDefault="00627BC6" w:rsidP="00C12352">
      <w:pPr>
        <w:pStyle w:val="af3"/>
        <w:ind w:left="360"/>
        <w:rPr>
          <w:rFonts w:ascii="微软雅黑" w:eastAsia="微软雅黑" w:hAnsi="微软雅黑"/>
          <w:color w:val="365F91"/>
          <w:lang w:val="da-DK"/>
        </w:rPr>
      </w:pPr>
      <w:r>
        <w:rPr>
          <w:noProof/>
        </w:rPr>
        <w:lastRenderedPageBreak/>
        <w:pict w14:anchorId="2699F622">
          <v:shape id="_x0000_i1070" type="#_x0000_t75" style="width:198.7pt;height:169.7pt;visibility:visible;mso-wrap-style:square">
            <v:imagedata r:id="rId59" o:title=""/>
          </v:shape>
        </w:pict>
      </w:r>
    </w:p>
    <w:p w14:paraId="4713B544" w14:textId="77777777" w:rsidR="00C12352" w:rsidRDefault="00627BC6" w:rsidP="00C12352">
      <w:pPr>
        <w:pStyle w:val="af3"/>
        <w:ind w:left="360"/>
        <w:rPr>
          <w:rFonts w:ascii="微软雅黑" w:eastAsia="微软雅黑" w:hAnsi="微软雅黑"/>
          <w:color w:val="365F91"/>
          <w:lang w:val="da-DK"/>
        </w:rPr>
      </w:pPr>
      <w:r>
        <w:rPr>
          <w:noProof/>
        </w:rPr>
        <w:pict w14:anchorId="7B84373C">
          <v:shape id="_x0000_i1071" type="#_x0000_t75" style="width:107.05pt;height:310.45pt;visibility:visible;mso-wrap-style:square">
            <v:imagedata r:id="rId60" o:title=""/>
          </v:shape>
        </w:pict>
      </w:r>
    </w:p>
    <w:p w14:paraId="5A1DD116" w14:textId="77777777" w:rsidR="00C12352" w:rsidRPr="00C12352" w:rsidRDefault="00C12352" w:rsidP="00C12352">
      <w:pPr>
        <w:rPr>
          <w:rFonts w:ascii="微软雅黑" w:eastAsia="微软雅黑" w:hAnsi="微软雅黑"/>
          <w:color w:val="538135"/>
          <w:lang w:val="da-DK" w:eastAsia="zh-CN"/>
        </w:rPr>
      </w:pPr>
      <w:r w:rsidRPr="00C12352">
        <w:rPr>
          <w:rFonts w:ascii="微软雅黑" w:eastAsia="微软雅黑" w:hAnsi="微软雅黑" w:hint="eastAsia"/>
          <w:color w:val="538135"/>
          <w:lang w:val="da-DK" w:eastAsia="zh-CN"/>
        </w:rPr>
        <w:t>根据以下原因描述，TO或DO的接口返回承运商列表找到第一个承运商，查找3PL所在区域的联系人分配工作流。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95"/>
        <w:gridCol w:w="762"/>
        <w:gridCol w:w="4127"/>
      </w:tblGrid>
      <w:tr w:rsidR="002B1EF6" w14:paraId="3D74CFC4" w14:textId="77777777" w:rsidTr="002B1EF6">
        <w:tc>
          <w:tcPr>
            <w:tcW w:w="2338" w:type="dxa"/>
            <w:shd w:val="clear" w:color="auto" w:fill="auto"/>
          </w:tcPr>
          <w:p w14:paraId="44EB1B99"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坏品</w:t>
            </w:r>
          </w:p>
        </w:tc>
        <w:tc>
          <w:tcPr>
            <w:tcW w:w="2395" w:type="dxa"/>
            <w:shd w:val="clear" w:color="auto" w:fill="auto"/>
          </w:tcPr>
          <w:p w14:paraId="0A8E97EC"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调拨损耗</w:t>
            </w:r>
          </w:p>
        </w:tc>
        <w:tc>
          <w:tcPr>
            <w:tcW w:w="762" w:type="dxa"/>
            <w:shd w:val="clear" w:color="auto" w:fill="auto"/>
          </w:tcPr>
          <w:p w14:paraId="1B66FC52"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TO</w:t>
            </w:r>
          </w:p>
        </w:tc>
        <w:tc>
          <w:tcPr>
            <w:tcW w:w="4127" w:type="dxa"/>
            <w:shd w:val="clear" w:color="auto" w:fill="auto"/>
          </w:tcPr>
          <w:p w14:paraId="58EAA97C"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TMS接口调用</w:t>
            </w:r>
          </w:p>
        </w:tc>
      </w:tr>
      <w:tr w:rsidR="002B1EF6" w14:paraId="2770724E" w14:textId="77777777" w:rsidTr="002B1EF6">
        <w:tc>
          <w:tcPr>
            <w:tcW w:w="2338" w:type="dxa"/>
            <w:shd w:val="clear" w:color="auto" w:fill="auto"/>
          </w:tcPr>
          <w:p w14:paraId="45536440" w14:textId="77777777" w:rsidR="00C12352" w:rsidRPr="002B1EF6" w:rsidRDefault="00C12352" w:rsidP="002B1EF6">
            <w:pPr>
              <w:spacing w:before="60"/>
              <w:rPr>
                <w:rFonts w:ascii="微软雅黑" w:eastAsia="微软雅黑" w:hAnsi="微软雅黑"/>
                <w:color w:val="538135"/>
                <w:lang w:val="da-DK" w:eastAsia="zh-CN"/>
              </w:rPr>
            </w:pPr>
          </w:p>
        </w:tc>
        <w:tc>
          <w:tcPr>
            <w:tcW w:w="2395" w:type="dxa"/>
            <w:shd w:val="clear" w:color="auto" w:fill="auto"/>
          </w:tcPr>
          <w:p w14:paraId="2B39C11F"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第三方配送退货破损</w:t>
            </w:r>
          </w:p>
        </w:tc>
        <w:tc>
          <w:tcPr>
            <w:tcW w:w="762" w:type="dxa"/>
            <w:shd w:val="clear" w:color="auto" w:fill="auto"/>
          </w:tcPr>
          <w:p w14:paraId="61B27BE1"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DO</w:t>
            </w:r>
          </w:p>
        </w:tc>
        <w:tc>
          <w:tcPr>
            <w:tcW w:w="4127" w:type="dxa"/>
            <w:shd w:val="clear" w:color="auto" w:fill="auto"/>
          </w:tcPr>
          <w:p w14:paraId="17475ABB"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无站点，直接GOS获取3PL</w:t>
            </w:r>
          </w:p>
        </w:tc>
      </w:tr>
      <w:tr w:rsidR="002B1EF6" w14:paraId="1E6E8C9B" w14:textId="77777777" w:rsidTr="002B1EF6">
        <w:tc>
          <w:tcPr>
            <w:tcW w:w="2338" w:type="dxa"/>
            <w:shd w:val="clear" w:color="auto" w:fill="auto"/>
          </w:tcPr>
          <w:p w14:paraId="1FDDE0EC" w14:textId="77777777" w:rsidR="00C12352" w:rsidRPr="002B1EF6" w:rsidRDefault="00C12352" w:rsidP="002B1EF6">
            <w:pPr>
              <w:spacing w:before="60"/>
              <w:rPr>
                <w:rFonts w:ascii="微软雅黑" w:eastAsia="微软雅黑" w:hAnsi="微软雅黑"/>
                <w:color w:val="538135"/>
                <w:lang w:val="da-DK" w:eastAsia="zh-CN"/>
              </w:rPr>
            </w:pPr>
          </w:p>
        </w:tc>
        <w:tc>
          <w:tcPr>
            <w:tcW w:w="2395" w:type="dxa"/>
            <w:shd w:val="clear" w:color="auto" w:fill="auto"/>
          </w:tcPr>
          <w:p w14:paraId="1E0A7542"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运输破损</w:t>
            </w:r>
          </w:p>
        </w:tc>
        <w:tc>
          <w:tcPr>
            <w:tcW w:w="762" w:type="dxa"/>
            <w:shd w:val="clear" w:color="auto" w:fill="auto"/>
          </w:tcPr>
          <w:p w14:paraId="12412F4F"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DO</w:t>
            </w:r>
          </w:p>
        </w:tc>
        <w:tc>
          <w:tcPr>
            <w:tcW w:w="4127" w:type="dxa"/>
            <w:shd w:val="clear" w:color="auto" w:fill="auto"/>
          </w:tcPr>
          <w:p w14:paraId="69C0A45E"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TMS接口调用，分拣中心到站点的自配送使用干线运输的承运商，可以返回多条，暂只</w:t>
            </w:r>
            <w:r w:rsidRPr="002B1EF6">
              <w:rPr>
                <w:rFonts w:ascii="微软雅黑" w:eastAsia="微软雅黑" w:hAnsi="微软雅黑" w:hint="eastAsia"/>
                <w:color w:val="538135"/>
                <w:lang w:val="da-DK" w:eastAsia="zh-CN"/>
              </w:rPr>
              <w:lastRenderedPageBreak/>
              <w:t>取第一条。</w:t>
            </w:r>
          </w:p>
        </w:tc>
      </w:tr>
      <w:tr w:rsidR="002B1EF6" w14:paraId="2F46C251" w14:textId="77777777" w:rsidTr="002B1EF6">
        <w:tc>
          <w:tcPr>
            <w:tcW w:w="2338" w:type="dxa"/>
            <w:shd w:val="clear" w:color="auto" w:fill="auto"/>
          </w:tcPr>
          <w:p w14:paraId="1214E3B6"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lastRenderedPageBreak/>
              <w:t>虚拟入库</w:t>
            </w:r>
          </w:p>
        </w:tc>
        <w:tc>
          <w:tcPr>
            <w:tcW w:w="2395" w:type="dxa"/>
            <w:shd w:val="clear" w:color="auto" w:fill="auto"/>
          </w:tcPr>
          <w:p w14:paraId="467088F2"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承运商赔损</w:t>
            </w:r>
          </w:p>
          <w:p w14:paraId="66427EDC"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承运商丢包</w:t>
            </w:r>
          </w:p>
        </w:tc>
        <w:tc>
          <w:tcPr>
            <w:tcW w:w="762" w:type="dxa"/>
            <w:shd w:val="clear" w:color="auto" w:fill="auto"/>
          </w:tcPr>
          <w:p w14:paraId="20099AAF"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DO</w:t>
            </w:r>
          </w:p>
        </w:tc>
        <w:tc>
          <w:tcPr>
            <w:tcW w:w="4127" w:type="dxa"/>
            <w:shd w:val="clear" w:color="auto" w:fill="auto"/>
          </w:tcPr>
          <w:p w14:paraId="2B800078" w14:textId="77777777" w:rsidR="00C12352" w:rsidRPr="002B1EF6" w:rsidRDefault="00C12352" w:rsidP="002B1EF6">
            <w:pPr>
              <w:pStyle w:val="af3"/>
              <w:widowControl/>
              <w:numPr>
                <w:ilvl w:val="0"/>
                <w:numId w:val="57"/>
              </w:numPr>
              <w:spacing w:before="60"/>
              <w:ind w:firstLineChars="0" w:firstLine="420"/>
              <w:rPr>
                <w:rFonts w:ascii="微软雅黑" w:eastAsia="微软雅黑" w:hAnsi="微软雅黑"/>
                <w:color w:val="538135"/>
                <w:lang w:val="da-DK"/>
              </w:rPr>
            </w:pPr>
            <w:r w:rsidRPr="002B1EF6">
              <w:rPr>
                <w:rFonts w:ascii="微软雅黑" w:eastAsia="微软雅黑" w:hAnsi="微软雅黑" w:hint="eastAsia"/>
                <w:color w:val="538135"/>
                <w:lang w:val="da-DK"/>
              </w:rPr>
              <w:t>无站点，直接GOS获取3PL</w:t>
            </w:r>
          </w:p>
          <w:p w14:paraId="689ECDB7" w14:textId="77777777" w:rsidR="00C12352" w:rsidRPr="002B1EF6" w:rsidRDefault="00C12352" w:rsidP="002B1EF6">
            <w:pPr>
              <w:pStyle w:val="af3"/>
              <w:widowControl/>
              <w:numPr>
                <w:ilvl w:val="0"/>
                <w:numId w:val="57"/>
              </w:numPr>
              <w:spacing w:before="60"/>
              <w:ind w:firstLineChars="0" w:firstLine="420"/>
              <w:rPr>
                <w:rFonts w:ascii="微软雅黑" w:eastAsia="微软雅黑" w:hAnsi="微软雅黑"/>
                <w:color w:val="538135"/>
                <w:lang w:val="da-DK"/>
              </w:rPr>
            </w:pPr>
            <w:r w:rsidRPr="002B1EF6">
              <w:rPr>
                <w:rFonts w:ascii="微软雅黑" w:eastAsia="微软雅黑" w:hAnsi="微软雅黑" w:hint="eastAsia"/>
                <w:color w:val="538135"/>
                <w:lang w:val="da-DK"/>
              </w:rPr>
              <w:t>TMS接口调用，分拣中心到站点的自配送使用干线运输的承运商，可以返回多条，暂只取第一条。</w:t>
            </w:r>
          </w:p>
        </w:tc>
      </w:tr>
      <w:tr w:rsidR="002B1EF6" w14:paraId="4211C02D" w14:textId="77777777" w:rsidTr="002B1EF6">
        <w:tc>
          <w:tcPr>
            <w:tcW w:w="2338" w:type="dxa"/>
            <w:shd w:val="clear" w:color="auto" w:fill="auto"/>
          </w:tcPr>
          <w:p w14:paraId="4899794A" w14:textId="77777777" w:rsidR="00C12352" w:rsidRPr="002B1EF6" w:rsidRDefault="00C12352" w:rsidP="002B1EF6">
            <w:pPr>
              <w:spacing w:before="60"/>
              <w:rPr>
                <w:rFonts w:ascii="微软雅黑" w:eastAsia="微软雅黑" w:hAnsi="微软雅黑"/>
                <w:color w:val="538135"/>
                <w:lang w:val="da-DK" w:eastAsia="zh-CN"/>
              </w:rPr>
            </w:pPr>
          </w:p>
        </w:tc>
        <w:tc>
          <w:tcPr>
            <w:tcW w:w="2395" w:type="dxa"/>
            <w:shd w:val="clear" w:color="auto" w:fill="auto"/>
          </w:tcPr>
          <w:p w14:paraId="42CED9E2"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干线丢包</w:t>
            </w:r>
          </w:p>
        </w:tc>
        <w:tc>
          <w:tcPr>
            <w:tcW w:w="762" w:type="dxa"/>
            <w:shd w:val="clear" w:color="auto" w:fill="auto"/>
          </w:tcPr>
          <w:p w14:paraId="14899051"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TO</w:t>
            </w:r>
          </w:p>
        </w:tc>
        <w:tc>
          <w:tcPr>
            <w:tcW w:w="4127" w:type="dxa"/>
            <w:shd w:val="clear" w:color="auto" w:fill="auto"/>
          </w:tcPr>
          <w:p w14:paraId="7C722566" w14:textId="77777777" w:rsidR="00C12352" w:rsidRPr="002B1EF6" w:rsidRDefault="00C12352" w:rsidP="002B1EF6">
            <w:pPr>
              <w:spacing w:before="60"/>
              <w:rPr>
                <w:rFonts w:ascii="微软雅黑" w:eastAsia="微软雅黑" w:hAnsi="微软雅黑"/>
                <w:color w:val="538135"/>
                <w:lang w:val="da-DK" w:eastAsia="zh-CN"/>
              </w:rPr>
            </w:pPr>
            <w:r w:rsidRPr="002B1EF6">
              <w:rPr>
                <w:rFonts w:ascii="微软雅黑" w:eastAsia="微软雅黑" w:hAnsi="微软雅黑" w:hint="eastAsia"/>
                <w:color w:val="538135"/>
                <w:lang w:val="da-DK" w:eastAsia="zh-CN"/>
              </w:rPr>
              <w:t>TMS接口调用</w:t>
            </w:r>
          </w:p>
        </w:tc>
      </w:tr>
    </w:tbl>
    <w:p w14:paraId="3E065D95" w14:textId="77777777" w:rsidR="00C12352" w:rsidRPr="00C12352" w:rsidRDefault="00C12352" w:rsidP="00C12352">
      <w:pPr>
        <w:rPr>
          <w:rFonts w:ascii="微软雅黑" w:eastAsia="微软雅黑" w:hAnsi="微软雅黑"/>
          <w:color w:val="538135"/>
          <w:lang w:val="da-DK" w:eastAsia="zh-CN"/>
        </w:rPr>
      </w:pPr>
    </w:p>
    <w:p w14:paraId="1540F1CD" w14:textId="77777777" w:rsidR="00C12352" w:rsidRPr="00C12352" w:rsidRDefault="00C12352" w:rsidP="00C12352">
      <w:pPr>
        <w:rPr>
          <w:rFonts w:ascii="微软雅黑" w:eastAsia="微软雅黑" w:hAnsi="微软雅黑"/>
          <w:color w:val="538135"/>
          <w:lang w:val="da-DK" w:eastAsia="zh-CN"/>
        </w:rPr>
      </w:pPr>
    </w:p>
    <w:tbl>
      <w:tblPr>
        <w:tblW w:w="6620" w:type="dxa"/>
        <w:tblInd w:w="93" w:type="dxa"/>
        <w:tblLook w:val="04A0" w:firstRow="1" w:lastRow="0" w:firstColumn="1" w:lastColumn="0" w:noHBand="0" w:noVBand="1"/>
      </w:tblPr>
      <w:tblGrid>
        <w:gridCol w:w="1060"/>
        <w:gridCol w:w="1932"/>
        <w:gridCol w:w="768"/>
        <w:gridCol w:w="1080"/>
        <w:gridCol w:w="1780"/>
      </w:tblGrid>
      <w:tr w:rsidR="00C12352" w:rsidRPr="006020DB" w14:paraId="4A14DBE2" w14:textId="77777777" w:rsidTr="000A26DF">
        <w:trPr>
          <w:trHeight w:val="285"/>
        </w:trPr>
        <w:tc>
          <w:tcPr>
            <w:tcW w:w="1060" w:type="dxa"/>
            <w:tcBorders>
              <w:top w:val="single" w:sz="4" w:space="0" w:color="auto"/>
              <w:left w:val="single" w:sz="4" w:space="0" w:color="auto"/>
              <w:bottom w:val="single" w:sz="4" w:space="0" w:color="auto"/>
              <w:right w:val="single" w:sz="4" w:space="0" w:color="auto"/>
            </w:tcBorders>
            <w:shd w:val="clear" w:color="000000" w:fill="4F81BD"/>
            <w:noWrap/>
            <w:vAlign w:val="center"/>
            <w:hideMark/>
          </w:tcPr>
          <w:p w14:paraId="778902B0"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服务名称</w:t>
            </w:r>
          </w:p>
        </w:tc>
        <w:tc>
          <w:tcPr>
            <w:tcW w:w="1932" w:type="dxa"/>
            <w:tcBorders>
              <w:top w:val="single" w:sz="4" w:space="0" w:color="auto"/>
              <w:left w:val="nil"/>
              <w:bottom w:val="single" w:sz="4" w:space="0" w:color="auto"/>
              <w:right w:val="single" w:sz="4" w:space="0" w:color="auto"/>
            </w:tcBorders>
            <w:shd w:val="clear" w:color="auto" w:fill="auto"/>
            <w:noWrap/>
            <w:vAlign w:val="center"/>
            <w:hideMark/>
          </w:tcPr>
          <w:p w14:paraId="5E390323"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单据对应的承运商</w:t>
            </w:r>
          </w:p>
        </w:tc>
        <w:tc>
          <w:tcPr>
            <w:tcW w:w="768" w:type="dxa"/>
            <w:tcBorders>
              <w:top w:val="nil"/>
              <w:left w:val="nil"/>
              <w:bottom w:val="nil"/>
              <w:right w:val="nil"/>
            </w:tcBorders>
            <w:shd w:val="clear" w:color="auto" w:fill="auto"/>
            <w:noWrap/>
            <w:vAlign w:val="center"/>
            <w:hideMark/>
          </w:tcPr>
          <w:p w14:paraId="4C3A3074"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c>
          <w:tcPr>
            <w:tcW w:w="1080" w:type="dxa"/>
            <w:tcBorders>
              <w:top w:val="nil"/>
              <w:left w:val="nil"/>
              <w:bottom w:val="nil"/>
              <w:right w:val="nil"/>
            </w:tcBorders>
            <w:shd w:val="clear" w:color="auto" w:fill="auto"/>
            <w:noWrap/>
            <w:vAlign w:val="center"/>
            <w:hideMark/>
          </w:tcPr>
          <w:p w14:paraId="6F61AAB4"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c>
          <w:tcPr>
            <w:tcW w:w="1780" w:type="dxa"/>
            <w:tcBorders>
              <w:top w:val="nil"/>
              <w:left w:val="nil"/>
              <w:bottom w:val="nil"/>
              <w:right w:val="nil"/>
            </w:tcBorders>
            <w:shd w:val="clear" w:color="auto" w:fill="auto"/>
            <w:noWrap/>
            <w:vAlign w:val="center"/>
            <w:hideMark/>
          </w:tcPr>
          <w:p w14:paraId="10DEB00F"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r>
      <w:tr w:rsidR="00C12352" w:rsidRPr="006020DB" w14:paraId="6FC032DE" w14:textId="77777777" w:rsidTr="000A26DF">
        <w:trPr>
          <w:trHeight w:val="285"/>
        </w:trPr>
        <w:tc>
          <w:tcPr>
            <w:tcW w:w="1060" w:type="dxa"/>
            <w:tcBorders>
              <w:top w:val="nil"/>
              <w:left w:val="single" w:sz="4" w:space="0" w:color="auto"/>
              <w:bottom w:val="single" w:sz="4" w:space="0" w:color="auto"/>
              <w:right w:val="single" w:sz="4" w:space="0" w:color="auto"/>
            </w:tcBorders>
            <w:shd w:val="clear" w:color="000000" w:fill="4F81BD"/>
            <w:noWrap/>
            <w:vAlign w:val="center"/>
            <w:hideMark/>
          </w:tcPr>
          <w:p w14:paraId="1D443BEE"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调用位置</w:t>
            </w:r>
          </w:p>
        </w:tc>
        <w:tc>
          <w:tcPr>
            <w:tcW w:w="1932" w:type="dxa"/>
            <w:tcBorders>
              <w:top w:val="nil"/>
              <w:left w:val="nil"/>
              <w:bottom w:val="single" w:sz="4" w:space="0" w:color="auto"/>
              <w:right w:val="single" w:sz="4" w:space="0" w:color="auto"/>
            </w:tcBorders>
            <w:shd w:val="clear" w:color="auto" w:fill="auto"/>
            <w:noWrap/>
            <w:vAlign w:val="center"/>
            <w:hideMark/>
          </w:tcPr>
          <w:p w14:paraId="5DBBD03B"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赔付定责页面</w:t>
            </w:r>
          </w:p>
        </w:tc>
        <w:tc>
          <w:tcPr>
            <w:tcW w:w="768" w:type="dxa"/>
            <w:tcBorders>
              <w:top w:val="nil"/>
              <w:left w:val="nil"/>
              <w:bottom w:val="nil"/>
              <w:right w:val="nil"/>
            </w:tcBorders>
            <w:shd w:val="clear" w:color="auto" w:fill="auto"/>
            <w:noWrap/>
            <w:vAlign w:val="center"/>
            <w:hideMark/>
          </w:tcPr>
          <w:p w14:paraId="09305F2C"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c>
          <w:tcPr>
            <w:tcW w:w="1080" w:type="dxa"/>
            <w:tcBorders>
              <w:top w:val="nil"/>
              <w:left w:val="nil"/>
              <w:bottom w:val="nil"/>
              <w:right w:val="nil"/>
            </w:tcBorders>
            <w:shd w:val="clear" w:color="auto" w:fill="auto"/>
            <w:noWrap/>
            <w:vAlign w:val="center"/>
            <w:hideMark/>
          </w:tcPr>
          <w:p w14:paraId="1FBFD881"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c>
          <w:tcPr>
            <w:tcW w:w="1780" w:type="dxa"/>
            <w:tcBorders>
              <w:top w:val="nil"/>
              <w:left w:val="nil"/>
              <w:bottom w:val="nil"/>
              <w:right w:val="nil"/>
            </w:tcBorders>
            <w:shd w:val="clear" w:color="auto" w:fill="auto"/>
            <w:noWrap/>
            <w:vAlign w:val="center"/>
            <w:hideMark/>
          </w:tcPr>
          <w:p w14:paraId="1DE18536"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r>
      <w:tr w:rsidR="00C12352" w:rsidRPr="006020DB" w14:paraId="1AC72449" w14:textId="77777777" w:rsidTr="000A26DF">
        <w:trPr>
          <w:trHeight w:val="285"/>
        </w:trPr>
        <w:tc>
          <w:tcPr>
            <w:tcW w:w="1060" w:type="dxa"/>
            <w:tcBorders>
              <w:top w:val="nil"/>
              <w:left w:val="single" w:sz="4" w:space="0" w:color="auto"/>
              <w:bottom w:val="single" w:sz="4" w:space="0" w:color="auto"/>
              <w:right w:val="single" w:sz="4" w:space="0" w:color="auto"/>
            </w:tcBorders>
            <w:shd w:val="clear" w:color="000000" w:fill="4F81BD"/>
            <w:noWrap/>
            <w:vAlign w:val="center"/>
            <w:hideMark/>
          </w:tcPr>
          <w:p w14:paraId="3B6C6F13"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调用方法</w:t>
            </w:r>
          </w:p>
        </w:tc>
        <w:tc>
          <w:tcPr>
            <w:tcW w:w="1932" w:type="dxa"/>
            <w:tcBorders>
              <w:top w:val="nil"/>
              <w:left w:val="nil"/>
              <w:bottom w:val="single" w:sz="4" w:space="0" w:color="auto"/>
              <w:right w:val="single" w:sz="4" w:space="0" w:color="auto"/>
            </w:tcBorders>
            <w:shd w:val="clear" w:color="auto" w:fill="auto"/>
            <w:noWrap/>
            <w:vAlign w:val="center"/>
            <w:hideMark/>
          </w:tcPr>
          <w:p w14:paraId="49EE12A1"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768" w:type="dxa"/>
            <w:tcBorders>
              <w:top w:val="nil"/>
              <w:left w:val="nil"/>
              <w:bottom w:val="nil"/>
              <w:right w:val="nil"/>
            </w:tcBorders>
            <w:shd w:val="clear" w:color="auto" w:fill="auto"/>
            <w:noWrap/>
            <w:vAlign w:val="center"/>
            <w:hideMark/>
          </w:tcPr>
          <w:p w14:paraId="4D4D8573"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c>
          <w:tcPr>
            <w:tcW w:w="1080" w:type="dxa"/>
            <w:tcBorders>
              <w:top w:val="nil"/>
              <w:left w:val="nil"/>
              <w:bottom w:val="nil"/>
              <w:right w:val="nil"/>
            </w:tcBorders>
            <w:shd w:val="clear" w:color="auto" w:fill="auto"/>
            <w:noWrap/>
            <w:vAlign w:val="center"/>
            <w:hideMark/>
          </w:tcPr>
          <w:p w14:paraId="32057A40"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c>
          <w:tcPr>
            <w:tcW w:w="1780" w:type="dxa"/>
            <w:tcBorders>
              <w:top w:val="nil"/>
              <w:left w:val="nil"/>
              <w:bottom w:val="nil"/>
              <w:right w:val="nil"/>
            </w:tcBorders>
            <w:shd w:val="clear" w:color="auto" w:fill="auto"/>
            <w:noWrap/>
            <w:vAlign w:val="center"/>
            <w:hideMark/>
          </w:tcPr>
          <w:p w14:paraId="172FAB31"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r>
      <w:tr w:rsidR="00C12352" w:rsidRPr="006020DB" w14:paraId="3006CCD3" w14:textId="77777777" w:rsidTr="000A26DF">
        <w:trPr>
          <w:trHeight w:val="285"/>
        </w:trPr>
        <w:tc>
          <w:tcPr>
            <w:tcW w:w="1060" w:type="dxa"/>
            <w:tcBorders>
              <w:top w:val="nil"/>
              <w:left w:val="nil"/>
              <w:bottom w:val="nil"/>
              <w:right w:val="nil"/>
            </w:tcBorders>
            <w:shd w:val="clear" w:color="auto" w:fill="auto"/>
            <w:noWrap/>
            <w:vAlign w:val="center"/>
            <w:hideMark/>
          </w:tcPr>
          <w:p w14:paraId="64C7C1CF"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c>
          <w:tcPr>
            <w:tcW w:w="1932" w:type="dxa"/>
            <w:tcBorders>
              <w:top w:val="nil"/>
              <w:left w:val="nil"/>
              <w:bottom w:val="nil"/>
              <w:right w:val="nil"/>
            </w:tcBorders>
            <w:shd w:val="clear" w:color="auto" w:fill="auto"/>
            <w:noWrap/>
            <w:vAlign w:val="center"/>
            <w:hideMark/>
          </w:tcPr>
          <w:p w14:paraId="5E63125E"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c>
          <w:tcPr>
            <w:tcW w:w="768" w:type="dxa"/>
            <w:tcBorders>
              <w:top w:val="nil"/>
              <w:left w:val="nil"/>
              <w:bottom w:val="nil"/>
              <w:right w:val="nil"/>
            </w:tcBorders>
            <w:shd w:val="clear" w:color="auto" w:fill="auto"/>
            <w:noWrap/>
            <w:vAlign w:val="center"/>
            <w:hideMark/>
          </w:tcPr>
          <w:p w14:paraId="19C476C5"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c>
          <w:tcPr>
            <w:tcW w:w="1080" w:type="dxa"/>
            <w:tcBorders>
              <w:top w:val="nil"/>
              <w:left w:val="nil"/>
              <w:bottom w:val="nil"/>
              <w:right w:val="nil"/>
            </w:tcBorders>
            <w:shd w:val="clear" w:color="auto" w:fill="auto"/>
            <w:noWrap/>
            <w:vAlign w:val="center"/>
            <w:hideMark/>
          </w:tcPr>
          <w:p w14:paraId="210D1625"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c>
          <w:tcPr>
            <w:tcW w:w="1780" w:type="dxa"/>
            <w:tcBorders>
              <w:top w:val="nil"/>
              <w:left w:val="nil"/>
              <w:bottom w:val="nil"/>
              <w:right w:val="nil"/>
            </w:tcBorders>
            <w:shd w:val="clear" w:color="auto" w:fill="auto"/>
            <w:noWrap/>
            <w:vAlign w:val="center"/>
            <w:hideMark/>
          </w:tcPr>
          <w:p w14:paraId="0E175439"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p>
        </w:tc>
      </w:tr>
      <w:tr w:rsidR="00C12352" w:rsidRPr="006020DB" w14:paraId="52BC988D" w14:textId="77777777" w:rsidTr="000A26DF">
        <w:trPr>
          <w:trHeight w:val="285"/>
        </w:trPr>
        <w:tc>
          <w:tcPr>
            <w:tcW w:w="1060" w:type="dxa"/>
            <w:tcBorders>
              <w:top w:val="single" w:sz="4" w:space="0" w:color="auto"/>
              <w:left w:val="single" w:sz="4" w:space="0" w:color="auto"/>
              <w:bottom w:val="single" w:sz="4" w:space="0" w:color="auto"/>
              <w:right w:val="single" w:sz="4" w:space="0" w:color="auto"/>
            </w:tcBorders>
            <w:shd w:val="clear" w:color="000000" w:fill="4F81BD"/>
            <w:noWrap/>
            <w:vAlign w:val="center"/>
            <w:hideMark/>
          </w:tcPr>
          <w:p w14:paraId="0FEC8463"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932" w:type="dxa"/>
            <w:tcBorders>
              <w:top w:val="single" w:sz="4" w:space="0" w:color="auto"/>
              <w:left w:val="nil"/>
              <w:bottom w:val="single" w:sz="4" w:space="0" w:color="auto"/>
              <w:right w:val="single" w:sz="4" w:space="0" w:color="auto"/>
            </w:tcBorders>
            <w:shd w:val="clear" w:color="000000" w:fill="4F81BD"/>
            <w:noWrap/>
            <w:vAlign w:val="center"/>
            <w:hideMark/>
          </w:tcPr>
          <w:p w14:paraId="7F9F733F"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参数中文名</w:t>
            </w:r>
          </w:p>
        </w:tc>
        <w:tc>
          <w:tcPr>
            <w:tcW w:w="768" w:type="dxa"/>
            <w:tcBorders>
              <w:top w:val="single" w:sz="4" w:space="0" w:color="auto"/>
              <w:left w:val="nil"/>
              <w:bottom w:val="single" w:sz="4" w:space="0" w:color="auto"/>
              <w:right w:val="single" w:sz="4" w:space="0" w:color="auto"/>
            </w:tcBorders>
            <w:shd w:val="clear" w:color="000000" w:fill="4F81BD"/>
            <w:noWrap/>
            <w:vAlign w:val="center"/>
            <w:hideMark/>
          </w:tcPr>
          <w:p w14:paraId="23153B50"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参数英文名</w:t>
            </w:r>
          </w:p>
        </w:tc>
        <w:tc>
          <w:tcPr>
            <w:tcW w:w="1080" w:type="dxa"/>
            <w:tcBorders>
              <w:top w:val="single" w:sz="4" w:space="0" w:color="auto"/>
              <w:left w:val="nil"/>
              <w:bottom w:val="single" w:sz="4" w:space="0" w:color="auto"/>
              <w:right w:val="single" w:sz="4" w:space="0" w:color="auto"/>
            </w:tcBorders>
            <w:shd w:val="clear" w:color="000000" w:fill="4F81BD"/>
            <w:noWrap/>
            <w:vAlign w:val="center"/>
            <w:hideMark/>
          </w:tcPr>
          <w:p w14:paraId="0091369F"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参数类型</w:t>
            </w:r>
          </w:p>
        </w:tc>
        <w:tc>
          <w:tcPr>
            <w:tcW w:w="1780" w:type="dxa"/>
            <w:tcBorders>
              <w:top w:val="single" w:sz="4" w:space="0" w:color="auto"/>
              <w:left w:val="nil"/>
              <w:bottom w:val="single" w:sz="4" w:space="0" w:color="auto"/>
              <w:right w:val="single" w:sz="4" w:space="0" w:color="auto"/>
            </w:tcBorders>
            <w:shd w:val="clear" w:color="000000" w:fill="4F81BD"/>
            <w:noWrap/>
            <w:vAlign w:val="center"/>
            <w:hideMark/>
          </w:tcPr>
          <w:p w14:paraId="5DE91AF9"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参数含义</w:t>
            </w:r>
          </w:p>
        </w:tc>
      </w:tr>
      <w:tr w:rsidR="00C12352" w:rsidRPr="006020DB" w14:paraId="7DCE405E" w14:textId="77777777" w:rsidTr="000A26DF">
        <w:trPr>
          <w:trHeight w:val="285"/>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28353337" w14:textId="77777777" w:rsidR="00C12352" w:rsidRPr="006020DB" w:rsidRDefault="00C12352" w:rsidP="000A26DF">
            <w:pPr>
              <w:overflowPunct/>
              <w:autoSpaceDE/>
              <w:autoSpaceDN/>
              <w:adjustRightInd/>
              <w:spacing w:after="0"/>
              <w:textAlignment w:val="auto"/>
              <w:rPr>
                <w:rFonts w:ascii="微软雅黑" w:eastAsia="微软雅黑" w:hAnsi="微软雅黑" w:cs="宋体"/>
                <w:b/>
                <w:bCs/>
                <w:color w:val="000000"/>
                <w:sz w:val="18"/>
                <w:szCs w:val="18"/>
                <w:lang w:eastAsia="zh-CN"/>
              </w:rPr>
            </w:pPr>
            <w:r w:rsidRPr="006020DB">
              <w:rPr>
                <w:rFonts w:ascii="微软雅黑" w:eastAsia="微软雅黑" w:hAnsi="微软雅黑" w:cs="宋体" w:hint="eastAsia"/>
                <w:b/>
                <w:bCs/>
                <w:color w:val="000000"/>
                <w:sz w:val="18"/>
                <w:szCs w:val="18"/>
                <w:lang w:eastAsia="zh-CN"/>
              </w:rPr>
              <w:t>输入参数</w:t>
            </w:r>
          </w:p>
        </w:tc>
        <w:tc>
          <w:tcPr>
            <w:tcW w:w="1932" w:type="dxa"/>
            <w:tcBorders>
              <w:top w:val="nil"/>
              <w:left w:val="nil"/>
              <w:bottom w:val="single" w:sz="4" w:space="0" w:color="auto"/>
              <w:right w:val="single" w:sz="4" w:space="0" w:color="auto"/>
            </w:tcBorders>
            <w:shd w:val="clear" w:color="auto" w:fill="auto"/>
            <w:noWrap/>
            <w:vAlign w:val="center"/>
            <w:hideMark/>
          </w:tcPr>
          <w:p w14:paraId="1BFA7E3A"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单据编码</w:t>
            </w:r>
          </w:p>
        </w:tc>
        <w:tc>
          <w:tcPr>
            <w:tcW w:w="768" w:type="dxa"/>
            <w:tcBorders>
              <w:top w:val="nil"/>
              <w:left w:val="nil"/>
              <w:bottom w:val="single" w:sz="4" w:space="0" w:color="auto"/>
              <w:right w:val="single" w:sz="4" w:space="0" w:color="auto"/>
            </w:tcBorders>
            <w:shd w:val="clear" w:color="auto" w:fill="auto"/>
            <w:noWrap/>
            <w:vAlign w:val="center"/>
            <w:hideMark/>
          </w:tcPr>
          <w:p w14:paraId="73C94837"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0BE45B52"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Pr>
                <w:rFonts w:ascii="微软雅黑" w:eastAsia="微软雅黑" w:hAnsi="微软雅黑" w:cs="宋体"/>
                <w:color w:val="000000"/>
                <w:sz w:val="18"/>
                <w:szCs w:val="18"/>
                <w:lang w:eastAsia="zh-CN"/>
              </w:rPr>
              <w:t>S</w:t>
            </w:r>
            <w:r>
              <w:rPr>
                <w:rFonts w:ascii="微软雅黑" w:eastAsia="微软雅黑" w:hAnsi="微软雅黑" w:cs="宋体" w:hint="eastAsia"/>
                <w:color w:val="000000"/>
                <w:sz w:val="18"/>
                <w:szCs w:val="18"/>
                <w:lang w:eastAsia="zh-CN"/>
              </w:rPr>
              <w:t>tring</w:t>
            </w:r>
          </w:p>
        </w:tc>
        <w:tc>
          <w:tcPr>
            <w:tcW w:w="1780" w:type="dxa"/>
            <w:tcBorders>
              <w:top w:val="nil"/>
              <w:left w:val="nil"/>
              <w:bottom w:val="single" w:sz="4" w:space="0" w:color="auto"/>
              <w:right w:val="single" w:sz="4" w:space="0" w:color="auto"/>
            </w:tcBorders>
            <w:shd w:val="clear" w:color="auto" w:fill="auto"/>
            <w:noWrap/>
            <w:vAlign w:val="center"/>
            <w:hideMark/>
          </w:tcPr>
          <w:p w14:paraId="52901DA6"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DO或TO单号</w:t>
            </w:r>
          </w:p>
        </w:tc>
      </w:tr>
      <w:tr w:rsidR="00C12352" w:rsidRPr="006020DB" w14:paraId="47D73690" w14:textId="77777777" w:rsidTr="000A26DF">
        <w:trPr>
          <w:trHeight w:val="285"/>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6C8858E5" w14:textId="77777777" w:rsidR="00C12352" w:rsidRPr="006020DB" w:rsidRDefault="00C12352" w:rsidP="000A26DF">
            <w:pPr>
              <w:overflowPunct/>
              <w:autoSpaceDE/>
              <w:autoSpaceDN/>
              <w:adjustRightInd/>
              <w:spacing w:after="0"/>
              <w:textAlignment w:val="auto"/>
              <w:rPr>
                <w:rFonts w:ascii="微软雅黑" w:eastAsia="微软雅黑" w:hAnsi="微软雅黑" w:cs="宋体"/>
                <w:b/>
                <w:bCs/>
                <w:color w:val="000000"/>
                <w:sz w:val="18"/>
                <w:szCs w:val="18"/>
                <w:lang w:eastAsia="zh-CN"/>
              </w:rPr>
            </w:pPr>
            <w:r w:rsidRPr="006020DB">
              <w:rPr>
                <w:rFonts w:ascii="微软雅黑" w:eastAsia="微软雅黑" w:hAnsi="微软雅黑" w:cs="宋体" w:hint="eastAsia"/>
                <w:b/>
                <w:bCs/>
                <w:color w:val="000000"/>
                <w:sz w:val="18"/>
                <w:szCs w:val="18"/>
                <w:lang w:eastAsia="zh-CN"/>
              </w:rPr>
              <w:t xml:space="preserve">　</w:t>
            </w:r>
          </w:p>
        </w:tc>
        <w:tc>
          <w:tcPr>
            <w:tcW w:w="1932" w:type="dxa"/>
            <w:tcBorders>
              <w:top w:val="nil"/>
              <w:left w:val="nil"/>
              <w:bottom w:val="single" w:sz="4" w:space="0" w:color="auto"/>
              <w:right w:val="single" w:sz="4" w:space="0" w:color="auto"/>
            </w:tcBorders>
            <w:shd w:val="clear" w:color="auto" w:fill="auto"/>
            <w:noWrap/>
            <w:vAlign w:val="center"/>
            <w:hideMark/>
          </w:tcPr>
          <w:p w14:paraId="45C7480C"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单据类型</w:t>
            </w:r>
          </w:p>
        </w:tc>
        <w:tc>
          <w:tcPr>
            <w:tcW w:w="768" w:type="dxa"/>
            <w:tcBorders>
              <w:top w:val="nil"/>
              <w:left w:val="nil"/>
              <w:bottom w:val="single" w:sz="4" w:space="0" w:color="auto"/>
              <w:right w:val="single" w:sz="4" w:space="0" w:color="auto"/>
            </w:tcBorders>
            <w:shd w:val="clear" w:color="auto" w:fill="auto"/>
            <w:noWrap/>
            <w:vAlign w:val="center"/>
            <w:hideMark/>
          </w:tcPr>
          <w:p w14:paraId="0923BBC5"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3AE72C04" w14:textId="77777777" w:rsidR="00C12352" w:rsidRDefault="00C12352" w:rsidP="000A26DF">
            <w:pPr>
              <w:rPr>
                <w:rFonts w:ascii="微软雅黑" w:eastAsia="微软雅黑" w:hAnsi="微软雅黑" w:cs="Calibri"/>
                <w:color w:val="000000"/>
                <w:sz w:val="18"/>
                <w:szCs w:val="18"/>
              </w:rPr>
            </w:pPr>
            <w:r>
              <w:rPr>
                <w:rFonts w:ascii="微软雅黑" w:eastAsia="微软雅黑" w:hAnsi="微软雅黑" w:hint="eastAsia"/>
                <w:color w:val="000000"/>
                <w:sz w:val="18"/>
                <w:szCs w:val="18"/>
              </w:rPr>
              <w:t>Integer</w:t>
            </w:r>
          </w:p>
        </w:tc>
        <w:tc>
          <w:tcPr>
            <w:tcW w:w="1780" w:type="dxa"/>
            <w:tcBorders>
              <w:top w:val="nil"/>
              <w:left w:val="nil"/>
              <w:bottom w:val="single" w:sz="4" w:space="0" w:color="auto"/>
              <w:right w:val="single" w:sz="4" w:space="0" w:color="auto"/>
            </w:tcBorders>
            <w:shd w:val="clear" w:color="auto" w:fill="auto"/>
            <w:noWrap/>
            <w:vAlign w:val="center"/>
            <w:hideMark/>
          </w:tcPr>
          <w:p w14:paraId="519058D0" w14:textId="77777777" w:rsidR="00C12352" w:rsidRDefault="00C12352" w:rsidP="002B1EF6">
            <w:pPr>
              <w:pStyle w:val="af3"/>
              <w:widowControl/>
              <w:numPr>
                <w:ilvl w:val="0"/>
                <w:numId w:val="58"/>
              </w:numPr>
              <w:ind w:firstLineChars="0" w:firstLine="360"/>
              <w:jc w:val="left"/>
              <w:rPr>
                <w:rFonts w:ascii="微软雅黑" w:eastAsia="微软雅黑" w:hAnsi="微软雅黑" w:cs="Calibri"/>
                <w:color w:val="000000"/>
                <w:sz w:val="18"/>
                <w:szCs w:val="18"/>
              </w:rPr>
            </w:pPr>
            <w:r>
              <w:rPr>
                <w:rFonts w:ascii="微软雅黑" w:eastAsia="微软雅黑" w:hAnsi="微软雅黑" w:hint="eastAsia"/>
                <w:color w:val="000000"/>
                <w:sz w:val="18"/>
                <w:szCs w:val="18"/>
              </w:rPr>
              <w:t>DO单</w:t>
            </w:r>
          </w:p>
          <w:p w14:paraId="29AC08B8" w14:textId="77777777" w:rsidR="00C12352" w:rsidRDefault="00C12352" w:rsidP="002B1EF6">
            <w:pPr>
              <w:pStyle w:val="af3"/>
              <w:widowControl/>
              <w:numPr>
                <w:ilvl w:val="0"/>
                <w:numId w:val="58"/>
              </w:numPr>
              <w:ind w:firstLineChars="0" w:firstLine="360"/>
              <w:jc w:val="left"/>
              <w:rPr>
                <w:rFonts w:ascii="微软雅黑" w:eastAsia="微软雅黑" w:hAnsi="微软雅黑"/>
                <w:color w:val="000000"/>
                <w:sz w:val="18"/>
                <w:szCs w:val="18"/>
              </w:rPr>
            </w:pPr>
            <w:r>
              <w:rPr>
                <w:rFonts w:ascii="微软雅黑" w:eastAsia="微软雅黑" w:hAnsi="微软雅黑" w:hint="eastAsia"/>
                <w:color w:val="000000"/>
                <w:sz w:val="18"/>
                <w:szCs w:val="18"/>
              </w:rPr>
              <w:t>TO单</w:t>
            </w:r>
          </w:p>
        </w:tc>
      </w:tr>
      <w:tr w:rsidR="00C12352" w:rsidRPr="006020DB" w14:paraId="50FDBF3E" w14:textId="77777777" w:rsidTr="000A26DF">
        <w:trPr>
          <w:trHeight w:val="285"/>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2655033D"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932" w:type="dxa"/>
            <w:tcBorders>
              <w:top w:val="nil"/>
              <w:left w:val="nil"/>
              <w:bottom w:val="single" w:sz="4" w:space="0" w:color="auto"/>
              <w:right w:val="single" w:sz="4" w:space="0" w:color="auto"/>
            </w:tcBorders>
            <w:shd w:val="clear" w:color="auto" w:fill="auto"/>
            <w:noWrap/>
            <w:vAlign w:val="center"/>
            <w:hideMark/>
          </w:tcPr>
          <w:p w14:paraId="2669F53B"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768" w:type="dxa"/>
            <w:tcBorders>
              <w:top w:val="nil"/>
              <w:left w:val="nil"/>
              <w:bottom w:val="single" w:sz="4" w:space="0" w:color="auto"/>
              <w:right w:val="single" w:sz="4" w:space="0" w:color="auto"/>
            </w:tcBorders>
            <w:shd w:val="clear" w:color="auto" w:fill="auto"/>
            <w:noWrap/>
            <w:vAlign w:val="center"/>
            <w:hideMark/>
          </w:tcPr>
          <w:p w14:paraId="49F1A981"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5700A83B"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780" w:type="dxa"/>
            <w:tcBorders>
              <w:top w:val="nil"/>
              <w:left w:val="nil"/>
              <w:bottom w:val="single" w:sz="4" w:space="0" w:color="auto"/>
              <w:right w:val="single" w:sz="4" w:space="0" w:color="auto"/>
            </w:tcBorders>
            <w:shd w:val="clear" w:color="auto" w:fill="auto"/>
            <w:noWrap/>
            <w:vAlign w:val="center"/>
            <w:hideMark/>
          </w:tcPr>
          <w:p w14:paraId="4F42CEA0"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r>
      <w:tr w:rsidR="00C12352" w:rsidRPr="006020DB" w14:paraId="5B0C5D1A" w14:textId="77777777" w:rsidTr="000A26DF">
        <w:trPr>
          <w:trHeight w:val="285"/>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319E95AD" w14:textId="77777777" w:rsidR="00C12352" w:rsidRPr="006020DB" w:rsidRDefault="00C12352" w:rsidP="000A26DF">
            <w:pPr>
              <w:overflowPunct/>
              <w:autoSpaceDE/>
              <w:autoSpaceDN/>
              <w:adjustRightInd/>
              <w:spacing w:after="0"/>
              <w:textAlignment w:val="auto"/>
              <w:rPr>
                <w:rFonts w:ascii="微软雅黑" w:eastAsia="微软雅黑" w:hAnsi="微软雅黑" w:cs="宋体"/>
                <w:b/>
                <w:bCs/>
                <w:color w:val="000000"/>
                <w:sz w:val="18"/>
                <w:szCs w:val="18"/>
                <w:lang w:eastAsia="zh-CN"/>
              </w:rPr>
            </w:pPr>
            <w:r w:rsidRPr="006020DB">
              <w:rPr>
                <w:rFonts w:ascii="微软雅黑" w:eastAsia="微软雅黑" w:hAnsi="微软雅黑" w:cs="宋体" w:hint="eastAsia"/>
                <w:b/>
                <w:bCs/>
                <w:color w:val="000000"/>
                <w:sz w:val="18"/>
                <w:szCs w:val="18"/>
                <w:lang w:eastAsia="zh-CN"/>
              </w:rPr>
              <w:t>输出参数</w:t>
            </w:r>
          </w:p>
        </w:tc>
        <w:tc>
          <w:tcPr>
            <w:tcW w:w="1932" w:type="dxa"/>
            <w:tcBorders>
              <w:top w:val="nil"/>
              <w:left w:val="nil"/>
              <w:bottom w:val="single" w:sz="4" w:space="0" w:color="auto"/>
              <w:right w:val="single" w:sz="4" w:space="0" w:color="auto"/>
            </w:tcBorders>
            <w:shd w:val="clear" w:color="auto" w:fill="auto"/>
            <w:noWrap/>
            <w:vAlign w:val="center"/>
            <w:hideMark/>
          </w:tcPr>
          <w:p w14:paraId="2BE0D3C2"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返回标识</w:t>
            </w:r>
          </w:p>
        </w:tc>
        <w:tc>
          <w:tcPr>
            <w:tcW w:w="768" w:type="dxa"/>
            <w:tcBorders>
              <w:top w:val="nil"/>
              <w:left w:val="nil"/>
              <w:bottom w:val="single" w:sz="4" w:space="0" w:color="auto"/>
              <w:right w:val="single" w:sz="4" w:space="0" w:color="auto"/>
            </w:tcBorders>
            <w:shd w:val="clear" w:color="auto" w:fill="auto"/>
            <w:noWrap/>
            <w:vAlign w:val="center"/>
            <w:hideMark/>
          </w:tcPr>
          <w:p w14:paraId="6B287F02"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0B9D5F26" w14:textId="77777777" w:rsidR="00C12352" w:rsidRDefault="00C12352" w:rsidP="000A26DF">
            <w:pPr>
              <w:rPr>
                <w:rFonts w:ascii="微软雅黑" w:eastAsia="微软雅黑" w:hAnsi="微软雅黑" w:cs="Calibri"/>
                <w:color w:val="000000"/>
                <w:sz w:val="18"/>
                <w:szCs w:val="18"/>
              </w:rPr>
            </w:pPr>
            <w:r>
              <w:rPr>
                <w:rFonts w:ascii="微软雅黑" w:eastAsia="微软雅黑" w:hAnsi="微软雅黑" w:hint="eastAsia"/>
                <w:color w:val="FF0000"/>
                <w:sz w:val="18"/>
                <w:szCs w:val="18"/>
              </w:rPr>
              <w:t xml:space="preserve">　Integer</w:t>
            </w:r>
          </w:p>
        </w:tc>
        <w:tc>
          <w:tcPr>
            <w:tcW w:w="1780" w:type="dxa"/>
            <w:tcBorders>
              <w:top w:val="nil"/>
              <w:left w:val="nil"/>
              <w:bottom w:val="single" w:sz="4" w:space="0" w:color="auto"/>
              <w:right w:val="single" w:sz="4" w:space="0" w:color="auto"/>
            </w:tcBorders>
            <w:shd w:val="clear" w:color="auto" w:fill="auto"/>
            <w:noWrap/>
            <w:vAlign w:val="center"/>
            <w:hideMark/>
          </w:tcPr>
          <w:p w14:paraId="2F57EC2E"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0:正确，1：错误</w:t>
            </w:r>
          </w:p>
        </w:tc>
      </w:tr>
      <w:tr w:rsidR="00C12352" w:rsidRPr="006020DB" w14:paraId="364CDD13" w14:textId="77777777" w:rsidTr="000A26DF">
        <w:trPr>
          <w:trHeight w:val="285"/>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045C97B9" w14:textId="77777777" w:rsidR="00C12352" w:rsidRPr="006020DB" w:rsidRDefault="00C12352" w:rsidP="000A26DF">
            <w:pPr>
              <w:overflowPunct/>
              <w:autoSpaceDE/>
              <w:autoSpaceDN/>
              <w:adjustRightInd/>
              <w:spacing w:after="0"/>
              <w:textAlignment w:val="auto"/>
              <w:rPr>
                <w:rFonts w:ascii="微软雅黑" w:eastAsia="微软雅黑" w:hAnsi="微软雅黑" w:cs="宋体"/>
                <w:b/>
                <w:bCs/>
                <w:color w:val="000000"/>
                <w:sz w:val="18"/>
                <w:szCs w:val="18"/>
                <w:lang w:eastAsia="zh-CN"/>
              </w:rPr>
            </w:pPr>
            <w:r w:rsidRPr="006020DB">
              <w:rPr>
                <w:rFonts w:ascii="微软雅黑" w:eastAsia="微软雅黑" w:hAnsi="微软雅黑" w:cs="宋体" w:hint="eastAsia"/>
                <w:b/>
                <w:bCs/>
                <w:color w:val="000000"/>
                <w:sz w:val="18"/>
                <w:szCs w:val="18"/>
                <w:lang w:eastAsia="zh-CN"/>
              </w:rPr>
              <w:t xml:space="preserve">　</w:t>
            </w:r>
          </w:p>
        </w:tc>
        <w:tc>
          <w:tcPr>
            <w:tcW w:w="1932" w:type="dxa"/>
            <w:tcBorders>
              <w:top w:val="nil"/>
              <w:left w:val="nil"/>
              <w:bottom w:val="single" w:sz="4" w:space="0" w:color="auto"/>
              <w:right w:val="single" w:sz="4" w:space="0" w:color="auto"/>
            </w:tcBorders>
            <w:shd w:val="clear" w:color="auto" w:fill="auto"/>
            <w:noWrap/>
            <w:vAlign w:val="center"/>
            <w:hideMark/>
          </w:tcPr>
          <w:p w14:paraId="6F354F8C"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返回错误具体内容</w:t>
            </w:r>
          </w:p>
        </w:tc>
        <w:tc>
          <w:tcPr>
            <w:tcW w:w="768" w:type="dxa"/>
            <w:tcBorders>
              <w:top w:val="nil"/>
              <w:left w:val="nil"/>
              <w:bottom w:val="single" w:sz="4" w:space="0" w:color="auto"/>
              <w:right w:val="single" w:sz="4" w:space="0" w:color="auto"/>
            </w:tcBorders>
            <w:shd w:val="clear" w:color="auto" w:fill="auto"/>
            <w:noWrap/>
            <w:vAlign w:val="center"/>
            <w:hideMark/>
          </w:tcPr>
          <w:p w14:paraId="6B39A8AA"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1E0876E0" w14:textId="77777777" w:rsidR="00C12352" w:rsidRDefault="00C12352" w:rsidP="000A26DF">
            <w:pPr>
              <w:rPr>
                <w:rFonts w:ascii="微软雅黑" w:eastAsia="微软雅黑" w:hAnsi="微软雅黑" w:cs="Calibri"/>
                <w:color w:val="000000"/>
                <w:sz w:val="18"/>
                <w:szCs w:val="18"/>
              </w:rPr>
            </w:pPr>
            <w:r>
              <w:rPr>
                <w:rFonts w:ascii="微软雅黑" w:eastAsia="微软雅黑" w:hAnsi="微软雅黑" w:hint="eastAsia"/>
                <w:color w:val="000000"/>
                <w:sz w:val="18"/>
                <w:szCs w:val="18"/>
              </w:rPr>
              <w:t xml:space="preserve">　String</w:t>
            </w:r>
          </w:p>
        </w:tc>
        <w:tc>
          <w:tcPr>
            <w:tcW w:w="1780" w:type="dxa"/>
            <w:tcBorders>
              <w:top w:val="nil"/>
              <w:left w:val="nil"/>
              <w:bottom w:val="single" w:sz="4" w:space="0" w:color="auto"/>
              <w:right w:val="single" w:sz="4" w:space="0" w:color="auto"/>
            </w:tcBorders>
            <w:shd w:val="clear" w:color="auto" w:fill="auto"/>
            <w:noWrap/>
            <w:vAlign w:val="center"/>
            <w:hideMark/>
          </w:tcPr>
          <w:p w14:paraId="45C51F41"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例如：单号不存在</w:t>
            </w:r>
          </w:p>
        </w:tc>
      </w:tr>
      <w:tr w:rsidR="00C12352" w:rsidRPr="006020DB" w14:paraId="2CECE2FB" w14:textId="77777777" w:rsidTr="000A26DF">
        <w:trPr>
          <w:trHeight w:val="285"/>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3DCA0149"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932" w:type="dxa"/>
            <w:tcBorders>
              <w:top w:val="nil"/>
              <w:left w:val="nil"/>
              <w:bottom w:val="single" w:sz="4" w:space="0" w:color="auto"/>
              <w:right w:val="single" w:sz="4" w:space="0" w:color="auto"/>
            </w:tcBorders>
            <w:shd w:val="clear" w:color="auto" w:fill="auto"/>
            <w:noWrap/>
            <w:vAlign w:val="center"/>
            <w:hideMark/>
          </w:tcPr>
          <w:p w14:paraId="09A03021"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承运商ID【】</w:t>
            </w:r>
          </w:p>
        </w:tc>
        <w:tc>
          <w:tcPr>
            <w:tcW w:w="768" w:type="dxa"/>
            <w:tcBorders>
              <w:top w:val="nil"/>
              <w:left w:val="nil"/>
              <w:bottom w:val="single" w:sz="4" w:space="0" w:color="auto"/>
              <w:right w:val="single" w:sz="4" w:space="0" w:color="auto"/>
            </w:tcBorders>
            <w:shd w:val="clear" w:color="auto" w:fill="auto"/>
            <w:noWrap/>
            <w:vAlign w:val="center"/>
            <w:hideMark/>
          </w:tcPr>
          <w:p w14:paraId="616316F6"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3174C551" w14:textId="77777777" w:rsidR="00C12352" w:rsidRDefault="00C12352" w:rsidP="000A26DF">
            <w:pPr>
              <w:ind w:firstLine="180"/>
              <w:rPr>
                <w:rFonts w:ascii="微软雅黑" w:eastAsia="微软雅黑" w:hAnsi="微软雅黑" w:cs="Calibri"/>
                <w:color w:val="000000"/>
                <w:sz w:val="18"/>
                <w:szCs w:val="18"/>
              </w:rPr>
            </w:pPr>
            <w:r>
              <w:rPr>
                <w:rFonts w:ascii="微软雅黑" w:eastAsia="微软雅黑" w:hAnsi="微软雅黑" w:hint="eastAsia"/>
                <w:color w:val="000000"/>
                <w:sz w:val="18"/>
                <w:szCs w:val="18"/>
              </w:rPr>
              <w:t>Long</w:t>
            </w:r>
          </w:p>
        </w:tc>
        <w:tc>
          <w:tcPr>
            <w:tcW w:w="1780" w:type="dxa"/>
            <w:tcBorders>
              <w:top w:val="nil"/>
              <w:left w:val="nil"/>
              <w:bottom w:val="single" w:sz="4" w:space="0" w:color="auto"/>
              <w:right w:val="single" w:sz="4" w:space="0" w:color="auto"/>
            </w:tcBorders>
            <w:shd w:val="clear" w:color="auto" w:fill="auto"/>
            <w:noWrap/>
            <w:vAlign w:val="center"/>
            <w:hideMark/>
          </w:tcPr>
          <w:p w14:paraId="67C2881E"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承运商列表</w:t>
            </w:r>
          </w:p>
        </w:tc>
      </w:tr>
      <w:tr w:rsidR="00C12352" w:rsidRPr="006020DB" w14:paraId="61C7714A" w14:textId="77777777" w:rsidTr="000A26DF">
        <w:trPr>
          <w:trHeight w:val="285"/>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16CC893C"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932" w:type="dxa"/>
            <w:tcBorders>
              <w:top w:val="nil"/>
              <w:left w:val="nil"/>
              <w:bottom w:val="single" w:sz="4" w:space="0" w:color="auto"/>
              <w:right w:val="single" w:sz="4" w:space="0" w:color="auto"/>
            </w:tcBorders>
            <w:shd w:val="clear" w:color="auto" w:fill="auto"/>
            <w:noWrap/>
            <w:vAlign w:val="center"/>
            <w:hideMark/>
          </w:tcPr>
          <w:p w14:paraId="3FB9724D"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承运商名称</w:t>
            </w:r>
          </w:p>
        </w:tc>
        <w:tc>
          <w:tcPr>
            <w:tcW w:w="768" w:type="dxa"/>
            <w:tcBorders>
              <w:top w:val="nil"/>
              <w:left w:val="nil"/>
              <w:bottom w:val="single" w:sz="4" w:space="0" w:color="auto"/>
              <w:right w:val="single" w:sz="4" w:space="0" w:color="auto"/>
            </w:tcBorders>
            <w:shd w:val="clear" w:color="auto" w:fill="auto"/>
            <w:noWrap/>
            <w:vAlign w:val="center"/>
            <w:hideMark/>
          </w:tcPr>
          <w:p w14:paraId="4862D3F5"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126A2BA2" w14:textId="77777777" w:rsidR="00C12352" w:rsidRDefault="00C12352" w:rsidP="000A26DF">
            <w:pPr>
              <w:rPr>
                <w:rFonts w:ascii="微软雅黑" w:eastAsia="微软雅黑" w:hAnsi="微软雅黑" w:cs="Calibri"/>
                <w:color w:val="000000"/>
                <w:sz w:val="18"/>
                <w:szCs w:val="18"/>
              </w:rPr>
            </w:pPr>
            <w:r>
              <w:rPr>
                <w:rFonts w:ascii="微软雅黑" w:eastAsia="微软雅黑" w:hAnsi="微软雅黑" w:hint="eastAsia"/>
                <w:color w:val="000000"/>
                <w:sz w:val="18"/>
                <w:szCs w:val="18"/>
              </w:rPr>
              <w:t xml:space="preserve">　String</w:t>
            </w:r>
          </w:p>
        </w:tc>
        <w:tc>
          <w:tcPr>
            <w:tcW w:w="1780" w:type="dxa"/>
            <w:tcBorders>
              <w:top w:val="nil"/>
              <w:left w:val="nil"/>
              <w:bottom w:val="single" w:sz="4" w:space="0" w:color="auto"/>
              <w:right w:val="single" w:sz="4" w:space="0" w:color="auto"/>
            </w:tcBorders>
            <w:shd w:val="clear" w:color="auto" w:fill="auto"/>
            <w:noWrap/>
            <w:vAlign w:val="center"/>
            <w:hideMark/>
          </w:tcPr>
          <w:p w14:paraId="0E18A039"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承运商名称</w:t>
            </w:r>
          </w:p>
        </w:tc>
      </w:tr>
      <w:tr w:rsidR="00C12352" w:rsidRPr="006020DB" w14:paraId="30E7D239" w14:textId="77777777" w:rsidTr="000A26DF">
        <w:trPr>
          <w:trHeight w:val="285"/>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3B5201C5"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932" w:type="dxa"/>
            <w:tcBorders>
              <w:top w:val="nil"/>
              <w:left w:val="nil"/>
              <w:bottom w:val="single" w:sz="4" w:space="0" w:color="auto"/>
              <w:right w:val="single" w:sz="4" w:space="0" w:color="auto"/>
            </w:tcBorders>
            <w:shd w:val="clear" w:color="auto" w:fill="auto"/>
            <w:noWrap/>
            <w:vAlign w:val="center"/>
            <w:hideMark/>
          </w:tcPr>
          <w:p w14:paraId="541AACE5" w14:textId="77777777" w:rsidR="00C12352" w:rsidRDefault="00C12352" w:rsidP="000A26DF">
            <w:pPr>
              <w:rPr>
                <w:rFonts w:ascii="微软雅黑" w:eastAsia="微软雅黑" w:hAnsi="微软雅黑" w:cs="Calibri"/>
                <w:color w:val="000000"/>
                <w:sz w:val="18"/>
                <w:szCs w:val="18"/>
              </w:rPr>
            </w:pPr>
            <w:r>
              <w:rPr>
                <w:rFonts w:ascii="微软雅黑" w:eastAsia="微软雅黑" w:hAnsi="微软雅黑" w:hint="eastAsia"/>
                <w:color w:val="000000"/>
                <w:sz w:val="18"/>
                <w:szCs w:val="18"/>
              </w:rPr>
              <w:t>管理区域名称</w:t>
            </w:r>
          </w:p>
        </w:tc>
        <w:tc>
          <w:tcPr>
            <w:tcW w:w="768" w:type="dxa"/>
            <w:tcBorders>
              <w:top w:val="nil"/>
              <w:left w:val="nil"/>
              <w:bottom w:val="single" w:sz="4" w:space="0" w:color="auto"/>
              <w:right w:val="single" w:sz="4" w:space="0" w:color="auto"/>
            </w:tcBorders>
            <w:shd w:val="clear" w:color="auto" w:fill="auto"/>
            <w:noWrap/>
            <w:vAlign w:val="center"/>
            <w:hideMark/>
          </w:tcPr>
          <w:p w14:paraId="1E67AE3A"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0A93A32B" w14:textId="77777777" w:rsidR="00C12352" w:rsidRDefault="00C12352" w:rsidP="000A26DF">
            <w:pPr>
              <w:rPr>
                <w:rFonts w:ascii="微软雅黑" w:eastAsia="微软雅黑" w:hAnsi="微软雅黑" w:cs="Calibri"/>
                <w:color w:val="000000"/>
                <w:sz w:val="18"/>
                <w:szCs w:val="18"/>
              </w:rPr>
            </w:pPr>
            <w:r>
              <w:rPr>
                <w:rFonts w:ascii="微软雅黑" w:eastAsia="微软雅黑" w:hAnsi="微软雅黑" w:hint="eastAsia"/>
                <w:color w:val="000000"/>
                <w:sz w:val="18"/>
                <w:szCs w:val="18"/>
              </w:rPr>
              <w:t xml:space="preserve">　String</w:t>
            </w:r>
          </w:p>
        </w:tc>
        <w:tc>
          <w:tcPr>
            <w:tcW w:w="1780" w:type="dxa"/>
            <w:tcBorders>
              <w:top w:val="nil"/>
              <w:left w:val="nil"/>
              <w:bottom w:val="single" w:sz="4" w:space="0" w:color="auto"/>
              <w:right w:val="single" w:sz="4" w:space="0" w:color="auto"/>
            </w:tcBorders>
            <w:shd w:val="clear" w:color="auto" w:fill="auto"/>
            <w:noWrap/>
            <w:vAlign w:val="center"/>
            <w:hideMark/>
          </w:tcPr>
          <w:p w14:paraId="5CE74FA8" w14:textId="77777777" w:rsidR="00C12352" w:rsidRDefault="00C12352" w:rsidP="000A26DF">
            <w:pPr>
              <w:rPr>
                <w:rFonts w:ascii="微软雅黑" w:eastAsia="微软雅黑" w:hAnsi="微软雅黑" w:cs="Calibri"/>
                <w:color w:val="000000"/>
                <w:sz w:val="18"/>
                <w:szCs w:val="18"/>
              </w:rPr>
            </w:pPr>
            <w:r>
              <w:rPr>
                <w:rFonts w:ascii="微软雅黑" w:eastAsia="微软雅黑" w:hAnsi="微软雅黑" w:hint="eastAsia"/>
                <w:color w:val="000000"/>
                <w:sz w:val="18"/>
                <w:szCs w:val="18"/>
              </w:rPr>
              <w:t>管理区域名称</w:t>
            </w:r>
          </w:p>
        </w:tc>
      </w:tr>
      <w:tr w:rsidR="00C12352" w:rsidRPr="006020DB" w14:paraId="3FAC5139" w14:textId="77777777" w:rsidTr="000A26DF">
        <w:trPr>
          <w:trHeight w:val="285"/>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4878A7A7"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932" w:type="dxa"/>
            <w:tcBorders>
              <w:top w:val="nil"/>
              <w:left w:val="nil"/>
              <w:bottom w:val="single" w:sz="4" w:space="0" w:color="auto"/>
              <w:right w:val="single" w:sz="4" w:space="0" w:color="auto"/>
            </w:tcBorders>
            <w:shd w:val="clear" w:color="auto" w:fill="auto"/>
            <w:noWrap/>
            <w:vAlign w:val="center"/>
            <w:hideMark/>
          </w:tcPr>
          <w:p w14:paraId="57C48E6E" w14:textId="77777777" w:rsidR="00C12352" w:rsidRDefault="00C12352" w:rsidP="000A26DF">
            <w:pPr>
              <w:rPr>
                <w:rFonts w:ascii="微软雅黑" w:eastAsia="微软雅黑" w:hAnsi="微软雅黑" w:cs="Calibri"/>
                <w:color w:val="FF0000"/>
                <w:sz w:val="18"/>
                <w:szCs w:val="18"/>
              </w:rPr>
            </w:pPr>
            <w:r>
              <w:rPr>
                <w:rFonts w:ascii="微软雅黑" w:eastAsia="微软雅黑" w:hAnsi="微软雅黑" w:hint="eastAsia"/>
                <w:color w:val="000000"/>
                <w:sz w:val="18"/>
                <w:szCs w:val="18"/>
              </w:rPr>
              <w:t>配送站名称</w:t>
            </w:r>
          </w:p>
        </w:tc>
        <w:tc>
          <w:tcPr>
            <w:tcW w:w="768" w:type="dxa"/>
            <w:tcBorders>
              <w:top w:val="nil"/>
              <w:left w:val="nil"/>
              <w:bottom w:val="single" w:sz="4" w:space="0" w:color="auto"/>
              <w:right w:val="single" w:sz="4" w:space="0" w:color="auto"/>
            </w:tcBorders>
            <w:shd w:val="clear" w:color="auto" w:fill="auto"/>
            <w:noWrap/>
            <w:vAlign w:val="center"/>
            <w:hideMark/>
          </w:tcPr>
          <w:p w14:paraId="2A98E6DB"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46DD31AE" w14:textId="77777777" w:rsidR="00C12352" w:rsidRDefault="00C12352" w:rsidP="000A26DF">
            <w:pPr>
              <w:rPr>
                <w:rFonts w:ascii="微软雅黑" w:eastAsia="微软雅黑" w:hAnsi="微软雅黑" w:cs="Calibri"/>
                <w:color w:val="000000"/>
                <w:sz w:val="18"/>
                <w:szCs w:val="18"/>
              </w:rPr>
            </w:pPr>
            <w:r>
              <w:rPr>
                <w:rFonts w:ascii="微软雅黑" w:eastAsia="微软雅黑" w:hAnsi="微软雅黑" w:hint="eastAsia"/>
                <w:color w:val="000000"/>
                <w:sz w:val="18"/>
                <w:szCs w:val="18"/>
              </w:rPr>
              <w:t xml:space="preserve">　String</w:t>
            </w:r>
          </w:p>
        </w:tc>
        <w:tc>
          <w:tcPr>
            <w:tcW w:w="1780" w:type="dxa"/>
            <w:tcBorders>
              <w:top w:val="nil"/>
              <w:left w:val="nil"/>
              <w:bottom w:val="single" w:sz="4" w:space="0" w:color="auto"/>
              <w:right w:val="single" w:sz="4" w:space="0" w:color="auto"/>
            </w:tcBorders>
            <w:shd w:val="clear" w:color="auto" w:fill="auto"/>
            <w:noWrap/>
            <w:vAlign w:val="center"/>
            <w:hideMark/>
          </w:tcPr>
          <w:p w14:paraId="2EC7BD0C" w14:textId="77777777" w:rsidR="00C12352" w:rsidRDefault="00C12352" w:rsidP="000A26DF">
            <w:pPr>
              <w:rPr>
                <w:rFonts w:ascii="微软雅黑" w:eastAsia="微软雅黑" w:hAnsi="微软雅黑" w:cs="Calibri"/>
                <w:color w:val="FF0000"/>
                <w:sz w:val="18"/>
                <w:szCs w:val="18"/>
              </w:rPr>
            </w:pPr>
            <w:r>
              <w:rPr>
                <w:rFonts w:ascii="微软雅黑" w:eastAsia="微软雅黑" w:hAnsi="微软雅黑" w:hint="eastAsia"/>
                <w:color w:val="000000"/>
                <w:sz w:val="18"/>
                <w:szCs w:val="18"/>
              </w:rPr>
              <w:t>配送站名称</w:t>
            </w:r>
          </w:p>
        </w:tc>
      </w:tr>
      <w:tr w:rsidR="00C12352" w:rsidRPr="006020DB" w14:paraId="28AF7866" w14:textId="77777777" w:rsidTr="000A26DF">
        <w:trPr>
          <w:trHeight w:val="285"/>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50B4C5B5"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932" w:type="dxa"/>
            <w:tcBorders>
              <w:top w:val="nil"/>
              <w:left w:val="nil"/>
              <w:bottom w:val="single" w:sz="4" w:space="0" w:color="auto"/>
              <w:right w:val="single" w:sz="4" w:space="0" w:color="auto"/>
            </w:tcBorders>
            <w:shd w:val="clear" w:color="auto" w:fill="auto"/>
            <w:noWrap/>
            <w:vAlign w:val="center"/>
            <w:hideMark/>
          </w:tcPr>
          <w:p w14:paraId="42118DF7"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768" w:type="dxa"/>
            <w:tcBorders>
              <w:top w:val="nil"/>
              <w:left w:val="nil"/>
              <w:bottom w:val="single" w:sz="4" w:space="0" w:color="auto"/>
              <w:right w:val="single" w:sz="4" w:space="0" w:color="auto"/>
            </w:tcBorders>
            <w:shd w:val="clear" w:color="auto" w:fill="auto"/>
            <w:noWrap/>
            <w:vAlign w:val="center"/>
            <w:hideMark/>
          </w:tcPr>
          <w:p w14:paraId="36801512"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6AB5334C"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c>
          <w:tcPr>
            <w:tcW w:w="1780" w:type="dxa"/>
            <w:tcBorders>
              <w:top w:val="nil"/>
              <w:left w:val="nil"/>
              <w:bottom w:val="single" w:sz="4" w:space="0" w:color="auto"/>
              <w:right w:val="single" w:sz="4" w:space="0" w:color="auto"/>
            </w:tcBorders>
            <w:shd w:val="clear" w:color="auto" w:fill="auto"/>
            <w:noWrap/>
            <w:vAlign w:val="center"/>
            <w:hideMark/>
          </w:tcPr>
          <w:p w14:paraId="447DC9B2" w14:textId="77777777" w:rsidR="00C12352" w:rsidRPr="006020DB" w:rsidRDefault="00C12352" w:rsidP="000A26DF">
            <w:pPr>
              <w:overflowPunct/>
              <w:autoSpaceDE/>
              <w:autoSpaceDN/>
              <w:adjustRightInd/>
              <w:spacing w:after="0"/>
              <w:textAlignment w:val="auto"/>
              <w:rPr>
                <w:rFonts w:ascii="微软雅黑" w:eastAsia="微软雅黑" w:hAnsi="微软雅黑" w:cs="宋体"/>
                <w:color w:val="000000"/>
                <w:sz w:val="18"/>
                <w:szCs w:val="18"/>
                <w:lang w:eastAsia="zh-CN"/>
              </w:rPr>
            </w:pPr>
            <w:r w:rsidRPr="006020DB">
              <w:rPr>
                <w:rFonts w:ascii="微软雅黑" w:eastAsia="微软雅黑" w:hAnsi="微软雅黑" w:cs="宋体" w:hint="eastAsia"/>
                <w:color w:val="000000"/>
                <w:sz w:val="18"/>
                <w:szCs w:val="18"/>
                <w:lang w:eastAsia="zh-CN"/>
              </w:rPr>
              <w:t xml:space="preserve">　</w:t>
            </w:r>
          </w:p>
        </w:tc>
      </w:tr>
    </w:tbl>
    <w:p w14:paraId="6EAAA683" w14:textId="77777777" w:rsidR="00C12352" w:rsidRPr="00C12352" w:rsidRDefault="00C12352" w:rsidP="00C12352">
      <w:pPr>
        <w:rPr>
          <w:rFonts w:ascii="微软雅黑" w:eastAsia="微软雅黑" w:hAnsi="微软雅黑"/>
          <w:color w:val="538135"/>
          <w:lang w:val="da-DK" w:eastAsia="zh-CN"/>
        </w:rPr>
      </w:pPr>
    </w:p>
    <w:p w14:paraId="23C2D80B" w14:textId="77777777" w:rsidR="00C12352" w:rsidRPr="00C12352" w:rsidRDefault="00C12352" w:rsidP="00C12352">
      <w:pPr>
        <w:rPr>
          <w:rFonts w:ascii="微软雅黑" w:eastAsia="微软雅黑" w:hAnsi="微软雅黑"/>
          <w:color w:val="538135"/>
          <w:lang w:val="da-DK" w:eastAsia="zh-CN"/>
        </w:rPr>
      </w:pPr>
      <w:r w:rsidRPr="00C12352">
        <w:rPr>
          <w:rFonts w:ascii="微软雅黑" w:eastAsia="微软雅黑" w:hAnsi="微软雅黑" w:hint="eastAsia"/>
          <w:color w:val="538135"/>
          <w:lang w:val="da-DK" w:eastAsia="zh-CN"/>
        </w:rPr>
        <w:t>相关接口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4111"/>
        <w:gridCol w:w="2268"/>
        <w:gridCol w:w="2284"/>
      </w:tblGrid>
      <w:tr w:rsidR="002B1EF6" w14:paraId="0E87DD56" w14:textId="77777777" w:rsidTr="002B1EF6">
        <w:tc>
          <w:tcPr>
            <w:tcW w:w="959" w:type="dxa"/>
            <w:shd w:val="clear" w:color="auto" w:fill="auto"/>
          </w:tcPr>
          <w:p w14:paraId="04E6D991"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接口</w:t>
            </w:r>
          </w:p>
        </w:tc>
        <w:tc>
          <w:tcPr>
            <w:tcW w:w="4111" w:type="dxa"/>
            <w:shd w:val="clear" w:color="auto" w:fill="auto"/>
          </w:tcPr>
          <w:p w14:paraId="273552AA"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描述</w:t>
            </w:r>
          </w:p>
        </w:tc>
        <w:tc>
          <w:tcPr>
            <w:tcW w:w="2268" w:type="dxa"/>
            <w:shd w:val="clear" w:color="auto" w:fill="auto"/>
          </w:tcPr>
          <w:p w14:paraId="43B10612"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来源</w:t>
            </w:r>
          </w:p>
        </w:tc>
        <w:tc>
          <w:tcPr>
            <w:tcW w:w="2284" w:type="dxa"/>
            <w:shd w:val="clear" w:color="auto" w:fill="auto"/>
          </w:tcPr>
          <w:p w14:paraId="7942B0DC"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后续</w:t>
            </w:r>
          </w:p>
        </w:tc>
      </w:tr>
      <w:tr w:rsidR="002B1EF6" w14:paraId="52808F78" w14:textId="77777777" w:rsidTr="002B1EF6">
        <w:tc>
          <w:tcPr>
            <w:tcW w:w="959" w:type="dxa"/>
            <w:shd w:val="clear" w:color="auto" w:fill="auto"/>
          </w:tcPr>
          <w:p w14:paraId="0D42F800"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lastRenderedPageBreak/>
              <w:t>接口</w:t>
            </w:r>
            <w:r w:rsidRPr="002B1EF6">
              <w:rPr>
                <w:rFonts w:ascii="微软雅黑" w:eastAsia="微软雅黑" w:hAnsi="微软雅黑" w:cs="宋体"/>
                <w:sz w:val="21"/>
                <w:szCs w:val="21"/>
                <w:lang w:val="da-DK" w:eastAsia="zh-CN"/>
              </w:rPr>
              <w:t>1</w:t>
            </w:r>
          </w:p>
        </w:tc>
        <w:tc>
          <w:tcPr>
            <w:tcW w:w="4111" w:type="dxa"/>
            <w:shd w:val="clear" w:color="auto" w:fill="auto"/>
          </w:tcPr>
          <w:p w14:paraId="5D30BD9D"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WMS</w:t>
            </w:r>
            <w:r w:rsidRPr="002B1EF6">
              <w:rPr>
                <w:rFonts w:ascii="微软雅黑" w:eastAsia="微软雅黑" w:hAnsi="微软雅黑" w:cs="宋体"/>
                <w:sz w:val="21"/>
                <w:szCs w:val="21"/>
                <w:lang w:val="da-DK" w:eastAsia="zh-CN"/>
              </w:rPr>
              <w:t>-&gt;</w:t>
            </w:r>
            <w:r w:rsidRPr="002B1EF6">
              <w:rPr>
                <w:rFonts w:ascii="微软雅黑" w:eastAsia="微软雅黑" w:hAnsi="微软雅黑" w:cs="宋体" w:hint="eastAsia"/>
                <w:sz w:val="21"/>
                <w:szCs w:val="21"/>
                <w:lang w:val="da-DK" w:eastAsia="zh-CN"/>
              </w:rPr>
              <w:t>赔付</w:t>
            </w:r>
            <w:r w:rsidRPr="002B1EF6">
              <w:rPr>
                <w:rFonts w:ascii="微软雅黑" w:eastAsia="微软雅黑" w:hAnsi="微软雅黑" w:cs="宋体"/>
                <w:sz w:val="21"/>
                <w:szCs w:val="21"/>
                <w:lang w:val="da-DK" w:eastAsia="zh-CN"/>
              </w:rPr>
              <w:t>平台</w:t>
            </w:r>
            <w:r w:rsidRPr="002B1EF6">
              <w:rPr>
                <w:rFonts w:ascii="微软雅黑" w:eastAsia="微软雅黑" w:hAnsi="微软雅黑" w:cs="宋体" w:hint="eastAsia"/>
                <w:sz w:val="21"/>
                <w:szCs w:val="21"/>
                <w:lang w:val="da-DK" w:eastAsia="zh-CN"/>
              </w:rPr>
              <w:t xml:space="preserve"> </w:t>
            </w:r>
            <w:r w:rsidRPr="002B1EF6">
              <w:rPr>
                <w:rFonts w:ascii="微软雅黑" w:eastAsia="微软雅黑" w:hAnsi="微软雅黑" w:cs="宋体"/>
                <w:sz w:val="21"/>
                <w:szCs w:val="21"/>
                <w:lang w:val="da-DK" w:eastAsia="zh-CN"/>
              </w:rPr>
              <w:t>数据传输接口</w:t>
            </w:r>
          </w:p>
        </w:tc>
        <w:tc>
          <w:tcPr>
            <w:tcW w:w="2268" w:type="dxa"/>
            <w:shd w:val="clear" w:color="auto" w:fill="auto"/>
          </w:tcPr>
          <w:p w14:paraId="31E710EB"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坏品</w:t>
            </w:r>
          </w:p>
        </w:tc>
        <w:tc>
          <w:tcPr>
            <w:tcW w:w="2284" w:type="dxa"/>
            <w:shd w:val="clear" w:color="auto" w:fill="auto"/>
          </w:tcPr>
          <w:p w14:paraId="0880DBE5" w14:textId="77777777" w:rsidR="00C12352" w:rsidRPr="002B1EF6" w:rsidRDefault="00C12352" w:rsidP="002B1EF6">
            <w:pPr>
              <w:spacing w:before="60"/>
              <w:rPr>
                <w:rFonts w:ascii="微软雅黑" w:eastAsia="微软雅黑" w:hAnsi="微软雅黑" w:cs="宋体"/>
                <w:sz w:val="21"/>
                <w:szCs w:val="21"/>
                <w:lang w:val="da-DK" w:eastAsia="zh-CN"/>
              </w:rPr>
            </w:pPr>
          </w:p>
        </w:tc>
      </w:tr>
      <w:tr w:rsidR="002B1EF6" w14:paraId="1DB19B8E" w14:textId="77777777" w:rsidTr="002B1EF6">
        <w:tc>
          <w:tcPr>
            <w:tcW w:w="959" w:type="dxa"/>
            <w:shd w:val="clear" w:color="auto" w:fill="auto"/>
          </w:tcPr>
          <w:p w14:paraId="290CE009"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接口</w:t>
            </w:r>
            <w:r w:rsidRPr="002B1EF6">
              <w:rPr>
                <w:rFonts w:ascii="微软雅黑" w:eastAsia="微软雅黑" w:hAnsi="微软雅黑" w:cs="宋体"/>
                <w:sz w:val="21"/>
                <w:szCs w:val="21"/>
                <w:lang w:val="da-DK" w:eastAsia="zh-CN"/>
              </w:rPr>
              <w:t>2</w:t>
            </w:r>
          </w:p>
        </w:tc>
        <w:tc>
          <w:tcPr>
            <w:tcW w:w="4111" w:type="dxa"/>
            <w:shd w:val="clear" w:color="auto" w:fill="auto"/>
          </w:tcPr>
          <w:p w14:paraId="6DFB9342"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合同</w:t>
            </w:r>
            <w:r w:rsidRPr="002B1EF6">
              <w:rPr>
                <w:rFonts w:ascii="微软雅黑" w:eastAsia="微软雅黑" w:hAnsi="微软雅黑" w:cs="宋体"/>
                <w:sz w:val="21"/>
                <w:szCs w:val="21"/>
                <w:lang w:val="da-DK" w:eastAsia="zh-CN"/>
              </w:rPr>
              <w:t>-&gt;</w:t>
            </w:r>
            <w:r w:rsidRPr="002B1EF6">
              <w:rPr>
                <w:rFonts w:ascii="微软雅黑" w:eastAsia="微软雅黑" w:hAnsi="微软雅黑" w:cs="宋体" w:hint="eastAsia"/>
                <w:sz w:val="21"/>
                <w:szCs w:val="21"/>
                <w:lang w:val="da-DK" w:eastAsia="zh-CN"/>
              </w:rPr>
              <w:t>赔付平台 合同</w:t>
            </w:r>
            <w:r w:rsidRPr="002B1EF6">
              <w:rPr>
                <w:rFonts w:ascii="微软雅黑" w:eastAsia="微软雅黑" w:hAnsi="微软雅黑" w:cs="宋体"/>
                <w:sz w:val="21"/>
                <w:szCs w:val="21"/>
                <w:lang w:val="da-DK" w:eastAsia="zh-CN"/>
              </w:rPr>
              <w:t>条款</w:t>
            </w:r>
            <w:r w:rsidRPr="002B1EF6">
              <w:rPr>
                <w:rFonts w:ascii="微软雅黑" w:eastAsia="微软雅黑" w:hAnsi="微软雅黑" w:cs="宋体" w:hint="eastAsia"/>
                <w:sz w:val="21"/>
                <w:szCs w:val="21"/>
                <w:lang w:val="da-DK" w:eastAsia="zh-CN"/>
              </w:rPr>
              <w:t>信息</w:t>
            </w:r>
            <w:r w:rsidRPr="002B1EF6">
              <w:rPr>
                <w:rFonts w:ascii="微软雅黑" w:eastAsia="微软雅黑" w:hAnsi="微软雅黑" w:cs="宋体"/>
                <w:sz w:val="21"/>
                <w:szCs w:val="21"/>
                <w:lang w:val="da-DK" w:eastAsia="zh-CN"/>
              </w:rPr>
              <w:t>读取接口</w:t>
            </w:r>
          </w:p>
        </w:tc>
        <w:tc>
          <w:tcPr>
            <w:tcW w:w="2268" w:type="dxa"/>
            <w:shd w:val="clear" w:color="auto" w:fill="auto"/>
          </w:tcPr>
          <w:p w14:paraId="674D2A95" w14:textId="77777777" w:rsidR="00C12352" w:rsidRPr="002B1EF6" w:rsidRDefault="00C12352" w:rsidP="002B1EF6">
            <w:pPr>
              <w:spacing w:before="60"/>
              <w:rPr>
                <w:rFonts w:ascii="微软雅黑" w:eastAsia="微软雅黑" w:hAnsi="微软雅黑" w:cs="宋体"/>
                <w:sz w:val="21"/>
                <w:szCs w:val="21"/>
                <w:lang w:val="da-DK" w:eastAsia="zh-CN"/>
              </w:rPr>
            </w:pPr>
          </w:p>
        </w:tc>
        <w:tc>
          <w:tcPr>
            <w:tcW w:w="2284" w:type="dxa"/>
            <w:shd w:val="clear" w:color="auto" w:fill="auto"/>
          </w:tcPr>
          <w:p w14:paraId="16678DA4" w14:textId="77777777" w:rsidR="00C12352" w:rsidRPr="002B1EF6" w:rsidRDefault="00C12352" w:rsidP="002B1EF6">
            <w:pPr>
              <w:spacing w:before="60"/>
              <w:rPr>
                <w:rFonts w:ascii="微软雅黑" w:eastAsia="微软雅黑" w:hAnsi="微软雅黑" w:cs="宋体"/>
                <w:sz w:val="21"/>
                <w:szCs w:val="21"/>
                <w:lang w:val="da-DK" w:eastAsia="zh-CN"/>
              </w:rPr>
            </w:pPr>
          </w:p>
        </w:tc>
      </w:tr>
      <w:tr w:rsidR="002B1EF6" w14:paraId="16D7B4A2" w14:textId="77777777" w:rsidTr="002B1EF6">
        <w:tc>
          <w:tcPr>
            <w:tcW w:w="959" w:type="dxa"/>
            <w:shd w:val="clear" w:color="auto" w:fill="auto"/>
          </w:tcPr>
          <w:p w14:paraId="41A95B4C"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接口</w:t>
            </w:r>
            <w:r w:rsidRPr="002B1EF6">
              <w:rPr>
                <w:rFonts w:ascii="微软雅黑" w:eastAsia="微软雅黑" w:hAnsi="微软雅黑" w:cs="宋体"/>
                <w:sz w:val="21"/>
                <w:szCs w:val="21"/>
                <w:lang w:val="da-DK" w:eastAsia="zh-CN"/>
              </w:rPr>
              <w:t>3</w:t>
            </w:r>
          </w:p>
        </w:tc>
        <w:tc>
          <w:tcPr>
            <w:tcW w:w="4111" w:type="dxa"/>
            <w:shd w:val="clear" w:color="auto" w:fill="auto"/>
          </w:tcPr>
          <w:p w14:paraId="19203BBE"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赔付</w:t>
            </w:r>
            <w:r w:rsidRPr="002B1EF6">
              <w:rPr>
                <w:rFonts w:ascii="微软雅黑" w:eastAsia="微软雅黑" w:hAnsi="微软雅黑" w:cs="宋体"/>
                <w:sz w:val="21"/>
                <w:szCs w:val="21"/>
                <w:lang w:val="da-DK" w:eastAsia="zh-CN"/>
              </w:rPr>
              <w:t>平台</w:t>
            </w:r>
            <w:r w:rsidRPr="002B1EF6">
              <w:rPr>
                <w:rFonts w:ascii="微软雅黑" w:eastAsia="微软雅黑" w:hAnsi="微软雅黑" w:cs="宋体" w:hint="eastAsia"/>
                <w:sz w:val="21"/>
                <w:szCs w:val="21"/>
                <w:lang w:val="da-DK" w:eastAsia="zh-CN"/>
              </w:rPr>
              <w:t>-&gt;损益</w:t>
            </w:r>
            <w:r w:rsidRPr="002B1EF6">
              <w:rPr>
                <w:rFonts w:ascii="微软雅黑" w:eastAsia="微软雅黑" w:hAnsi="微软雅黑" w:cs="宋体"/>
                <w:sz w:val="21"/>
                <w:szCs w:val="21"/>
                <w:lang w:val="da-DK" w:eastAsia="zh-CN"/>
              </w:rPr>
              <w:t>流程</w:t>
            </w:r>
            <w:r w:rsidRPr="002B1EF6">
              <w:rPr>
                <w:rFonts w:ascii="微软雅黑" w:eastAsia="微软雅黑" w:hAnsi="微软雅黑" w:cs="宋体" w:hint="eastAsia"/>
                <w:sz w:val="21"/>
                <w:szCs w:val="21"/>
                <w:lang w:val="da-DK" w:eastAsia="zh-CN"/>
              </w:rPr>
              <w:t xml:space="preserve"> </w:t>
            </w:r>
            <w:r w:rsidRPr="002B1EF6">
              <w:rPr>
                <w:rFonts w:ascii="微软雅黑" w:eastAsia="微软雅黑" w:hAnsi="微软雅黑" w:cs="宋体"/>
                <w:sz w:val="21"/>
                <w:szCs w:val="21"/>
                <w:lang w:val="da-DK" w:eastAsia="zh-CN"/>
              </w:rPr>
              <w:t>数据传输接口</w:t>
            </w:r>
          </w:p>
        </w:tc>
        <w:tc>
          <w:tcPr>
            <w:tcW w:w="2268" w:type="dxa"/>
            <w:shd w:val="clear" w:color="auto" w:fill="auto"/>
          </w:tcPr>
          <w:p w14:paraId="04A0A64B"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处置方式=销毁</w:t>
            </w:r>
          </w:p>
        </w:tc>
        <w:tc>
          <w:tcPr>
            <w:tcW w:w="2284" w:type="dxa"/>
            <w:shd w:val="clear" w:color="auto" w:fill="auto"/>
          </w:tcPr>
          <w:p w14:paraId="22183C8D"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WMS损益单</w:t>
            </w:r>
          </w:p>
        </w:tc>
      </w:tr>
      <w:tr w:rsidR="002B1EF6" w14:paraId="3233FD99" w14:textId="77777777" w:rsidTr="002B1EF6">
        <w:tc>
          <w:tcPr>
            <w:tcW w:w="959" w:type="dxa"/>
            <w:shd w:val="clear" w:color="auto" w:fill="auto"/>
          </w:tcPr>
          <w:p w14:paraId="6C39624C"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接口</w:t>
            </w:r>
            <w:r w:rsidRPr="002B1EF6">
              <w:rPr>
                <w:rFonts w:ascii="微软雅黑" w:eastAsia="微软雅黑" w:hAnsi="微软雅黑" w:cs="宋体"/>
                <w:sz w:val="21"/>
                <w:szCs w:val="21"/>
                <w:lang w:val="da-DK" w:eastAsia="zh-CN"/>
              </w:rPr>
              <w:t>4</w:t>
            </w:r>
          </w:p>
        </w:tc>
        <w:tc>
          <w:tcPr>
            <w:tcW w:w="4111" w:type="dxa"/>
            <w:shd w:val="clear" w:color="auto" w:fill="auto"/>
          </w:tcPr>
          <w:p w14:paraId="707CE755"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损益-</w:t>
            </w:r>
            <w:r w:rsidRPr="002B1EF6">
              <w:rPr>
                <w:rFonts w:ascii="微软雅黑" w:eastAsia="微软雅黑" w:hAnsi="微软雅黑" w:cs="宋体"/>
                <w:sz w:val="21"/>
                <w:szCs w:val="21"/>
                <w:lang w:val="da-DK" w:eastAsia="zh-CN"/>
              </w:rPr>
              <w:t xml:space="preserve">&gt;WMS </w:t>
            </w:r>
            <w:r w:rsidRPr="002B1EF6">
              <w:rPr>
                <w:rFonts w:ascii="微软雅黑" w:eastAsia="微软雅黑" w:hAnsi="微软雅黑" w:cs="宋体" w:hint="eastAsia"/>
                <w:sz w:val="21"/>
                <w:szCs w:val="21"/>
                <w:lang w:val="da-DK" w:eastAsia="zh-CN"/>
              </w:rPr>
              <w:t>损益</w:t>
            </w:r>
            <w:r w:rsidRPr="002B1EF6">
              <w:rPr>
                <w:rFonts w:ascii="微软雅黑" w:eastAsia="微软雅黑" w:hAnsi="微软雅黑" w:cs="宋体"/>
                <w:sz w:val="21"/>
                <w:szCs w:val="21"/>
                <w:lang w:val="da-DK" w:eastAsia="zh-CN"/>
              </w:rPr>
              <w:t>信息</w:t>
            </w:r>
            <w:r w:rsidRPr="002B1EF6">
              <w:rPr>
                <w:rFonts w:ascii="微软雅黑" w:eastAsia="微软雅黑" w:hAnsi="微软雅黑" w:cs="宋体" w:hint="eastAsia"/>
                <w:sz w:val="21"/>
                <w:szCs w:val="21"/>
                <w:lang w:val="da-DK" w:eastAsia="zh-CN"/>
              </w:rPr>
              <w:t xml:space="preserve"> 数据</w:t>
            </w:r>
            <w:r w:rsidRPr="002B1EF6">
              <w:rPr>
                <w:rFonts w:ascii="微软雅黑" w:eastAsia="微软雅黑" w:hAnsi="微软雅黑" w:cs="宋体"/>
                <w:sz w:val="21"/>
                <w:szCs w:val="21"/>
                <w:lang w:val="da-DK" w:eastAsia="zh-CN"/>
              </w:rPr>
              <w:t>回写接口</w:t>
            </w:r>
          </w:p>
        </w:tc>
        <w:tc>
          <w:tcPr>
            <w:tcW w:w="2268" w:type="dxa"/>
            <w:shd w:val="clear" w:color="auto" w:fill="auto"/>
          </w:tcPr>
          <w:p w14:paraId="02C38D1C" w14:textId="77777777" w:rsidR="00C12352" w:rsidRPr="002B1EF6" w:rsidRDefault="00C12352" w:rsidP="002B1EF6">
            <w:pPr>
              <w:spacing w:before="60"/>
              <w:rPr>
                <w:rFonts w:ascii="微软雅黑" w:eastAsia="微软雅黑" w:hAnsi="微软雅黑" w:cs="宋体"/>
                <w:sz w:val="21"/>
                <w:szCs w:val="21"/>
                <w:lang w:val="da-DK" w:eastAsia="zh-CN"/>
              </w:rPr>
            </w:pPr>
            <w:r w:rsidRPr="002B1EF6">
              <w:rPr>
                <w:rFonts w:ascii="微软雅黑" w:eastAsia="微软雅黑" w:hAnsi="微软雅黑" w:cs="宋体" w:hint="eastAsia"/>
                <w:sz w:val="21"/>
                <w:szCs w:val="21"/>
                <w:lang w:val="da-DK" w:eastAsia="zh-CN"/>
              </w:rPr>
              <w:t>定时任务异步回传</w:t>
            </w:r>
          </w:p>
        </w:tc>
        <w:tc>
          <w:tcPr>
            <w:tcW w:w="2284" w:type="dxa"/>
            <w:shd w:val="clear" w:color="auto" w:fill="auto"/>
          </w:tcPr>
          <w:p w14:paraId="23092DEF" w14:textId="77777777" w:rsidR="00C12352" w:rsidRPr="002B1EF6" w:rsidRDefault="00C12352" w:rsidP="002B1EF6">
            <w:pPr>
              <w:spacing w:before="60"/>
              <w:rPr>
                <w:rFonts w:ascii="微软雅黑" w:eastAsia="微软雅黑" w:hAnsi="微软雅黑" w:cs="宋体"/>
                <w:sz w:val="21"/>
                <w:szCs w:val="21"/>
                <w:lang w:val="da-DK" w:eastAsia="zh-CN"/>
              </w:rPr>
            </w:pPr>
          </w:p>
        </w:tc>
      </w:tr>
      <w:tr w:rsidR="002B1EF6" w14:paraId="3C474C3F" w14:textId="77777777" w:rsidTr="002B1EF6">
        <w:tc>
          <w:tcPr>
            <w:tcW w:w="959" w:type="dxa"/>
            <w:shd w:val="clear" w:color="auto" w:fill="auto"/>
          </w:tcPr>
          <w:p w14:paraId="0F94A3E9" w14:textId="77777777" w:rsidR="00C12352" w:rsidRPr="002B1EF6" w:rsidRDefault="00C12352" w:rsidP="002B1EF6">
            <w:pPr>
              <w:spacing w:before="60"/>
              <w:rPr>
                <w:rFonts w:ascii="微软雅黑" w:eastAsia="微软雅黑" w:hAnsi="微软雅黑" w:cs="宋体"/>
                <w:sz w:val="21"/>
                <w:szCs w:val="21"/>
                <w:lang w:val="da-DK" w:eastAsia="zh-CN"/>
              </w:rPr>
            </w:pPr>
          </w:p>
        </w:tc>
        <w:tc>
          <w:tcPr>
            <w:tcW w:w="4111" w:type="dxa"/>
            <w:shd w:val="clear" w:color="auto" w:fill="auto"/>
          </w:tcPr>
          <w:p w14:paraId="5460E681" w14:textId="77777777" w:rsidR="00C12352" w:rsidRPr="002B1EF6" w:rsidRDefault="00C12352" w:rsidP="002B1EF6">
            <w:pPr>
              <w:spacing w:before="60"/>
              <w:rPr>
                <w:rFonts w:ascii="微软雅黑" w:eastAsia="微软雅黑" w:hAnsi="微软雅黑" w:cs="宋体"/>
                <w:sz w:val="21"/>
                <w:szCs w:val="21"/>
                <w:lang w:val="da-DK" w:eastAsia="zh-CN"/>
              </w:rPr>
            </w:pPr>
          </w:p>
        </w:tc>
        <w:tc>
          <w:tcPr>
            <w:tcW w:w="2268" w:type="dxa"/>
            <w:shd w:val="clear" w:color="auto" w:fill="auto"/>
          </w:tcPr>
          <w:p w14:paraId="2477B9EF" w14:textId="77777777" w:rsidR="00C12352" w:rsidRPr="002B1EF6" w:rsidRDefault="00C12352" w:rsidP="002B1EF6">
            <w:pPr>
              <w:spacing w:before="60"/>
              <w:rPr>
                <w:rFonts w:ascii="微软雅黑" w:eastAsia="微软雅黑" w:hAnsi="微软雅黑" w:cs="宋体"/>
                <w:sz w:val="21"/>
                <w:szCs w:val="21"/>
                <w:lang w:val="da-DK" w:eastAsia="zh-CN"/>
              </w:rPr>
            </w:pPr>
          </w:p>
        </w:tc>
        <w:tc>
          <w:tcPr>
            <w:tcW w:w="2284" w:type="dxa"/>
            <w:shd w:val="clear" w:color="auto" w:fill="auto"/>
          </w:tcPr>
          <w:p w14:paraId="2024BBDA" w14:textId="77777777" w:rsidR="00C12352" w:rsidRPr="002B1EF6" w:rsidRDefault="00C12352" w:rsidP="002B1EF6">
            <w:pPr>
              <w:spacing w:before="60"/>
              <w:rPr>
                <w:rFonts w:ascii="微软雅黑" w:eastAsia="微软雅黑" w:hAnsi="微软雅黑" w:cs="宋体"/>
                <w:sz w:val="21"/>
                <w:szCs w:val="21"/>
                <w:lang w:val="da-DK" w:eastAsia="zh-CN"/>
              </w:rPr>
            </w:pPr>
          </w:p>
        </w:tc>
      </w:tr>
    </w:tbl>
    <w:p w14:paraId="1644F39E" w14:textId="77777777" w:rsidR="00C12352" w:rsidRPr="005660EE" w:rsidRDefault="00C12352" w:rsidP="00C12352">
      <w:pPr>
        <w:pStyle w:val="5"/>
        <w:rPr>
          <w:rFonts w:ascii="微软雅黑" w:eastAsia="微软雅黑" w:hAnsi="微软雅黑"/>
          <w:lang w:eastAsia="zh-CN"/>
        </w:rPr>
      </w:pPr>
      <w:bookmarkStart w:id="24" w:name="_Toc386035794"/>
      <w:r w:rsidRPr="005660EE">
        <w:rPr>
          <w:rFonts w:ascii="微软雅黑" w:eastAsia="微软雅黑" w:hAnsi="微软雅黑" w:hint="eastAsia"/>
          <w:lang w:eastAsia="zh-CN"/>
        </w:rPr>
        <w:t>系统流程图</w:t>
      </w:r>
      <w:bookmarkEnd w:id="24"/>
    </w:p>
    <w:p w14:paraId="6E42A8FF" w14:textId="77777777" w:rsidR="00C12352" w:rsidRPr="005660EE" w:rsidRDefault="00C12352" w:rsidP="00C12352">
      <w:pPr>
        <w:rPr>
          <w:rFonts w:ascii="微软雅黑" w:eastAsia="微软雅黑" w:hAnsi="微软雅黑"/>
          <w:lang w:eastAsia="zh-CN"/>
        </w:rPr>
      </w:pPr>
    </w:p>
    <w:p w14:paraId="0E5A2C1C" w14:textId="77777777" w:rsidR="00C12352" w:rsidRPr="005660EE" w:rsidRDefault="00C12352" w:rsidP="00C12352">
      <w:pPr>
        <w:pStyle w:val="5"/>
        <w:rPr>
          <w:rFonts w:ascii="微软雅黑" w:eastAsia="微软雅黑" w:hAnsi="微软雅黑"/>
          <w:lang w:eastAsia="zh-CN"/>
        </w:rPr>
      </w:pPr>
      <w:bookmarkStart w:id="25" w:name="_Toc386035795"/>
      <w:r w:rsidRPr="005660EE">
        <w:rPr>
          <w:rFonts w:ascii="微软雅黑" w:eastAsia="微软雅黑" w:hAnsi="微软雅黑" w:hint="eastAsia"/>
          <w:lang w:eastAsia="zh-CN"/>
        </w:rPr>
        <w:t>描述</w:t>
      </w:r>
      <w:bookmarkEnd w:id="25"/>
    </w:p>
    <w:tbl>
      <w:tblPr>
        <w:tblW w:w="96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1"/>
        <w:gridCol w:w="2399"/>
        <w:gridCol w:w="6356"/>
        <w:gridCol w:w="416"/>
      </w:tblGrid>
      <w:tr w:rsidR="00C12352" w:rsidRPr="005660EE" w14:paraId="1FBD15E4" w14:textId="77777777" w:rsidTr="000A26DF">
        <w:trPr>
          <w:jc w:val="center"/>
        </w:trPr>
        <w:tc>
          <w:tcPr>
            <w:tcW w:w="9622" w:type="dxa"/>
            <w:gridSpan w:val="4"/>
            <w:shd w:val="clear" w:color="auto" w:fill="B3B3B3"/>
          </w:tcPr>
          <w:p w14:paraId="345AF02F" w14:textId="77777777" w:rsidR="00C12352" w:rsidRPr="005660EE" w:rsidRDefault="00C12352" w:rsidP="000A26DF">
            <w:pPr>
              <w:rPr>
                <w:rFonts w:ascii="微软雅黑" w:eastAsia="微软雅黑" w:hAnsi="微软雅黑"/>
                <w:b/>
                <w:bCs/>
              </w:rPr>
            </w:pPr>
            <w:r w:rsidRPr="005660EE">
              <w:rPr>
                <w:rFonts w:ascii="微软雅黑" w:eastAsia="微软雅黑" w:hAnsi="微软雅黑" w:hint="eastAsia"/>
                <w:b/>
                <w:bCs/>
                <w:lang w:eastAsia="zh-CN"/>
              </w:rPr>
              <w:t>流程</w:t>
            </w:r>
            <w:r w:rsidRPr="005660EE">
              <w:rPr>
                <w:rFonts w:ascii="微软雅黑" w:eastAsia="微软雅黑" w:hAnsi="微软雅黑" w:hint="eastAsia"/>
                <w:b/>
                <w:bCs/>
              </w:rPr>
              <w:t>详情</w:t>
            </w:r>
          </w:p>
        </w:tc>
      </w:tr>
      <w:tr w:rsidR="00C12352" w:rsidRPr="005660EE" w14:paraId="0CF386CF" w14:textId="77777777" w:rsidTr="000A26DF">
        <w:trPr>
          <w:jc w:val="center"/>
        </w:trPr>
        <w:tc>
          <w:tcPr>
            <w:tcW w:w="2842" w:type="dxa"/>
            <w:gridSpan w:val="2"/>
            <w:shd w:val="clear" w:color="auto" w:fill="E6E6E6"/>
          </w:tcPr>
          <w:p w14:paraId="33FD8500" w14:textId="77777777" w:rsidR="00C12352" w:rsidRPr="005660EE" w:rsidRDefault="00C12352" w:rsidP="000A26DF">
            <w:pPr>
              <w:rPr>
                <w:rFonts w:ascii="微软雅黑" w:eastAsia="微软雅黑" w:hAnsi="微软雅黑"/>
                <w:lang w:eastAsia="zh-CN"/>
              </w:rPr>
            </w:pPr>
            <w:r w:rsidRPr="005660EE">
              <w:rPr>
                <w:rFonts w:ascii="微软雅黑" w:eastAsia="微软雅黑" w:hAnsi="微软雅黑" w:hint="eastAsia"/>
                <w:lang w:eastAsia="zh-CN"/>
              </w:rPr>
              <w:t>使用者</w:t>
            </w:r>
          </w:p>
        </w:tc>
        <w:tc>
          <w:tcPr>
            <w:tcW w:w="6780" w:type="dxa"/>
            <w:gridSpan w:val="2"/>
          </w:tcPr>
          <w:p w14:paraId="1FE41B2E" w14:textId="77777777" w:rsidR="00C12352" w:rsidRPr="00944C51" w:rsidRDefault="00C12352" w:rsidP="000A26DF">
            <w:pPr>
              <w:rPr>
                <w:rFonts w:ascii="微软雅黑" w:eastAsia="微软雅黑" w:hAnsi="微软雅黑"/>
                <w:color w:val="365F91"/>
                <w:sz w:val="21"/>
                <w:szCs w:val="21"/>
                <w:lang w:eastAsia="zh-CN"/>
              </w:rPr>
            </w:pPr>
            <w:r>
              <w:rPr>
                <w:rFonts w:ascii="微软雅黑" w:eastAsia="微软雅黑" w:hAnsi="微软雅黑" w:hint="eastAsia"/>
                <w:color w:val="365F91"/>
                <w:sz w:val="21"/>
                <w:szCs w:val="21"/>
                <w:lang w:eastAsia="zh-CN"/>
              </w:rPr>
              <w:t>1号店财务</w:t>
            </w:r>
          </w:p>
        </w:tc>
      </w:tr>
      <w:tr w:rsidR="00C12352" w:rsidRPr="005660EE" w14:paraId="7BE7F52D" w14:textId="77777777" w:rsidTr="000A26DF">
        <w:trPr>
          <w:jc w:val="center"/>
        </w:trPr>
        <w:tc>
          <w:tcPr>
            <w:tcW w:w="2842" w:type="dxa"/>
            <w:gridSpan w:val="2"/>
            <w:shd w:val="clear" w:color="auto" w:fill="E6E6E6"/>
          </w:tcPr>
          <w:p w14:paraId="75877788" w14:textId="77777777" w:rsidR="00C12352" w:rsidRPr="005660EE" w:rsidRDefault="00C12352" w:rsidP="000A26DF">
            <w:pPr>
              <w:rPr>
                <w:rFonts w:ascii="微软雅黑" w:eastAsia="微软雅黑" w:hAnsi="微软雅黑"/>
                <w:lang w:eastAsia="zh-CN"/>
              </w:rPr>
            </w:pPr>
            <w:r w:rsidRPr="005660EE">
              <w:rPr>
                <w:rFonts w:ascii="微软雅黑" w:eastAsia="微软雅黑" w:hAnsi="微软雅黑" w:hint="eastAsia"/>
                <w:lang w:eastAsia="zh-CN"/>
              </w:rPr>
              <w:t>前提条件</w:t>
            </w:r>
          </w:p>
        </w:tc>
        <w:tc>
          <w:tcPr>
            <w:tcW w:w="6780" w:type="dxa"/>
            <w:gridSpan w:val="2"/>
          </w:tcPr>
          <w:p w14:paraId="69018F6B" w14:textId="77777777" w:rsidR="00C12352" w:rsidRPr="00DF0DE7" w:rsidRDefault="00C12352" w:rsidP="000A26DF">
            <w:pPr>
              <w:rPr>
                <w:rFonts w:ascii="微软雅黑" w:eastAsia="微软雅黑" w:hAnsi="微软雅黑"/>
                <w:color w:val="FF0000"/>
                <w:sz w:val="21"/>
                <w:szCs w:val="21"/>
                <w:lang w:eastAsia="zh-CN"/>
              </w:rPr>
            </w:pPr>
          </w:p>
        </w:tc>
      </w:tr>
      <w:tr w:rsidR="00C12352" w:rsidRPr="005660EE" w14:paraId="76E5ED0E" w14:textId="77777777" w:rsidTr="000A26DF">
        <w:trPr>
          <w:jc w:val="center"/>
        </w:trPr>
        <w:tc>
          <w:tcPr>
            <w:tcW w:w="2842" w:type="dxa"/>
            <w:gridSpan w:val="2"/>
            <w:tcBorders>
              <w:bottom w:val="single" w:sz="4" w:space="0" w:color="auto"/>
            </w:tcBorders>
            <w:shd w:val="clear" w:color="auto" w:fill="E6E6E6"/>
          </w:tcPr>
          <w:p w14:paraId="0CB5C27A" w14:textId="77777777" w:rsidR="00C12352" w:rsidRPr="005660EE" w:rsidRDefault="00C12352" w:rsidP="000A26DF">
            <w:pPr>
              <w:rPr>
                <w:rFonts w:ascii="微软雅黑" w:eastAsia="微软雅黑" w:hAnsi="微软雅黑"/>
                <w:lang w:eastAsia="zh-CN"/>
              </w:rPr>
            </w:pPr>
            <w:r w:rsidRPr="005660EE">
              <w:rPr>
                <w:rFonts w:ascii="微软雅黑" w:eastAsia="微软雅黑" w:hAnsi="微软雅黑" w:hint="eastAsia"/>
                <w:lang w:eastAsia="zh-CN"/>
              </w:rPr>
              <w:t>完成条件</w:t>
            </w:r>
          </w:p>
        </w:tc>
        <w:tc>
          <w:tcPr>
            <w:tcW w:w="6780" w:type="dxa"/>
            <w:gridSpan w:val="2"/>
            <w:tcBorders>
              <w:bottom w:val="single" w:sz="4" w:space="0" w:color="auto"/>
            </w:tcBorders>
          </w:tcPr>
          <w:p w14:paraId="33F27100" w14:textId="77777777" w:rsidR="00C12352" w:rsidRPr="00944C51" w:rsidRDefault="00C12352" w:rsidP="000A26DF">
            <w:pPr>
              <w:rPr>
                <w:rFonts w:ascii="微软雅黑" w:eastAsia="微软雅黑" w:hAnsi="微软雅黑"/>
                <w:color w:val="365F91"/>
                <w:sz w:val="21"/>
                <w:szCs w:val="21"/>
                <w:lang w:eastAsia="zh-CN"/>
              </w:rPr>
            </w:pPr>
          </w:p>
        </w:tc>
      </w:tr>
      <w:tr w:rsidR="00C12352" w:rsidRPr="005660EE" w14:paraId="1A00DBAF" w14:textId="77777777" w:rsidTr="000A26DF">
        <w:trPr>
          <w:jc w:val="center"/>
        </w:trPr>
        <w:tc>
          <w:tcPr>
            <w:tcW w:w="9622" w:type="dxa"/>
            <w:gridSpan w:val="4"/>
            <w:tcBorders>
              <w:bottom w:val="single" w:sz="4" w:space="0" w:color="auto"/>
            </w:tcBorders>
            <w:shd w:val="clear" w:color="auto" w:fill="B3B3B3"/>
          </w:tcPr>
          <w:p w14:paraId="6DC42D0A" w14:textId="77777777" w:rsidR="00C12352" w:rsidRPr="005660EE" w:rsidRDefault="00C12352" w:rsidP="000A26DF">
            <w:pPr>
              <w:rPr>
                <w:rFonts w:ascii="微软雅黑" w:eastAsia="微软雅黑" w:hAnsi="微软雅黑"/>
                <w:b/>
                <w:lang w:eastAsia="zh-CN"/>
              </w:rPr>
            </w:pPr>
            <w:r w:rsidRPr="005660EE">
              <w:rPr>
                <w:rFonts w:ascii="微软雅黑" w:eastAsia="微软雅黑" w:hAnsi="微软雅黑" w:hint="eastAsia"/>
                <w:b/>
                <w:lang w:eastAsia="zh-CN"/>
              </w:rPr>
              <w:t>正常流程</w:t>
            </w:r>
          </w:p>
        </w:tc>
      </w:tr>
      <w:tr w:rsidR="00C12352" w:rsidRPr="005660EE" w14:paraId="472FB7A2" w14:textId="77777777" w:rsidTr="000A26DF">
        <w:trPr>
          <w:jc w:val="center"/>
        </w:trPr>
        <w:tc>
          <w:tcPr>
            <w:tcW w:w="435" w:type="dxa"/>
            <w:shd w:val="clear" w:color="auto" w:fill="E6E6E6"/>
          </w:tcPr>
          <w:p w14:paraId="2DF89693" w14:textId="77777777" w:rsidR="00C12352" w:rsidRPr="005660EE" w:rsidRDefault="00C12352" w:rsidP="000A26DF">
            <w:pPr>
              <w:rPr>
                <w:rFonts w:ascii="微软雅黑" w:eastAsia="微软雅黑" w:hAnsi="微软雅黑"/>
                <w:lang w:eastAsia="zh-CN"/>
              </w:rPr>
            </w:pPr>
            <w:r w:rsidRPr="005660EE">
              <w:rPr>
                <w:rFonts w:ascii="微软雅黑" w:eastAsia="微软雅黑" w:hAnsi="微软雅黑" w:hint="eastAsia"/>
                <w:lang w:eastAsia="zh-CN"/>
              </w:rPr>
              <w:t>步骤</w:t>
            </w:r>
          </w:p>
        </w:tc>
        <w:tc>
          <w:tcPr>
            <w:tcW w:w="8784" w:type="dxa"/>
            <w:gridSpan w:val="2"/>
            <w:shd w:val="clear" w:color="auto" w:fill="E6E6E6"/>
          </w:tcPr>
          <w:p w14:paraId="34B5629D" w14:textId="77777777" w:rsidR="00C12352" w:rsidRPr="005660EE" w:rsidRDefault="00C12352" w:rsidP="000A26DF">
            <w:pPr>
              <w:rPr>
                <w:rFonts w:ascii="微软雅黑" w:eastAsia="微软雅黑" w:hAnsi="微软雅黑"/>
                <w:lang w:eastAsia="zh-CN"/>
              </w:rPr>
            </w:pPr>
            <w:r w:rsidRPr="005660EE">
              <w:rPr>
                <w:rFonts w:ascii="微软雅黑" w:eastAsia="微软雅黑" w:hAnsi="微软雅黑" w:hint="eastAsia"/>
                <w:lang w:eastAsia="zh-CN"/>
              </w:rPr>
              <w:t>场景描述</w:t>
            </w:r>
          </w:p>
        </w:tc>
        <w:tc>
          <w:tcPr>
            <w:tcW w:w="403" w:type="dxa"/>
            <w:shd w:val="clear" w:color="auto" w:fill="E6E6E6"/>
          </w:tcPr>
          <w:p w14:paraId="2D94F961" w14:textId="77777777" w:rsidR="00C12352" w:rsidRPr="005660EE" w:rsidRDefault="00C12352" w:rsidP="000A26DF">
            <w:pPr>
              <w:rPr>
                <w:rFonts w:ascii="微软雅黑" w:eastAsia="微软雅黑" w:hAnsi="微软雅黑"/>
                <w:lang w:eastAsia="zh-CN"/>
              </w:rPr>
            </w:pPr>
            <w:r w:rsidRPr="005660EE">
              <w:rPr>
                <w:rFonts w:ascii="微软雅黑" w:eastAsia="微软雅黑" w:hAnsi="微软雅黑" w:hint="eastAsia"/>
                <w:lang w:eastAsia="zh-CN"/>
              </w:rPr>
              <w:t>说明</w:t>
            </w:r>
          </w:p>
        </w:tc>
      </w:tr>
      <w:tr w:rsidR="00C12352" w:rsidRPr="00944C51" w14:paraId="34C77C40" w14:textId="77777777" w:rsidTr="000A26DF">
        <w:trPr>
          <w:jc w:val="center"/>
        </w:trPr>
        <w:tc>
          <w:tcPr>
            <w:tcW w:w="435" w:type="dxa"/>
          </w:tcPr>
          <w:p w14:paraId="0CA4A0F0" w14:textId="77777777" w:rsidR="00C12352" w:rsidRPr="00944C51" w:rsidRDefault="00C12352" w:rsidP="000A26DF">
            <w:pPr>
              <w:rPr>
                <w:rFonts w:ascii="微软雅黑" w:eastAsia="微软雅黑" w:hAnsi="微软雅黑"/>
                <w:color w:val="365F91"/>
                <w:lang w:eastAsia="zh-CN"/>
              </w:rPr>
            </w:pPr>
            <w:r>
              <w:rPr>
                <w:rFonts w:ascii="微软雅黑" w:eastAsia="微软雅黑" w:hAnsi="微软雅黑" w:hint="eastAsia"/>
                <w:color w:val="365F91"/>
                <w:lang w:eastAsia="zh-CN"/>
              </w:rPr>
              <w:t>1</w:t>
            </w:r>
          </w:p>
        </w:tc>
        <w:tc>
          <w:tcPr>
            <w:tcW w:w="8784" w:type="dxa"/>
            <w:gridSpan w:val="2"/>
          </w:tcPr>
          <w:p w14:paraId="22BEDDEC" w14:textId="77777777" w:rsidR="00C12352" w:rsidRPr="00755BA6" w:rsidRDefault="00C12352" w:rsidP="000A26DF">
            <w:pPr>
              <w:rPr>
                <w:rFonts w:ascii="微软雅黑" w:eastAsia="微软雅黑" w:hAnsi="微软雅黑"/>
                <w:color w:val="365F91"/>
                <w:sz w:val="21"/>
                <w:szCs w:val="21"/>
                <w:lang w:eastAsia="zh-CN"/>
              </w:rPr>
            </w:pPr>
            <w:r w:rsidRPr="00755BA6">
              <w:rPr>
                <w:rFonts w:ascii="微软雅黑" w:eastAsia="微软雅黑" w:hAnsi="微软雅黑" w:hint="eastAsia"/>
                <w:color w:val="365F91"/>
                <w:sz w:val="21"/>
                <w:szCs w:val="21"/>
                <w:lang w:eastAsia="zh-CN"/>
              </w:rPr>
              <w:t>虚拟入库单（GRF推送）和坏货赔付单（WMS推送）到</w:t>
            </w:r>
            <w:r>
              <w:rPr>
                <w:rFonts w:ascii="微软雅黑" w:eastAsia="微软雅黑" w:hAnsi="微软雅黑" w:hint="eastAsia"/>
                <w:color w:val="365F91"/>
                <w:sz w:val="21"/>
                <w:szCs w:val="21"/>
                <w:lang w:eastAsia="zh-CN"/>
              </w:rPr>
              <w:t>赔付平台，平台根据具体的定责原因对应的工作流相关部门（仓储、配送、产品、客服）</w:t>
            </w:r>
          </w:p>
        </w:tc>
        <w:tc>
          <w:tcPr>
            <w:tcW w:w="403" w:type="dxa"/>
          </w:tcPr>
          <w:p w14:paraId="0F546C32" w14:textId="77777777" w:rsidR="00C12352" w:rsidRPr="00944C51" w:rsidRDefault="00C12352" w:rsidP="000A26DF">
            <w:pPr>
              <w:rPr>
                <w:rFonts w:ascii="微软雅黑" w:eastAsia="微软雅黑" w:hAnsi="微软雅黑"/>
                <w:color w:val="365F91"/>
                <w:lang w:eastAsia="zh-CN"/>
              </w:rPr>
            </w:pPr>
          </w:p>
        </w:tc>
      </w:tr>
      <w:tr w:rsidR="00C12352" w:rsidRPr="00944C51" w14:paraId="6745DA8A" w14:textId="77777777" w:rsidTr="000A26DF">
        <w:trPr>
          <w:jc w:val="center"/>
        </w:trPr>
        <w:tc>
          <w:tcPr>
            <w:tcW w:w="435" w:type="dxa"/>
          </w:tcPr>
          <w:p w14:paraId="63F68508" w14:textId="77777777" w:rsidR="00C12352" w:rsidRPr="00944C51" w:rsidRDefault="00C12352" w:rsidP="000A26DF">
            <w:pPr>
              <w:rPr>
                <w:rFonts w:ascii="微软雅黑" w:eastAsia="微软雅黑" w:hAnsi="微软雅黑"/>
                <w:color w:val="365F91"/>
                <w:lang w:eastAsia="zh-CN"/>
              </w:rPr>
            </w:pPr>
            <w:r>
              <w:rPr>
                <w:rFonts w:ascii="微软雅黑" w:eastAsia="微软雅黑" w:hAnsi="微软雅黑" w:hint="eastAsia"/>
                <w:color w:val="365F91"/>
                <w:lang w:eastAsia="zh-CN"/>
              </w:rPr>
              <w:t>2</w:t>
            </w:r>
          </w:p>
        </w:tc>
        <w:tc>
          <w:tcPr>
            <w:tcW w:w="8784" w:type="dxa"/>
            <w:gridSpan w:val="2"/>
          </w:tcPr>
          <w:p w14:paraId="035A5F53" w14:textId="77777777" w:rsidR="00C12352" w:rsidRDefault="00C12352" w:rsidP="000A26DF">
            <w:pPr>
              <w:rPr>
                <w:rFonts w:ascii="微软雅黑" w:eastAsia="微软雅黑" w:hAnsi="微软雅黑"/>
                <w:noProof/>
                <w:color w:val="365F91"/>
                <w:sz w:val="21"/>
                <w:szCs w:val="21"/>
                <w:lang w:eastAsia="zh-CN"/>
              </w:rPr>
            </w:pPr>
            <w:r>
              <w:rPr>
                <w:rFonts w:ascii="微软雅黑" w:eastAsia="微软雅黑" w:hAnsi="微软雅黑" w:hint="eastAsia"/>
                <w:noProof/>
                <w:color w:val="365F91"/>
                <w:sz w:val="21"/>
                <w:szCs w:val="21"/>
                <w:lang w:eastAsia="zh-CN"/>
              </w:rPr>
              <w:t>定责处理业务部门根据工作流规范（金额维度）审批完毕后，待财务审批</w:t>
            </w:r>
          </w:p>
        </w:tc>
        <w:tc>
          <w:tcPr>
            <w:tcW w:w="403" w:type="dxa"/>
          </w:tcPr>
          <w:p w14:paraId="3D079758" w14:textId="77777777" w:rsidR="00C12352" w:rsidRPr="00944C51" w:rsidRDefault="00C12352" w:rsidP="000A26DF">
            <w:pPr>
              <w:rPr>
                <w:rFonts w:ascii="微软雅黑" w:eastAsia="微软雅黑" w:hAnsi="微软雅黑"/>
                <w:color w:val="365F91"/>
                <w:lang w:eastAsia="zh-CN"/>
              </w:rPr>
            </w:pPr>
          </w:p>
        </w:tc>
      </w:tr>
      <w:tr w:rsidR="00C12352" w:rsidRPr="00944C51" w14:paraId="6CC02324" w14:textId="77777777" w:rsidTr="000A26DF">
        <w:trPr>
          <w:jc w:val="center"/>
        </w:trPr>
        <w:tc>
          <w:tcPr>
            <w:tcW w:w="435" w:type="dxa"/>
          </w:tcPr>
          <w:p w14:paraId="7DDDDC96" w14:textId="77777777" w:rsidR="00C12352" w:rsidRPr="00944C51" w:rsidRDefault="00C12352" w:rsidP="000A26DF">
            <w:pPr>
              <w:rPr>
                <w:rFonts w:ascii="微软雅黑" w:eastAsia="微软雅黑" w:hAnsi="微软雅黑"/>
                <w:color w:val="365F91"/>
                <w:lang w:eastAsia="zh-CN"/>
              </w:rPr>
            </w:pPr>
            <w:r>
              <w:rPr>
                <w:rFonts w:ascii="微软雅黑" w:eastAsia="微软雅黑" w:hAnsi="微软雅黑" w:hint="eastAsia"/>
                <w:color w:val="365F91"/>
                <w:lang w:eastAsia="zh-CN"/>
              </w:rPr>
              <w:t>3</w:t>
            </w:r>
          </w:p>
        </w:tc>
        <w:tc>
          <w:tcPr>
            <w:tcW w:w="8784" w:type="dxa"/>
            <w:gridSpan w:val="2"/>
          </w:tcPr>
          <w:p w14:paraId="43645B61" w14:textId="77777777" w:rsidR="00C12352" w:rsidRPr="00944C51" w:rsidRDefault="00C12352" w:rsidP="000A26DF">
            <w:pPr>
              <w:rPr>
                <w:rFonts w:ascii="微软雅黑" w:eastAsia="微软雅黑" w:hAnsi="微软雅黑"/>
                <w:color w:val="365F91"/>
                <w:sz w:val="21"/>
                <w:szCs w:val="21"/>
                <w:lang w:eastAsia="zh-CN"/>
              </w:rPr>
            </w:pPr>
            <w:r>
              <w:rPr>
                <w:rFonts w:ascii="微软雅黑" w:eastAsia="微软雅黑" w:hAnsi="微软雅黑" w:hint="eastAsia"/>
                <w:color w:val="365F91"/>
                <w:sz w:val="21"/>
                <w:szCs w:val="21"/>
                <w:lang w:eastAsia="zh-CN"/>
              </w:rPr>
              <w:t>若业务部门对判责有异议，可直接提交防损部门裁定，防损部门重新制定定责业务部门。</w:t>
            </w:r>
          </w:p>
        </w:tc>
        <w:tc>
          <w:tcPr>
            <w:tcW w:w="403" w:type="dxa"/>
          </w:tcPr>
          <w:p w14:paraId="7C127FDC" w14:textId="77777777" w:rsidR="00C12352" w:rsidRPr="00AE298E" w:rsidRDefault="00C12352" w:rsidP="000A26DF">
            <w:pPr>
              <w:rPr>
                <w:rFonts w:ascii="微软雅黑" w:eastAsia="微软雅黑" w:hAnsi="微软雅黑"/>
                <w:color w:val="365F91"/>
                <w:lang w:eastAsia="zh-CN"/>
              </w:rPr>
            </w:pPr>
          </w:p>
        </w:tc>
      </w:tr>
      <w:tr w:rsidR="00C12352" w:rsidRPr="00944C51" w14:paraId="622D629A" w14:textId="77777777" w:rsidTr="000A26DF">
        <w:trPr>
          <w:jc w:val="center"/>
        </w:trPr>
        <w:tc>
          <w:tcPr>
            <w:tcW w:w="435" w:type="dxa"/>
          </w:tcPr>
          <w:p w14:paraId="2210FE9C" w14:textId="77777777" w:rsidR="00C12352" w:rsidRPr="00944C51" w:rsidRDefault="00C12352" w:rsidP="000A26DF">
            <w:pPr>
              <w:rPr>
                <w:rFonts w:ascii="微软雅黑" w:eastAsia="微软雅黑" w:hAnsi="微软雅黑"/>
                <w:color w:val="365F91"/>
                <w:lang w:eastAsia="zh-CN"/>
              </w:rPr>
            </w:pPr>
            <w:r>
              <w:rPr>
                <w:rFonts w:ascii="微软雅黑" w:eastAsia="微软雅黑" w:hAnsi="微软雅黑" w:hint="eastAsia"/>
                <w:color w:val="365F91"/>
                <w:lang w:eastAsia="zh-CN"/>
              </w:rPr>
              <w:t>5</w:t>
            </w:r>
          </w:p>
        </w:tc>
        <w:tc>
          <w:tcPr>
            <w:tcW w:w="8784" w:type="dxa"/>
            <w:gridSpan w:val="2"/>
          </w:tcPr>
          <w:p w14:paraId="01047B1F" w14:textId="77777777" w:rsidR="00C12352" w:rsidRPr="001C3819" w:rsidRDefault="00C12352" w:rsidP="000A26DF">
            <w:pPr>
              <w:rPr>
                <w:rFonts w:ascii="微软雅黑" w:eastAsia="微软雅黑" w:hAnsi="微软雅黑"/>
                <w:color w:val="365F91"/>
                <w:sz w:val="21"/>
                <w:szCs w:val="21"/>
                <w:lang w:eastAsia="zh-CN"/>
              </w:rPr>
            </w:pPr>
            <w:r>
              <w:rPr>
                <w:rFonts w:ascii="微软雅黑" w:eastAsia="微软雅黑" w:hAnsi="微软雅黑" w:hint="eastAsia"/>
                <w:color w:val="365F91"/>
                <w:sz w:val="21"/>
                <w:szCs w:val="21"/>
                <w:lang w:eastAsia="zh-CN"/>
              </w:rPr>
              <w:t>1号店财务按照区域、责任方导出待财务处理单据，作为结算凭证，从3PL帐单中扣除，如3PL有异议,联系表单中的责任确认人协商。</w:t>
            </w:r>
          </w:p>
        </w:tc>
        <w:tc>
          <w:tcPr>
            <w:tcW w:w="403" w:type="dxa"/>
          </w:tcPr>
          <w:p w14:paraId="23F3FC93" w14:textId="77777777" w:rsidR="00C12352" w:rsidRPr="00AE298E" w:rsidRDefault="00C12352" w:rsidP="000A26DF">
            <w:pPr>
              <w:rPr>
                <w:rFonts w:ascii="微软雅黑" w:eastAsia="微软雅黑" w:hAnsi="微软雅黑"/>
                <w:color w:val="365F91"/>
                <w:lang w:eastAsia="zh-CN"/>
              </w:rPr>
            </w:pPr>
          </w:p>
        </w:tc>
      </w:tr>
      <w:tr w:rsidR="00C12352" w:rsidRPr="008844E7" w14:paraId="7B05F318" w14:textId="77777777" w:rsidTr="000A26DF">
        <w:trPr>
          <w:jc w:val="center"/>
        </w:trPr>
        <w:tc>
          <w:tcPr>
            <w:tcW w:w="435" w:type="dxa"/>
          </w:tcPr>
          <w:p w14:paraId="022C9311" w14:textId="77777777" w:rsidR="00C12352" w:rsidRDefault="00C12352" w:rsidP="000A26DF">
            <w:pPr>
              <w:rPr>
                <w:rFonts w:ascii="微软雅黑" w:eastAsia="微软雅黑" w:hAnsi="微软雅黑"/>
                <w:color w:val="365F91"/>
                <w:lang w:eastAsia="zh-CN"/>
              </w:rPr>
            </w:pPr>
            <w:r>
              <w:rPr>
                <w:rFonts w:ascii="微软雅黑" w:eastAsia="微软雅黑" w:hAnsi="微软雅黑" w:hint="eastAsia"/>
                <w:color w:val="365F91"/>
                <w:lang w:eastAsia="zh-CN"/>
              </w:rPr>
              <w:t>5</w:t>
            </w:r>
          </w:p>
        </w:tc>
        <w:tc>
          <w:tcPr>
            <w:tcW w:w="8784" w:type="dxa"/>
            <w:gridSpan w:val="2"/>
          </w:tcPr>
          <w:p w14:paraId="03129832" w14:textId="77777777" w:rsidR="00C12352" w:rsidRDefault="00C12352" w:rsidP="000A26DF">
            <w:pPr>
              <w:rPr>
                <w:rFonts w:ascii="微软雅黑" w:eastAsia="微软雅黑" w:hAnsi="微软雅黑"/>
                <w:color w:val="365F91"/>
                <w:sz w:val="21"/>
                <w:szCs w:val="21"/>
                <w:lang w:eastAsia="zh-CN"/>
              </w:rPr>
            </w:pPr>
          </w:p>
        </w:tc>
        <w:tc>
          <w:tcPr>
            <w:tcW w:w="403" w:type="dxa"/>
          </w:tcPr>
          <w:p w14:paraId="7B655F4C" w14:textId="77777777" w:rsidR="00C12352" w:rsidRPr="00944C51" w:rsidRDefault="00C12352" w:rsidP="000A26DF">
            <w:pPr>
              <w:rPr>
                <w:rFonts w:ascii="微软雅黑" w:eastAsia="微软雅黑" w:hAnsi="微软雅黑"/>
                <w:color w:val="365F91"/>
                <w:lang w:eastAsia="zh-CN"/>
              </w:rPr>
            </w:pPr>
          </w:p>
        </w:tc>
      </w:tr>
      <w:tr w:rsidR="00C12352" w:rsidRPr="008844E7" w14:paraId="7997C49E" w14:textId="77777777" w:rsidTr="000A26DF">
        <w:trPr>
          <w:jc w:val="center"/>
        </w:trPr>
        <w:tc>
          <w:tcPr>
            <w:tcW w:w="435" w:type="dxa"/>
          </w:tcPr>
          <w:p w14:paraId="2E4BC818" w14:textId="77777777" w:rsidR="00C12352" w:rsidRDefault="00C12352" w:rsidP="000A26DF">
            <w:pPr>
              <w:rPr>
                <w:rFonts w:ascii="微软雅黑" w:eastAsia="微软雅黑" w:hAnsi="微软雅黑"/>
                <w:color w:val="365F91"/>
                <w:lang w:eastAsia="zh-CN"/>
              </w:rPr>
            </w:pPr>
            <w:r>
              <w:rPr>
                <w:rFonts w:ascii="微软雅黑" w:eastAsia="微软雅黑" w:hAnsi="微软雅黑" w:hint="eastAsia"/>
                <w:color w:val="365F91"/>
                <w:lang w:eastAsia="zh-CN"/>
              </w:rPr>
              <w:t>6</w:t>
            </w:r>
          </w:p>
        </w:tc>
        <w:tc>
          <w:tcPr>
            <w:tcW w:w="8784" w:type="dxa"/>
            <w:gridSpan w:val="2"/>
          </w:tcPr>
          <w:p w14:paraId="2C481B9C" w14:textId="77777777" w:rsidR="00C12352" w:rsidRPr="00866A1F" w:rsidRDefault="00C12352" w:rsidP="000A26DF">
            <w:pPr>
              <w:rPr>
                <w:rFonts w:ascii="微软雅黑" w:eastAsia="微软雅黑" w:hAnsi="微软雅黑"/>
                <w:color w:val="365F91"/>
                <w:sz w:val="21"/>
                <w:szCs w:val="21"/>
                <w:lang w:val="da-DK" w:eastAsia="zh-CN"/>
              </w:rPr>
            </w:pPr>
          </w:p>
        </w:tc>
        <w:tc>
          <w:tcPr>
            <w:tcW w:w="403" w:type="dxa"/>
          </w:tcPr>
          <w:p w14:paraId="6557EFCF" w14:textId="77777777" w:rsidR="00C12352" w:rsidRPr="00944C51" w:rsidRDefault="00C12352" w:rsidP="000A26DF">
            <w:pPr>
              <w:rPr>
                <w:rFonts w:ascii="微软雅黑" w:eastAsia="微软雅黑" w:hAnsi="微软雅黑"/>
                <w:color w:val="365F91"/>
                <w:lang w:eastAsia="zh-CN"/>
              </w:rPr>
            </w:pPr>
          </w:p>
        </w:tc>
      </w:tr>
      <w:tr w:rsidR="00C12352" w:rsidRPr="00F67B14" w14:paraId="0C009178" w14:textId="77777777" w:rsidTr="000A26DF">
        <w:trPr>
          <w:jc w:val="center"/>
        </w:trPr>
        <w:tc>
          <w:tcPr>
            <w:tcW w:w="435" w:type="dxa"/>
          </w:tcPr>
          <w:p w14:paraId="4E5EDB3B" w14:textId="77777777" w:rsidR="00C12352" w:rsidRDefault="00C12352" w:rsidP="000A26DF">
            <w:pPr>
              <w:rPr>
                <w:rFonts w:ascii="微软雅黑" w:eastAsia="微软雅黑" w:hAnsi="微软雅黑"/>
                <w:color w:val="365F91"/>
                <w:lang w:eastAsia="zh-CN"/>
              </w:rPr>
            </w:pPr>
            <w:r>
              <w:rPr>
                <w:rFonts w:ascii="微软雅黑" w:eastAsia="微软雅黑" w:hAnsi="微软雅黑" w:hint="eastAsia"/>
                <w:color w:val="365F91"/>
                <w:lang w:eastAsia="zh-CN"/>
              </w:rPr>
              <w:t>9</w:t>
            </w:r>
          </w:p>
        </w:tc>
        <w:tc>
          <w:tcPr>
            <w:tcW w:w="8784" w:type="dxa"/>
            <w:gridSpan w:val="2"/>
          </w:tcPr>
          <w:p w14:paraId="280D4DC3" w14:textId="77777777" w:rsidR="00C12352" w:rsidRPr="00606FED" w:rsidRDefault="00C12352" w:rsidP="000A26DF">
            <w:pPr>
              <w:rPr>
                <w:rFonts w:ascii="微软雅黑" w:eastAsia="微软雅黑" w:hAnsi="微软雅黑"/>
                <w:color w:val="365F91"/>
                <w:sz w:val="21"/>
                <w:szCs w:val="21"/>
                <w:lang w:eastAsia="zh-CN"/>
              </w:rPr>
            </w:pPr>
          </w:p>
        </w:tc>
        <w:tc>
          <w:tcPr>
            <w:tcW w:w="403" w:type="dxa"/>
          </w:tcPr>
          <w:p w14:paraId="216CF7D3" w14:textId="77777777" w:rsidR="00C12352" w:rsidRDefault="00C12352" w:rsidP="000A26DF">
            <w:pPr>
              <w:rPr>
                <w:rFonts w:ascii="微软雅黑" w:eastAsia="微软雅黑" w:hAnsi="微软雅黑"/>
                <w:color w:val="365F91"/>
                <w:lang w:eastAsia="zh-CN"/>
              </w:rPr>
            </w:pPr>
          </w:p>
          <w:p w14:paraId="6C6C2627" w14:textId="77777777" w:rsidR="00C12352" w:rsidRPr="00944C51" w:rsidRDefault="00C12352" w:rsidP="000A26DF">
            <w:pPr>
              <w:rPr>
                <w:rFonts w:ascii="微软雅黑" w:eastAsia="微软雅黑" w:hAnsi="微软雅黑"/>
                <w:color w:val="365F91"/>
                <w:lang w:eastAsia="zh-CN"/>
              </w:rPr>
            </w:pPr>
          </w:p>
        </w:tc>
      </w:tr>
      <w:tr w:rsidR="00C12352" w:rsidRPr="00F67B14" w14:paraId="59E1A34E" w14:textId="77777777" w:rsidTr="000A26DF">
        <w:trPr>
          <w:jc w:val="center"/>
        </w:trPr>
        <w:tc>
          <w:tcPr>
            <w:tcW w:w="435" w:type="dxa"/>
          </w:tcPr>
          <w:p w14:paraId="0CD96045" w14:textId="77777777" w:rsidR="00C12352" w:rsidRDefault="00C12352" w:rsidP="000A26DF">
            <w:pPr>
              <w:rPr>
                <w:rFonts w:ascii="微软雅黑" w:eastAsia="微软雅黑" w:hAnsi="微软雅黑"/>
                <w:color w:val="365F91"/>
                <w:lang w:eastAsia="zh-CN"/>
              </w:rPr>
            </w:pPr>
            <w:r>
              <w:rPr>
                <w:rFonts w:ascii="微软雅黑" w:eastAsia="微软雅黑" w:hAnsi="微软雅黑" w:hint="eastAsia"/>
                <w:color w:val="365F91"/>
                <w:lang w:eastAsia="zh-CN"/>
              </w:rPr>
              <w:lastRenderedPageBreak/>
              <w:t>10</w:t>
            </w:r>
          </w:p>
        </w:tc>
        <w:tc>
          <w:tcPr>
            <w:tcW w:w="8784" w:type="dxa"/>
            <w:gridSpan w:val="2"/>
          </w:tcPr>
          <w:p w14:paraId="0A4EE8F9" w14:textId="77777777" w:rsidR="00C12352" w:rsidRPr="004E3927" w:rsidRDefault="00C12352" w:rsidP="000A26DF">
            <w:pPr>
              <w:rPr>
                <w:rFonts w:ascii="微软雅黑" w:eastAsia="微软雅黑" w:hAnsi="微软雅黑"/>
                <w:color w:val="365F91"/>
                <w:sz w:val="21"/>
                <w:szCs w:val="21"/>
                <w:lang w:eastAsia="zh-CN"/>
              </w:rPr>
            </w:pPr>
          </w:p>
        </w:tc>
        <w:tc>
          <w:tcPr>
            <w:tcW w:w="403" w:type="dxa"/>
          </w:tcPr>
          <w:p w14:paraId="104C4AE3" w14:textId="77777777" w:rsidR="00C12352" w:rsidRDefault="00C12352" w:rsidP="000A26DF">
            <w:pPr>
              <w:rPr>
                <w:rFonts w:ascii="微软雅黑" w:eastAsia="微软雅黑" w:hAnsi="微软雅黑"/>
                <w:color w:val="365F91"/>
                <w:lang w:eastAsia="zh-CN"/>
              </w:rPr>
            </w:pPr>
          </w:p>
        </w:tc>
      </w:tr>
      <w:tr w:rsidR="00C12352" w:rsidRPr="005660EE" w14:paraId="5ECE0C6E" w14:textId="77777777" w:rsidTr="000A26DF">
        <w:trPr>
          <w:jc w:val="center"/>
        </w:trPr>
        <w:tc>
          <w:tcPr>
            <w:tcW w:w="9622" w:type="dxa"/>
            <w:gridSpan w:val="4"/>
            <w:tcBorders>
              <w:bottom w:val="single" w:sz="4" w:space="0" w:color="auto"/>
            </w:tcBorders>
            <w:shd w:val="clear" w:color="auto" w:fill="B3B3B3"/>
          </w:tcPr>
          <w:p w14:paraId="4042D40F" w14:textId="77777777" w:rsidR="00C12352" w:rsidRPr="005660EE" w:rsidRDefault="00C12352" w:rsidP="000A26DF">
            <w:pPr>
              <w:rPr>
                <w:rFonts w:ascii="微软雅黑" w:eastAsia="微软雅黑" w:hAnsi="微软雅黑"/>
                <w:b/>
                <w:lang w:eastAsia="zh-CN"/>
              </w:rPr>
            </w:pPr>
            <w:r w:rsidRPr="005660EE">
              <w:rPr>
                <w:rFonts w:ascii="微软雅黑" w:eastAsia="微软雅黑" w:hAnsi="微软雅黑" w:hint="eastAsia"/>
                <w:b/>
                <w:lang w:eastAsia="zh-CN"/>
              </w:rPr>
              <w:t>异常流程1</w:t>
            </w:r>
          </w:p>
        </w:tc>
      </w:tr>
      <w:tr w:rsidR="00C12352" w:rsidRPr="005660EE" w14:paraId="6D01206C" w14:textId="77777777" w:rsidTr="000A26DF">
        <w:trPr>
          <w:jc w:val="center"/>
        </w:trPr>
        <w:tc>
          <w:tcPr>
            <w:tcW w:w="2842" w:type="dxa"/>
            <w:gridSpan w:val="2"/>
            <w:shd w:val="clear" w:color="auto" w:fill="E6E6E6"/>
          </w:tcPr>
          <w:p w14:paraId="21BFAEA8" w14:textId="77777777" w:rsidR="00C12352" w:rsidRPr="005660EE" w:rsidRDefault="00C12352" w:rsidP="000A26DF">
            <w:pPr>
              <w:rPr>
                <w:rFonts w:ascii="微软雅黑" w:eastAsia="微软雅黑" w:hAnsi="微软雅黑"/>
                <w:lang w:eastAsia="zh-CN"/>
              </w:rPr>
            </w:pPr>
            <w:r w:rsidRPr="005660EE">
              <w:rPr>
                <w:rFonts w:ascii="微软雅黑" w:eastAsia="微软雅黑" w:hAnsi="微软雅黑" w:hint="eastAsia"/>
                <w:lang w:eastAsia="zh-CN"/>
              </w:rPr>
              <w:t>异常产生前提条件</w:t>
            </w:r>
          </w:p>
        </w:tc>
        <w:tc>
          <w:tcPr>
            <w:tcW w:w="6780" w:type="dxa"/>
            <w:gridSpan w:val="2"/>
            <w:shd w:val="clear" w:color="auto" w:fill="auto"/>
          </w:tcPr>
          <w:p w14:paraId="519C1C93" w14:textId="77777777" w:rsidR="00C12352" w:rsidRPr="005660EE" w:rsidRDefault="00C12352" w:rsidP="000A26DF">
            <w:pPr>
              <w:rPr>
                <w:rFonts w:ascii="微软雅黑" w:eastAsia="微软雅黑" w:hAnsi="微软雅黑"/>
                <w:lang w:eastAsia="zh-CN"/>
              </w:rPr>
            </w:pPr>
            <w:r>
              <w:rPr>
                <w:rFonts w:ascii="微软雅黑" w:eastAsia="微软雅黑" w:hAnsi="微软雅黑" w:hint="eastAsia"/>
                <w:lang w:eastAsia="zh-CN"/>
              </w:rPr>
              <w:t>查询资料无结果</w:t>
            </w:r>
          </w:p>
        </w:tc>
      </w:tr>
      <w:tr w:rsidR="00C12352" w:rsidRPr="005660EE" w14:paraId="1EA84290" w14:textId="77777777" w:rsidTr="000A26DF">
        <w:trPr>
          <w:jc w:val="center"/>
        </w:trPr>
        <w:tc>
          <w:tcPr>
            <w:tcW w:w="435" w:type="dxa"/>
            <w:shd w:val="clear" w:color="auto" w:fill="E6E6E6"/>
          </w:tcPr>
          <w:p w14:paraId="5F45B416" w14:textId="77777777" w:rsidR="00C12352" w:rsidRPr="005660EE" w:rsidRDefault="00C12352" w:rsidP="000A26DF">
            <w:pPr>
              <w:rPr>
                <w:rFonts w:ascii="微软雅黑" w:eastAsia="微软雅黑" w:hAnsi="微软雅黑"/>
                <w:lang w:eastAsia="zh-CN"/>
              </w:rPr>
            </w:pPr>
            <w:r w:rsidRPr="005660EE">
              <w:rPr>
                <w:rFonts w:ascii="微软雅黑" w:eastAsia="微软雅黑" w:hAnsi="微软雅黑" w:hint="eastAsia"/>
                <w:lang w:eastAsia="zh-CN"/>
              </w:rPr>
              <w:t>步骤</w:t>
            </w:r>
          </w:p>
        </w:tc>
        <w:tc>
          <w:tcPr>
            <w:tcW w:w="8784" w:type="dxa"/>
            <w:gridSpan w:val="2"/>
            <w:shd w:val="clear" w:color="auto" w:fill="E6E6E6"/>
          </w:tcPr>
          <w:p w14:paraId="101A9CB7" w14:textId="77777777" w:rsidR="00C12352" w:rsidRPr="005660EE" w:rsidRDefault="00C12352" w:rsidP="000A26DF">
            <w:pPr>
              <w:rPr>
                <w:rFonts w:ascii="微软雅黑" w:eastAsia="微软雅黑" w:hAnsi="微软雅黑"/>
                <w:lang w:eastAsia="zh-CN"/>
              </w:rPr>
            </w:pPr>
            <w:r w:rsidRPr="005660EE">
              <w:rPr>
                <w:rFonts w:ascii="微软雅黑" w:eastAsia="微软雅黑" w:hAnsi="微软雅黑" w:hint="eastAsia"/>
                <w:lang w:eastAsia="zh-CN"/>
              </w:rPr>
              <w:t>场景描述</w:t>
            </w:r>
          </w:p>
        </w:tc>
        <w:tc>
          <w:tcPr>
            <w:tcW w:w="403" w:type="dxa"/>
            <w:shd w:val="clear" w:color="auto" w:fill="E6E6E6"/>
          </w:tcPr>
          <w:p w14:paraId="67FAE175" w14:textId="77777777" w:rsidR="00C12352" w:rsidRPr="005660EE" w:rsidRDefault="00C12352" w:rsidP="000A26DF">
            <w:pPr>
              <w:rPr>
                <w:rFonts w:ascii="微软雅黑" w:eastAsia="微软雅黑" w:hAnsi="微软雅黑"/>
                <w:lang w:eastAsia="zh-CN"/>
              </w:rPr>
            </w:pPr>
            <w:r w:rsidRPr="005660EE">
              <w:rPr>
                <w:rFonts w:ascii="微软雅黑" w:eastAsia="微软雅黑" w:hAnsi="微软雅黑" w:hint="eastAsia"/>
                <w:lang w:eastAsia="zh-CN"/>
              </w:rPr>
              <w:t>说明</w:t>
            </w:r>
          </w:p>
        </w:tc>
      </w:tr>
      <w:tr w:rsidR="00C12352" w:rsidRPr="00944C51" w14:paraId="4E7DB4F8" w14:textId="77777777" w:rsidTr="000A26DF">
        <w:trPr>
          <w:jc w:val="center"/>
        </w:trPr>
        <w:tc>
          <w:tcPr>
            <w:tcW w:w="435" w:type="dxa"/>
          </w:tcPr>
          <w:p w14:paraId="380E47DC" w14:textId="77777777" w:rsidR="00C12352" w:rsidRPr="00944C51" w:rsidRDefault="00C12352" w:rsidP="000A26DF">
            <w:pPr>
              <w:rPr>
                <w:rFonts w:ascii="微软雅黑" w:eastAsia="微软雅黑" w:hAnsi="微软雅黑"/>
                <w:color w:val="365F91"/>
                <w:lang w:eastAsia="zh-CN"/>
              </w:rPr>
            </w:pPr>
            <w:r w:rsidRPr="00944C51">
              <w:rPr>
                <w:rFonts w:ascii="微软雅黑" w:eastAsia="微软雅黑" w:hAnsi="微软雅黑" w:hint="eastAsia"/>
                <w:color w:val="365F91"/>
                <w:lang w:eastAsia="zh-CN"/>
              </w:rPr>
              <w:t>1</w:t>
            </w:r>
          </w:p>
        </w:tc>
        <w:tc>
          <w:tcPr>
            <w:tcW w:w="8784" w:type="dxa"/>
            <w:gridSpan w:val="2"/>
          </w:tcPr>
          <w:p w14:paraId="16E78995" w14:textId="77777777" w:rsidR="00C12352" w:rsidRPr="00944C51" w:rsidRDefault="00C12352" w:rsidP="000A26DF">
            <w:pPr>
              <w:rPr>
                <w:rFonts w:ascii="微软雅黑" w:eastAsia="微软雅黑" w:hAnsi="微软雅黑"/>
                <w:color w:val="365F91"/>
                <w:lang w:eastAsia="zh-CN"/>
              </w:rPr>
            </w:pPr>
          </w:p>
        </w:tc>
        <w:tc>
          <w:tcPr>
            <w:tcW w:w="403" w:type="dxa"/>
          </w:tcPr>
          <w:p w14:paraId="4B95D79E" w14:textId="77777777" w:rsidR="00C12352" w:rsidRPr="00944C51" w:rsidRDefault="00C12352" w:rsidP="000A26DF">
            <w:pPr>
              <w:rPr>
                <w:rFonts w:ascii="微软雅黑" w:eastAsia="微软雅黑" w:hAnsi="微软雅黑"/>
                <w:color w:val="365F91"/>
                <w:lang w:eastAsia="zh-CN"/>
              </w:rPr>
            </w:pPr>
          </w:p>
        </w:tc>
      </w:tr>
      <w:tr w:rsidR="00C12352" w:rsidRPr="00944C51" w14:paraId="585E9FBF" w14:textId="77777777" w:rsidTr="000A26DF">
        <w:trPr>
          <w:jc w:val="center"/>
        </w:trPr>
        <w:tc>
          <w:tcPr>
            <w:tcW w:w="435" w:type="dxa"/>
          </w:tcPr>
          <w:p w14:paraId="47946F80" w14:textId="77777777" w:rsidR="00C12352" w:rsidRPr="00944C51" w:rsidRDefault="00C12352" w:rsidP="000A26DF">
            <w:pPr>
              <w:rPr>
                <w:rFonts w:ascii="微软雅黑" w:eastAsia="微软雅黑" w:hAnsi="微软雅黑"/>
                <w:color w:val="365F91"/>
                <w:lang w:eastAsia="zh-CN"/>
              </w:rPr>
            </w:pPr>
            <w:r w:rsidRPr="00944C51">
              <w:rPr>
                <w:rFonts w:ascii="微软雅黑" w:eastAsia="微软雅黑" w:hAnsi="微软雅黑" w:hint="eastAsia"/>
                <w:color w:val="365F91"/>
                <w:lang w:eastAsia="zh-CN"/>
              </w:rPr>
              <w:t>2</w:t>
            </w:r>
          </w:p>
        </w:tc>
        <w:tc>
          <w:tcPr>
            <w:tcW w:w="8784" w:type="dxa"/>
            <w:gridSpan w:val="2"/>
          </w:tcPr>
          <w:p w14:paraId="24866070" w14:textId="77777777" w:rsidR="00C12352" w:rsidRPr="00944C51" w:rsidRDefault="00C12352" w:rsidP="000A26DF">
            <w:pPr>
              <w:rPr>
                <w:rFonts w:ascii="微软雅黑" w:eastAsia="微软雅黑" w:hAnsi="微软雅黑"/>
                <w:color w:val="365F91"/>
                <w:lang w:eastAsia="zh-CN"/>
              </w:rPr>
            </w:pPr>
          </w:p>
        </w:tc>
        <w:tc>
          <w:tcPr>
            <w:tcW w:w="403" w:type="dxa"/>
          </w:tcPr>
          <w:p w14:paraId="522E617B" w14:textId="77777777" w:rsidR="00C12352" w:rsidRPr="00944C51" w:rsidRDefault="00C12352" w:rsidP="000A26DF">
            <w:pPr>
              <w:rPr>
                <w:rFonts w:ascii="微软雅黑" w:eastAsia="微软雅黑" w:hAnsi="微软雅黑"/>
                <w:color w:val="365F91"/>
                <w:lang w:eastAsia="zh-CN"/>
              </w:rPr>
            </w:pPr>
          </w:p>
        </w:tc>
      </w:tr>
      <w:tr w:rsidR="00C12352" w:rsidRPr="00944C51" w14:paraId="60DEAE3F" w14:textId="77777777" w:rsidTr="000A26DF">
        <w:trPr>
          <w:jc w:val="center"/>
        </w:trPr>
        <w:tc>
          <w:tcPr>
            <w:tcW w:w="435" w:type="dxa"/>
          </w:tcPr>
          <w:p w14:paraId="41234A16" w14:textId="77777777" w:rsidR="00C12352" w:rsidRPr="00944C51" w:rsidRDefault="00C12352" w:rsidP="000A26DF">
            <w:pPr>
              <w:rPr>
                <w:rFonts w:ascii="微软雅黑" w:eastAsia="微软雅黑" w:hAnsi="微软雅黑"/>
                <w:color w:val="365F91"/>
                <w:lang w:eastAsia="zh-CN"/>
              </w:rPr>
            </w:pPr>
            <w:r w:rsidRPr="00944C51">
              <w:rPr>
                <w:rFonts w:ascii="微软雅黑" w:eastAsia="微软雅黑" w:hAnsi="微软雅黑" w:hint="eastAsia"/>
                <w:color w:val="365F91"/>
                <w:lang w:eastAsia="zh-CN"/>
              </w:rPr>
              <w:t>3</w:t>
            </w:r>
          </w:p>
        </w:tc>
        <w:tc>
          <w:tcPr>
            <w:tcW w:w="8784" w:type="dxa"/>
            <w:gridSpan w:val="2"/>
          </w:tcPr>
          <w:p w14:paraId="01DE16D2" w14:textId="77777777" w:rsidR="00C12352" w:rsidRPr="00944C51" w:rsidRDefault="00C12352" w:rsidP="000A26DF">
            <w:pPr>
              <w:rPr>
                <w:rFonts w:ascii="微软雅黑" w:eastAsia="微软雅黑" w:hAnsi="微软雅黑"/>
                <w:color w:val="365F91"/>
                <w:lang w:eastAsia="zh-CN"/>
              </w:rPr>
            </w:pPr>
          </w:p>
        </w:tc>
        <w:tc>
          <w:tcPr>
            <w:tcW w:w="403" w:type="dxa"/>
          </w:tcPr>
          <w:p w14:paraId="401E2E30" w14:textId="77777777" w:rsidR="00C12352" w:rsidRPr="00944C51" w:rsidRDefault="00C12352" w:rsidP="000A26DF">
            <w:pPr>
              <w:rPr>
                <w:rFonts w:ascii="微软雅黑" w:eastAsia="微软雅黑" w:hAnsi="微软雅黑"/>
                <w:color w:val="365F91"/>
                <w:lang w:eastAsia="zh-CN"/>
              </w:rPr>
            </w:pPr>
          </w:p>
        </w:tc>
      </w:tr>
    </w:tbl>
    <w:p w14:paraId="59CF8A51" w14:textId="77777777" w:rsidR="00C12352" w:rsidRDefault="00C12352" w:rsidP="00C12352">
      <w:pPr>
        <w:pStyle w:val="5"/>
        <w:rPr>
          <w:rFonts w:ascii="微软雅黑" w:eastAsia="微软雅黑" w:hAnsi="微软雅黑"/>
          <w:lang w:eastAsia="zh-CN"/>
        </w:rPr>
      </w:pPr>
      <w:bookmarkStart w:id="26" w:name="_Toc386035796"/>
      <w:r w:rsidRPr="005660EE">
        <w:rPr>
          <w:rFonts w:ascii="微软雅黑" w:eastAsia="微软雅黑" w:hAnsi="微软雅黑" w:hint="eastAsia"/>
          <w:lang w:eastAsia="zh-CN"/>
        </w:rPr>
        <w:t>页面定义</w:t>
      </w:r>
      <w:bookmarkEnd w:id="26"/>
    </w:p>
    <w:p w14:paraId="09FA20B1" w14:textId="77777777" w:rsidR="00C12352" w:rsidRPr="00C12352" w:rsidRDefault="00C12352" w:rsidP="00C12352">
      <w:pPr>
        <w:rPr>
          <w:rFonts w:ascii="微软雅黑" w:eastAsia="微软雅黑" w:hAnsi="微软雅黑"/>
          <w:color w:val="44546A"/>
          <w:lang w:val="da-DK" w:eastAsia="zh-CN"/>
        </w:rPr>
      </w:pPr>
      <w:r w:rsidRPr="00C12352">
        <w:rPr>
          <w:rFonts w:ascii="微软雅黑" w:eastAsia="微软雅黑" w:hAnsi="微软雅黑" w:hint="eastAsia"/>
          <w:color w:val="44546A"/>
          <w:lang w:val="da-DK" w:eastAsia="zh-CN"/>
        </w:rPr>
        <w:t>导出表格增加一下字段，坏货金额移除</w:t>
      </w:r>
    </w:p>
    <w:tbl>
      <w:tblPr>
        <w:tblW w:w="5240" w:type="dxa"/>
        <w:tblInd w:w="103" w:type="dxa"/>
        <w:tblLook w:val="04A0" w:firstRow="1" w:lastRow="0" w:firstColumn="1" w:lastColumn="0" w:noHBand="0" w:noVBand="1"/>
      </w:tblPr>
      <w:tblGrid>
        <w:gridCol w:w="960"/>
        <w:gridCol w:w="960"/>
        <w:gridCol w:w="960"/>
        <w:gridCol w:w="1180"/>
        <w:gridCol w:w="1180"/>
      </w:tblGrid>
      <w:tr w:rsidR="00C12352" w:rsidRPr="00C622ED" w14:paraId="6F8598D1" w14:textId="77777777" w:rsidTr="000A26DF">
        <w:trPr>
          <w:trHeight w:val="510"/>
        </w:trPr>
        <w:tc>
          <w:tcPr>
            <w:tcW w:w="9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BC4E2EB" w14:textId="77777777" w:rsidR="00C12352" w:rsidRPr="00C622ED" w:rsidRDefault="00C12352" w:rsidP="000A26DF">
            <w:pPr>
              <w:overflowPunct/>
              <w:autoSpaceDE/>
              <w:autoSpaceDN/>
              <w:adjustRightInd/>
              <w:spacing w:after="0"/>
              <w:jc w:val="center"/>
              <w:textAlignment w:val="auto"/>
              <w:rPr>
                <w:rFonts w:ascii="微软雅黑" w:eastAsia="微软雅黑" w:hAnsi="微软雅黑" w:cs="Arial"/>
                <w:color w:val="C00000"/>
                <w:lang w:eastAsia="zh-CN"/>
              </w:rPr>
            </w:pPr>
            <w:r w:rsidRPr="00C622ED">
              <w:rPr>
                <w:rFonts w:ascii="微软雅黑" w:eastAsia="微软雅黑" w:hAnsi="微软雅黑" w:cs="Arial" w:hint="eastAsia"/>
                <w:color w:val="C00000"/>
                <w:lang w:eastAsia="zh-CN"/>
              </w:rPr>
              <w:t>一级</w:t>
            </w:r>
            <w:r w:rsidRPr="00C622ED">
              <w:rPr>
                <w:rFonts w:ascii="微软雅黑" w:eastAsia="微软雅黑" w:hAnsi="微软雅黑" w:cs="Arial" w:hint="eastAsia"/>
                <w:color w:val="C00000"/>
                <w:lang w:eastAsia="zh-CN"/>
              </w:rPr>
              <w:br/>
              <w:t>责任方</w:t>
            </w:r>
          </w:p>
        </w:tc>
        <w:tc>
          <w:tcPr>
            <w:tcW w:w="960" w:type="dxa"/>
            <w:tcBorders>
              <w:top w:val="single" w:sz="4" w:space="0" w:color="000000"/>
              <w:left w:val="nil"/>
              <w:bottom w:val="single" w:sz="4" w:space="0" w:color="000000"/>
              <w:right w:val="single" w:sz="4" w:space="0" w:color="000000"/>
            </w:tcBorders>
            <w:shd w:val="clear" w:color="000000" w:fill="FFFFFF"/>
            <w:vAlign w:val="center"/>
            <w:hideMark/>
          </w:tcPr>
          <w:p w14:paraId="2B422930" w14:textId="77777777" w:rsidR="00C12352" w:rsidRPr="00C622ED" w:rsidRDefault="00C12352" w:rsidP="000A26DF">
            <w:pPr>
              <w:overflowPunct/>
              <w:autoSpaceDE/>
              <w:autoSpaceDN/>
              <w:adjustRightInd/>
              <w:spacing w:after="0"/>
              <w:jc w:val="center"/>
              <w:textAlignment w:val="auto"/>
              <w:rPr>
                <w:rFonts w:ascii="微软雅黑" w:eastAsia="微软雅黑" w:hAnsi="微软雅黑" w:cs="Arial"/>
                <w:color w:val="C00000"/>
                <w:lang w:eastAsia="zh-CN"/>
              </w:rPr>
            </w:pPr>
            <w:r w:rsidRPr="00C622ED">
              <w:rPr>
                <w:rFonts w:ascii="微软雅黑" w:eastAsia="微软雅黑" w:hAnsi="微软雅黑" w:cs="Arial" w:hint="eastAsia"/>
                <w:color w:val="C00000"/>
                <w:lang w:eastAsia="zh-CN"/>
              </w:rPr>
              <w:t>二级责任方</w:t>
            </w:r>
          </w:p>
        </w:tc>
        <w:tc>
          <w:tcPr>
            <w:tcW w:w="960" w:type="dxa"/>
            <w:tcBorders>
              <w:top w:val="single" w:sz="4" w:space="0" w:color="000000"/>
              <w:left w:val="nil"/>
              <w:bottom w:val="single" w:sz="4" w:space="0" w:color="000000"/>
              <w:right w:val="single" w:sz="4" w:space="0" w:color="000000"/>
            </w:tcBorders>
            <w:shd w:val="clear" w:color="000000" w:fill="FFFFFF"/>
            <w:vAlign w:val="center"/>
            <w:hideMark/>
          </w:tcPr>
          <w:p w14:paraId="2432EBC8" w14:textId="77777777" w:rsidR="00C12352" w:rsidRPr="00C622ED" w:rsidRDefault="00C12352" w:rsidP="000A26DF">
            <w:pPr>
              <w:overflowPunct/>
              <w:autoSpaceDE/>
              <w:autoSpaceDN/>
              <w:adjustRightInd/>
              <w:spacing w:after="0"/>
              <w:jc w:val="center"/>
              <w:textAlignment w:val="auto"/>
              <w:rPr>
                <w:rFonts w:ascii="微软雅黑" w:eastAsia="微软雅黑" w:hAnsi="微软雅黑" w:cs="Arial"/>
                <w:color w:val="C00000"/>
                <w:lang w:eastAsia="zh-CN"/>
              </w:rPr>
            </w:pPr>
            <w:r w:rsidRPr="00C622ED">
              <w:rPr>
                <w:rFonts w:ascii="微软雅黑" w:eastAsia="微软雅黑" w:hAnsi="微软雅黑" w:cs="Arial" w:hint="eastAsia"/>
                <w:color w:val="C00000"/>
                <w:lang w:eastAsia="zh-CN"/>
              </w:rPr>
              <w:t>所属区域</w:t>
            </w:r>
          </w:p>
        </w:tc>
        <w:tc>
          <w:tcPr>
            <w:tcW w:w="1180" w:type="dxa"/>
            <w:tcBorders>
              <w:top w:val="single" w:sz="4" w:space="0" w:color="000000"/>
              <w:left w:val="nil"/>
              <w:bottom w:val="single" w:sz="4" w:space="0" w:color="000000"/>
              <w:right w:val="single" w:sz="4" w:space="0" w:color="000000"/>
            </w:tcBorders>
            <w:shd w:val="clear" w:color="000000" w:fill="FFFFFF"/>
            <w:vAlign w:val="center"/>
            <w:hideMark/>
          </w:tcPr>
          <w:p w14:paraId="508C2D39" w14:textId="77777777" w:rsidR="00C12352" w:rsidRPr="00C622ED" w:rsidRDefault="00C12352" w:rsidP="000A26DF">
            <w:pPr>
              <w:overflowPunct/>
              <w:autoSpaceDE/>
              <w:autoSpaceDN/>
              <w:adjustRightInd/>
              <w:spacing w:after="0"/>
              <w:jc w:val="center"/>
              <w:textAlignment w:val="auto"/>
              <w:rPr>
                <w:rFonts w:ascii="微软雅黑" w:eastAsia="微软雅黑" w:hAnsi="微软雅黑" w:cs="Arial"/>
                <w:color w:val="C00000"/>
                <w:lang w:eastAsia="zh-CN"/>
              </w:rPr>
            </w:pPr>
            <w:r w:rsidRPr="00C622ED">
              <w:rPr>
                <w:rFonts w:ascii="微软雅黑" w:eastAsia="微软雅黑" w:hAnsi="微软雅黑" w:cs="Arial" w:hint="eastAsia"/>
                <w:color w:val="C00000"/>
                <w:lang w:eastAsia="zh-CN"/>
              </w:rPr>
              <w:t>责任确认人</w:t>
            </w:r>
          </w:p>
        </w:tc>
        <w:tc>
          <w:tcPr>
            <w:tcW w:w="1180" w:type="dxa"/>
            <w:tcBorders>
              <w:top w:val="single" w:sz="4" w:space="0" w:color="000000"/>
              <w:left w:val="nil"/>
              <w:bottom w:val="single" w:sz="4" w:space="0" w:color="000000"/>
              <w:right w:val="single" w:sz="4" w:space="0" w:color="000000"/>
            </w:tcBorders>
            <w:shd w:val="clear" w:color="000000" w:fill="FFFFFF"/>
            <w:vAlign w:val="center"/>
            <w:hideMark/>
          </w:tcPr>
          <w:p w14:paraId="2CAFCE2E" w14:textId="77777777" w:rsidR="00C12352" w:rsidRPr="00C622ED" w:rsidRDefault="00C12352" w:rsidP="000A26DF">
            <w:pPr>
              <w:overflowPunct/>
              <w:autoSpaceDE/>
              <w:autoSpaceDN/>
              <w:adjustRightInd/>
              <w:spacing w:after="0"/>
              <w:jc w:val="center"/>
              <w:textAlignment w:val="auto"/>
              <w:rPr>
                <w:rFonts w:ascii="微软雅黑" w:eastAsia="微软雅黑" w:hAnsi="微软雅黑" w:cs="Arial"/>
                <w:color w:val="C00000"/>
                <w:lang w:eastAsia="zh-CN"/>
              </w:rPr>
            </w:pPr>
            <w:r w:rsidRPr="00C622ED">
              <w:rPr>
                <w:rFonts w:ascii="微软雅黑" w:eastAsia="微软雅黑" w:hAnsi="微软雅黑" w:cs="Arial" w:hint="eastAsia"/>
                <w:color w:val="C00000"/>
                <w:lang w:eastAsia="zh-CN"/>
              </w:rPr>
              <w:t>业务</w:t>
            </w:r>
            <w:r w:rsidRPr="00C622ED">
              <w:rPr>
                <w:rFonts w:ascii="微软雅黑" w:eastAsia="微软雅黑" w:hAnsi="微软雅黑" w:cs="Arial" w:hint="eastAsia"/>
                <w:color w:val="C00000"/>
                <w:lang w:eastAsia="zh-CN"/>
              </w:rPr>
              <w:br/>
              <w:t>审核时间</w:t>
            </w:r>
          </w:p>
        </w:tc>
      </w:tr>
    </w:tbl>
    <w:p w14:paraId="73448F85" w14:textId="77777777" w:rsidR="00C12352" w:rsidRPr="00C12352" w:rsidRDefault="00C12352" w:rsidP="00C12352">
      <w:pPr>
        <w:rPr>
          <w:rFonts w:ascii="微软雅黑" w:eastAsia="微软雅黑" w:hAnsi="微软雅黑"/>
          <w:color w:val="44546A"/>
          <w:lang w:val="da-DK" w:eastAsia="zh-CN"/>
        </w:rPr>
      </w:pPr>
      <w:r w:rsidRPr="00C12352">
        <w:rPr>
          <w:rFonts w:ascii="微软雅黑" w:eastAsia="微软雅黑" w:hAnsi="微软雅黑" w:hint="eastAsia"/>
          <w:color w:val="44546A"/>
          <w:lang w:val="da-DK" w:eastAsia="zh-CN"/>
        </w:rPr>
        <w:t>一级责任方：指判定责任的业务方（配送部、仓储部、产品部、客服部）</w:t>
      </w:r>
    </w:p>
    <w:p w14:paraId="2842DC6D" w14:textId="77777777" w:rsidR="00C12352" w:rsidRPr="00C12352" w:rsidRDefault="00C12352" w:rsidP="00C12352">
      <w:pPr>
        <w:rPr>
          <w:rFonts w:ascii="微软雅黑" w:eastAsia="微软雅黑" w:hAnsi="微软雅黑"/>
          <w:color w:val="44546A"/>
          <w:lang w:val="da-DK" w:eastAsia="zh-CN"/>
        </w:rPr>
      </w:pPr>
      <w:r w:rsidRPr="00C12352">
        <w:rPr>
          <w:rFonts w:ascii="微软雅黑" w:eastAsia="微软雅黑" w:hAnsi="微软雅黑" w:hint="eastAsia"/>
          <w:color w:val="44546A"/>
          <w:lang w:val="da-DK" w:eastAsia="zh-CN"/>
        </w:rPr>
        <w:t>二级责任方：指判定责任的具体二级业务方。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1158"/>
        <w:gridCol w:w="2406"/>
        <w:gridCol w:w="1539"/>
      </w:tblGrid>
      <w:tr w:rsidR="002B1EF6" w:rsidRPr="00B304E0" w14:paraId="19C17ADE" w14:textId="77777777" w:rsidTr="002B1EF6">
        <w:tc>
          <w:tcPr>
            <w:tcW w:w="3652" w:type="dxa"/>
            <w:shd w:val="clear" w:color="auto" w:fill="auto"/>
          </w:tcPr>
          <w:p w14:paraId="280F05DC"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配送部</w:t>
            </w:r>
          </w:p>
        </w:tc>
        <w:tc>
          <w:tcPr>
            <w:tcW w:w="1158" w:type="dxa"/>
            <w:shd w:val="clear" w:color="auto" w:fill="auto"/>
          </w:tcPr>
          <w:p w14:paraId="63608E9A"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仓储部</w:t>
            </w:r>
          </w:p>
        </w:tc>
        <w:tc>
          <w:tcPr>
            <w:tcW w:w="2406" w:type="dxa"/>
            <w:shd w:val="clear" w:color="auto" w:fill="auto"/>
          </w:tcPr>
          <w:p w14:paraId="0A4BA74E"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产品部</w:t>
            </w:r>
          </w:p>
        </w:tc>
        <w:tc>
          <w:tcPr>
            <w:tcW w:w="1539" w:type="dxa"/>
            <w:shd w:val="clear" w:color="auto" w:fill="auto"/>
          </w:tcPr>
          <w:p w14:paraId="135E0A65"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客服部</w:t>
            </w:r>
          </w:p>
        </w:tc>
      </w:tr>
      <w:tr w:rsidR="002B1EF6" w:rsidRPr="00B304E0" w14:paraId="10533173" w14:textId="77777777" w:rsidTr="002B1EF6">
        <w:tc>
          <w:tcPr>
            <w:tcW w:w="3652" w:type="dxa"/>
            <w:shd w:val="clear" w:color="auto" w:fill="auto"/>
          </w:tcPr>
          <w:p w14:paraId="2E9356A3"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自配送站点、具体3PL公司、分检中心</w:t>
            </w:r>
          </w:p>
        </w:tc>
        <w:tc>
          <w:tcPr>
            <w:tcW w:w="1158" w:type="dxa"/>
            <w:shd w:val="clear" w:color="auto" w:fill="auto"/>
          </w:tcPr>
          <w:p w14:paraId="656F89B3"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具体仓库</w:t>
            </w:r>
          </w:p>
        </w:tc>
        <w:tc>
          <w:tcPr>
            <w:tcW w:w="2406" w:type="dxa"/>
            <w:shd w:val="clear" w:color="auto" w:fill="auto"/>
          </w:tcPr>
          <w:p w14:paraId="030273BE"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一级类目</w:t>
            </w:r>
          </w:p>
        </w:tc>
        <w:tc>
          <w:tcPr>
            <w:tcW w:w="1539" w:type="dxa"/>
            <w:shd w:val="clear" w:color="auto" w:fill="auto"/>
          </w:tcPr>
          <w:p w14:paraId="101F0017"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无</w:t>
            </w:r>
          </w:p>
        </w:tc>
      </w:tr>
    </w:tbl>
    <w:p w14:paraId="629CD102" w14:textId="77777777" w:rsidR="00C12352" w:rsidRPr="00C12352" w:rsidRDefault="00C12352" w:rsidP="00C12352">
      <w:pPr>
        <w:rPr>
          <w:rFonts w:ascii="微软雅黑" w:eastAsia="微软雅黑" w:hAnsi="微软雅黑"/>
          <w:color w:val="44546A"/>
          <w:lang w:val="da-DK" w:eastAsia="zh-CN"/>
        </w:rPr>
      </w:pPr>
      <w:r w:rsidRPr="00C12352">
        <w:rPr>
          <w:rFonts w:ascii="微软雅黑" w:eastAsia="微软雅黑" w:hAnsi="微软雅黑" w:hint="eastAsia"/>
          <w:color w:val="44546A"/>
          <w:lang w:val="da-DK" w:eastAsia="zh-CN"/>
        </w:rPr>
        <w:t>所属区域：只一级责任方（配送部）的区域（华东、华北等）</w:t>
      </w:r>
    </w:p>
    <w:p w14:paraId="350B1776" w14:textId="77777777" w:rsidR="00C12352" w:rsidRPr="00C12352" w:rsidRDefault="00C12352" w:rsidP="00C12352">
      <w:pPr>
        <w:rPr>
          <w:rFonts w:ascii="微软雅黑" w:eastAsia="微软雅黑" w:hAnsi="微软雅黑"/>
          <w:color w:val="44546A"/>
          <w:lang w:val="da-DK" w:eastAsia="zh-CN"/>
        </w:rPr>
      </w:pPr>
      <w:r w:rsidRPr="00C12352">
        <w:rPr>
          <w:rFonts w:ascii="微软雅黑" w:eastAsia="微软雅黑" w:hAnsi="微软雅黑" w:hint="eastAsia"/>
          <w:color w:val="44546A"/>
          <w:lang w:val="da-DK" w:eastAsia="zh-CN"/>
        </w:rPr>
        <w:t>责任确认人：业务处理的最终审核人</w:t>
      </w:r>
    </w:p>
    <w:p w14:paraId="058FECA0" w14:textId="77777777" w:rsidR="00C12352" w:rsidRPr="00C12352" w:rsidRDefault="00C12352" w:rsidP="00C12352">
      <w:pPr>
        <w:rPr>
          <w:rFonts w:ascii="微软雅黑" w:eastAsia="微软雅黑" w:hAnsi="微软雅黑"/>
          <w:color w:val="44546A"/>
          <w:lang w:val="da-DK" w:eastAsia="zh-CN"/>
        </w:rPr>
      </w:pPr>
      <w:r w:rsidRPr="00C12352">
        <w:rPr>
          <w:rFonts w:ascii="微软雅黑" w:eastAsia="微软雅黑" w:hAnsi="微软雅黑" w:hint="eastAsia"/>
          <w:color w:val="44546A"/>
          <w:lang w:val="da-DK" w:eastAsia="zh-CN"/>
        </w:rPr>
        <w:t>业务审核时间：单据业务最终审核时间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1657"/>
        <w:gridCol w:w="1657"/>
        <w:gridCol w:w="1658"/>
      </w:tblGrid>
      <w:tr w:rsidR="002B1EF6" w14:paraId="1059C971" w14:textId="77777777" w:rsidTr="002B1EF6">
        <w:tc>
          <w:tcPr>
            <w:tcW w:w="1550" w:type="dxa"/>
            <w:shd w:val="clear" w:color="auto" w:fill="auto"/>
          </w:tcPr>
          <w:p w14:paraId="7D757908"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业务</w:t>
            </w:r>
          </w:p>
        </w:tc>
        <w:tc>
          <w:tcPr>
            <w:tcW w:w="1657" w:type="dxa"/>
            <w:shd w:val="clear" w:color="auto" w:fill="auto"/>
          </w:tcPr>
          <w:p w14:paraId="1EB12FFA"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销售价</w:t>
            </w:r>
          </w:p>
        </w:tc>
        <w:tc>
          <w:tcPr>
            <w:tcW w:w="1657" w:type="dxa"/>
            <w:shd w:val="clear" w:color="auto" w:fill="auto"/>
          </w:tcPr>
          <w:p w14:paraId="0E8A5E45"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数量</w:t>
            </w:r>
          </w:p>
        </w:tc>
        <w:tc>
          <w:tcPr>
            <w:tcW w:w="1658" w:type="dxa"/>
            <w:shd w:val="clear" w:color="auto" w:fill="auto"/>
          </w:tcPr>
          <w:p w14:paraId="6D4F2560"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赔付金额</w:t>
            </w:r>
          </w:p>
        </w:tc>
      </w:tr>
      <w:tr w:rsidR="002B1EF6" w14:paraId="0FC6960C" w14:textId="77777777" w:rsidTr="002B1EF6">
        <w:tc>
          <w:tcPr>
            <w:tcW w:w="1550" w:type="dxa"/>
            <w:shd w:val="clear" w:color="auto" w:fill="auto"/>
          </w:tcPr>
          <w:p w14:paraId="5F91A760"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虚拟入库</w:t>
            </w:r>
          </w:p>
        </w:tc>
        <w:tc>
          <w:tcPr>
            <w:tcW w:w="1657" w:type="dxa"/>
            <w:shd w:val="clear" w:color="auto" w:fill="auto"/>
          </w:tcPr>
          <w:p w14:paraId="71CEF7F9"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RTV传入</w:t>
            </w:r>
          </w:p>
        </w:tc>
        <w:tc>
          <w:tcPr>
            <w:tcW w:w="1657" w:type="dxa"/>
            <w:shd w:val="clear" w:color="auto" w:fill="auto"/>
          </w:tcPr>
          <w:p w14:paraId="2C0BED17"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RTV传入，历史数量需要刷新</w:t>
            </w:r>
          </w:p>
        </w:tc>
        <w:tc>
          <w:tcPr>
            <w:tcW w:w="1658" w:type="dxa"/>
            <w:shd w:val="clear" w:color="auto" w:fill="auto"/>
          </w:tcPr>
          <w:p w14:paraId="609358E8"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销售价*数量</w:t>
            </w:r>
          </w:p>
        </w:tc>
      </w:tr>
      <w:tr w:rsidR="002B1EF6" w14:paraId="6E1F70F2" w14:textId="77777777" w:rsidTr="002B1EF6">
        <w:tc>
          <w:tcPr>
            <w:tcW w:w="1550" w:type="dxa"/>
            <w:shd w:val="clear" w:color="auto" w:fill="auto"/>
          </w:tcPr>
          <w:p w14:paraId="50771510"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坏品赔付</w:t>
            </w:r>
          </w:p>
        </w:tc>
        <w:tc>
          <w:tcPr>
            <w:tcW w:w="1657" w:type="dxa"/>
            <w:shd w:val="clear" w:color="auto" w:fill="auto"/>
          </w:tcPr>
          <w:p w14:paraId="036FE454"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移动平均价</w:t>
            </w:r>
          </w:p>
        </w:tc>
        <w:tc>
          <w:tcPr>
            <w:tcW w:w="1657" w:type="dxa"/>
            <w:shd w:val="clear" w:color="auto" w:fill="auto"/>
          </w:tcPr>
          <w:p w14:paraId="76971200"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WMS传入</w:t>
            </w:r>
          </w:p>
        </w:tc>
        <w:tc>
          <w:tcPr>
            <w:tcW w:w="1658" w:type="dxa"/>
            <w:shd w:val="clear" w:color="auto" w:fill="auto"/>
          </w:tcPr>
          <w:p w14:paraId="1C9A7FA4" w14:textId="77777777" w:rsidR="00C12352" w:rsidRPr="002B1EF6" w:rsidRDefault="00C12352" w:rsidP="002B1EF6">
            <w:pPr>
              <w:spacing w:before="60"/>
              <w:rPr>
                <w:rFonts w:ascii="微软雅黑" w:eastAsia="微软雅黑" w:hAnsi="微软雅黑"/>
                <w:color w:val="44546A"/>
                <w:lang w:val="da-DK" w:eastAsia="zh-CN"/>
              </w:rPr>
            </w:pPr>
            <w:r w:rsidRPr="002B1EF6">
              <w:rPr>
                <w:rFonts w:ascii="微软雅黑" w:eastAsia="微软雅黑" w:hAnsi="微软雅黑" w:hint="eastAsia"/>
                <w:color w:val="44546A"/>
                <w:lang w:val="da-DK" w:eastAsia="zh-CN"/>
              </w:rPr>
              <w:t>销售价*数量</w:t>
            </w:r>
          </w:p>
        </w:tc>
      </w:tr>
    </w:tbl>
    <w:p w14:paraId="473CE0DC" w14:textId="77777777" w:rsidR="00C12352" w:rsidRDefault="00C12352" w:rsidP="00C12352">
      <w:pPr>
        <w:rPr>
          <w:lang w:val="da-DK" w:eastAsia="zh-CN"/>
        </w:rPr>
      </w:pPr>
    </w:p>
    <w:p w14:paraId="058B35F6" w14:textId="77777777" w:rsidR="00C12352" w:rsidRPr="005660EE" w:rsidRDefault="00C12352" w:rsidP="00C12352">
      <w:pPr>
        <w:pStyle w:val="5"/>
        <w:rPr>
          <w:rFonts w:ascii="微软雅黑" w:eastAsia="微软雅黑" w:hAnsi="微软雅黑"/>
          <w:lang w:eastAsia="zh-CN"/>
        </w:rPr>
      </w:pPr>
      <w:bookmarkStart w:id="27" w:name="_Toc386035797"/>
      <w:r w:rsidRPr="005660EE">
        <w:rPr>
          <w:rFonts w:ascii="微软雅黑" w:eastAsia="微软雅黑" w:hAnsi="微软雅黑" w:hint="eastAsia"/>
          <w:lang w:eastAsia="zh-CN"/>
        </w:rPr>
        <w:t>*验收标准</w:t>
      </w:r>
      <w:bookmarkEnd w:id="27"/>
    </w:p>
    <w:p w14:paraId="48A1D045" w14:textId="77777777" w:rsidR="00C12352" w:rsidRDefault="00C12352" w:rsidP="002B1EF6">
      <w:pPr>
        <w:numPr>
          <w:ilvl w:val="0"/>
          <w:numId w:val="55"/>
        </w:numPr>
        <w:rPr>
          <w:rFonts w:ascii="微软雅黑" w:eastAsia="微软雅黑" w:hAnsi="微软雅黑"/>
          <w:color w:val="365F91"/>
          <w:sz w:val="21"/>
          <w:lang w:val="da-DK" w:eastAsia="zh-CN"/>
        </w:rPr>
      </w:pPr>
      <w:bookmarkStart w:id="28" w:name="table10"/>
      <w:bookmarkEnd w:id="28"/>
      <w:r>
        <w:rPr>
          <w:rFonts w:ascii="微软雅黑" w:eastAsia="微软雅黑" w:hAnsi="微软雅黑" w:hint="eastAsia"/>
          <w:color w:val="365F91"/>
          <w:sz w:val="21"/>
          <w:lang w:val="da-DK" w:eastAsia="zh-CN"/>
        </w:rPr>
        <w:t>按条件查询申请列表</w:t>
      </w:r>
      <w:r w:rsidRPr="00C129C3">
        <w:rPr>
          <w:rFonts w:ascii="微软雅黑" w:eastAsia="微软雅黑" w:hAnsi="微软雅黑" w:hint="eastAsia"/>
          <w:color w:val="365F91"/>
          <w:sz w:val="21"/>
          <w:lang w:val="da-DK" w:eastAsia="zh-CN"/>
        </w:rPr>
        <w:t>，并且内容正确。</w:t>
      </w:r>
    </w:p>
    <w:p w14:paraId="02BFBFDC" w14:textId="77777777" w:rsidR="000A26DF" w:rsidRPr="000A26DF" w:rsidRDefault="00C12352" w:rsidP="002B1EF6">
      <w:pPr>
        <w:numPr>
          <w:ilvl w:val="0"/>
          <w:numId w:val="55"/>
        </w:numPr>
        <w:rPr>
          <w:rFonts w:ascii="微软雅黑" w:eastAsia="微软雅黑" w:hAnsi="微软雅黑"/>
          <w:color w:val="365F91"/>
          <w:sz w:val="21"/>
          <w:lang w:val="da-DK" w:eastAsia="zh-CN"/>
        </w:rPr>
      </w:pPr>
      <w:r>
        <w:rPr>
          <w:rFonts w:ascii="微软雅黑" w:eastAsia="微软雅黑" w:hAnsi="微软雅黑" w:hint="eastAsia"/>
          <w:color w:val="365F91"/>
          <w:sz w:val="21"/>
          <w:lang w:val="da-DK" w:eastAsia="zh-CN"/>
        </w:rPr>
        <w:lastRenderedPageBreak/>
        <w:t>根据不同状态可链接不同的页面，进行下一步操作。</w:t>
      </w:r>
    </w:p>
    <w:p w14:paraId="113017C4" w14:textId="77777777" w:rsidR="000A26DF" w:rsidRPr="00426AA4" w:rsidRDefault="000A26DF" w:rsidP="000A26DF">
      <w:pPr>
        <w:pStyle w:val="2"/>
        <w:rPr>
          <w:lang w:val="en-GB" w:eastAsia="zh-CN"/>
        </w:rPr>
      </w:pPr>
      <w:r w:rsidRPr="00426AA4">
        <w:rPr>
          <w:rFonts w:hint="eastAsia"/>
          <w:lang w:val="en-GB" w:eastAsia="zh-CN"/>
        </w:rPr>
        <w:t>系统</w:t>
      </w:r>
      <w:r w:rsidRPr="00426AA4">
        <w:rPr>
          <w:lang w:val="en-GB" w:eastAsia="zh-CN"/>
        </w:rPr>
        <w:t>需求</w:t>
      </w:r>
      <w:r>
        <w:rPr>
          <w:rFonts w:hint="eastAsia"/>
          <w:lang w:val="en-GB" w:eastAsia="zh-CN"/>
        </w:rPr>
        <w:t>SR10</w:t>
      </w:r>
      <w:r w:rsidRPr="00426AA4">
        <w:rPr>
          <w:rFonts w:hint="eastAsia"/>
          <w:lang w:val="en-GB" w:eastAsia="zh-CN"/>
        </w:rPr>
        <w:t>：</w:t>
      </w:r>
      <w:r>
        <w:rPr>
          <w:rFonts w:hint="eastAsia"/>
          <w:lang w:val="en-GB" w:eastAsia="zh-CN"/>
        </w:rPr>
        <w:t>问题商品赔付处置</w:t>
      </w:r>
      <w:r>
        <w:rPr>
          <w:lang w:val="en-GB" w:eastAsia="zh-CN"/>
        </w:rPr>
        <w:t>平台</w:t>
      </w:r>
    </w:p>
    <w:p w14:paraId="7D0C808F" w14:textId="77777777" w:rsidR="000A26DF" w:rsidRDefault="000A26DF" w:rsidP="000A26DF">
      <w:pPr>
        <w:pStyle w:val="3"/>
        <w:rPr>
          <w:lang w:val="en-GB" w:eastAsia="zh-CN"/>
        </w:rPr>
      </w:pPr>
      <w:r>
        <w:rPr>
          <w:rFonts w:hint="eastAsia"/>
          <w:lang w:val="en-GB" w:eastAsia="zh-CN"/>
        </w:rPr>
        <w:t>功能</w:t>
      </w:r>
      <w:r>
        <w:rPr>
          <w:lang w:val="en-GB" w:eastAsia="zh-CN"/>
        </w:rPr>
        <w:t>需求</w:t>
      </w:r>
    </w:p>
    <w:p w14:paraId="63ACF44B" w14:textId="77777777" w:rsidR="000A26DF" w:rsidRPr="007E5A32" w:rsidRDefault="000A26DF" w:rsidP="000A26DF">
      <w:pPr>
        <w:pStyle w:val="a7"/>
        <w:rPr>
          <w:rFonts w:ascii="微软雅黑" w:eastAsia="微软雅黑" w:hAnsi="微软雅黑"/>
          <w:color w:val="1F497D"/>
          <w:lang w:eastAsia="zh-CN"/>
        </w:rPr>
      </w:pPr>
      <w:r w:rsidRPr="007E5A32">
        <w:rPr>
          <w:rFonts w:ascii="微软雅黑" w:eastAsia="微软雅黑" w:hAnsi="微软雅黑" w:hint="eastAsia"/>
          <w:color w:val="1F497D"/>
          <w:lang w:eastAsia="zh-CN"/>
        </w:rPr>
        <w:t>以思维图、框架流程图的方式，呈现整个产品的信息架构，如：</w:t>
      </w:r>
    </w:p>
    <w:p w14:paraId="7D24D54E" w14:textId="77777777" w:rsidR="000A26DF" w:rsidRPr="000A26DF" w:rsidRDefault="000A26DF" w:rsidP="000A26DF">
      <w:pPr>
        <w:rPr>
          <w:rFonts w:ascii="微软雅黑" w:eastAsia="微软雅黑" w:hAnsi="微软雅黑"/>
          <w:color w:val="365F91"/>
          <w:sz w:val="21"/>
          <w:lang w:val="en-GB" w:eastAsia="zh-CN"/>
        </w:rPr>
      </w:pPr>
      <w:r>
        <w:object w:dxaOrig="16268" w:dyaOrig="16511" w14:anchorId="1A48048A">
          <v:shape id="_x0000_i1072" type="#_x0000_t75" style="width:470.35pt;height:477.35pt" o:ole="">
            <v:imagedata r:id="rId61" o:title=""/>
          </v:shape>
          <o:OLEObject Type="Embed" ProgID="Visio.Drawing.11" ShapeID="_x0000_i1072" DrawAspect="Content" ObjectID="_1551012157" r:id="rId62"/>
        </w:object>
      </w:r>
    </w:p>
    <w:tbl>
      <w:tblPr>
        <w:tblpPr w:leftFromText="180" w:rightFromText="180" w:vertAnchor="text" w:horzAnchor="margin" w:tblpY="521"/>
        <w:tblW w:w="10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2"/>
        <w:gridCol w:w="2410"/>
        <w:gridCol w:w="4678"/>
        <w:gridCol w:w="992"/>
        <w:gridCol w:w="867"/>
      </w:tblGrid>
      <w:tr w:rsidR="000A26DF" w:rsidRPr="00DB3F45" w14:paraId="19C4B73D" w14:textId="77777777" w:rsidTr="000A26DF">
        <w:trPr>
          <w:trHeight w:val="703"/>
        </w:trPr>
        <w:tc>
          <w:tcPr>
            <w:tcW w:w="1242" w:type="dxa"/>
            <w:shd w:val="clear" w:color="auto" w:fill="B3B3B3"/>
          </w:tcPr>
          <w:p w14:paraId="09181F67" w14:textId="77777777" w:rsidR="000A26DF" w:rsidRPr="00DB3F45" w:rsidRDefault="000A26DF" w:rsidP="000A26DF">
            <w:pPr>
              <w:rPr>
                <w:rFonts w:ascii="微软雅黑" w:eastAsia="微软雅黑" w:hAnsi="微软雅黑"/>
                <w:b/>
                <w:lang w:eastAsia="zh-CN"/>
              </w:rPr>
            </w:pPr>
            <w:r w:rsidRPr="00DB3F45">
              <w:rPr>
                <w:rFonts w:ascii="微软雅黑" w:eastAsia="微软雅黑" w:hAnsi="微软雅黑" w:hint="eastAsia"/>
                <w:b/>
                <w:lang w:eastAsia="zh-CN"/>
              </w:rPr>
              <w:lastRenderedPageBreak/>
              <w:t>编号</w:t>
            </w:r>
          </w:p>
        </w:tc>
        <w:tc>
          <w:tcPr>
            <w:tcW w:w="2410" w:type="dxa"/>
            <w:shd w:val="clear" w:color="auto" w:fill="B3B3B3"/>
          </w:tcPr>
          <w:p w14:paraId="7D7974E0" w14:textId="77777777" w:rsidR="000A26DF" w:rsidRPr="00DB3F45" w:rsidRDefault="000A26DF" w:rsidP="000A26DF">
            <w:pPr>
              <w:rPr>
                <w:rFonts w:ascii="微软雅黑" w:eastAsia="微软雅黑" w:hAnsi="微软雅黑"/>
                <w:b/>
                <w:lang w:eastAsia="zh-CN"/>
              </w:rPr>
            </w:pPr>
            <w:r w:rsidRPr="00DB3F45">
              <w:rPr>
                <w:rFonts w:ascii="微软雅黑" w:eastAsia="微软雅黑" w:hAnsi="微软雅黑" w:hint="eastAsia"/>
                <w:b/>
                <w:lang w:eastAsia="zh-CN"/>
              </w:rPr>
              <w:t>系统功能需求名称</w:t>
            </w:r>
          </w:p>
        </w:tc>
        <w:tc>
          <w:tcPr>
            <w:tcW w:w="4678" w:type="dxa"/>
            <w:shd w:val="clear" w:color="auto" w:fill="B3B3B3"/>
          </w:tcPr>
          <w:p w14:paraId="3785BA00" w14:textId="77777777" w:rsidR="000A26DF" w:rsidRPr="00DB3F45" w:rsidRDefault="000A26DF" w:rsidP="000A26DF">
            <w:pPr>
              <w:rPr>
                <w:rFonts w:ascii="微软雅黑" w:eastAsia="微软雅黑" w:hAnsi="微软雅黑"/>
                <w:b/>
                <w:lang w:eastAsia="zh-CN"/>
              </w:rPr>
            </w:pPr>
            <w:r w:rsidRPr="00DB3F45">
              <w:rPr>
                <w:rFonts w:ascii="微软雅黑" w:eastAsia="微软雅黑" w:hAnsi="微软雅黑" w:hint="eastAsia"/>
                <w:b/>
                <w:lang w:eastAsia="zh-CN"/>
              </w:rPr>
              <w:t xml:space="preserve">简述 </w:t>
            </w:r>
          </w:p>
        </w:tc>
        <w:tc>
          <w:tcPr>
            <w:tcW w:w="992" w:type="dxa"/>
            <w:shd w:val="clear" w:color="auto" w:fill="B3B3B3"/>
          </w:tcPr>
          <w:p w14:paraId="203D58F6" w14:textId="77777777" w:rsidR="000A26DF" w:rsidRPr="00DB3F45" w:rsidRDefault="000A26DF" w:rsidP="000A26DF">
            <w:pPr>
              <w:rPr>
                <w:rFonts w:ascii="微软雅黑" w:eastAsia="微软雅黑" w:hAnsi="微软雅黑"/>
                <w:b/>
                <w:lang w:eastAsia="zh-CN"/>
              </w:rPr>
            </w:pPr>
            <w:r w:rsidRPr="00DB3F45">
              <w:rPr>
                <w:rFonts w:ascii="微软雅黑" w:eastAsia="微软雅黑" w:hAnsi="微软雅黑" w:hint="eastAsia"/>
                <w:b/>
                <w:lang w:eastAsia="zh-CN"/>
              </w:rPr>
              <w:t>优先级(高中低)</w:t>
            </w:r>
          </w:p>
        </w:tc>
        <w:tc>
          <w:tcPr>
            <w:tcW w:w="867" w:type="dxa"/>
            <w:shd w:val="clear" w:color="auto" w:fill="B3B3B3"/>
          </w:tcPr>
          <w:p w14:paraId="6C8A895D" w14:textId="77777777" w:rsidR="000A26DF" w:rsidRPr="00DB3F45" w:rsidRDefault="000A26DF" w:rsidP="000A26DF">
            <w:pPr>
              <w:rPr>
                <w:rFonts w:ascii="微软雅黑" w:eastAsia="微软雅黑" w:hAnsi="微软雅黑"/>
                <w:b/>
                <w:lang w:eastAsia="zh-CN"/>
              </w:rPr>
            </w:pPr>
            <w:r w:rsidRPr="00DB3F45">
              <w:rPr>
                <w:rFonts w:ascii="微软雅黑" w:eastAsia="微软雅黑" w:hAnsi="微软雅黑" w:hint="eastAsia"/>
                <w:b/>
                <w:lang w:eastAsia="zh-CN"/>
              </w:rPr>
              <w:t>业务需求</w:t>
            </w:r>
            <w:r w:rsidRPr="00DB3F45">
              <w:rPr>
                <w:rFonts w:ascii="微软雅黑" w:eastAsia="微软雅黑" w:hAnsi="微软雅黑"/>
                <w:b/>
                <w:lang w:eastAsia="zh-CN"/>
              </w:rPr>
              <w:t>编号</w:t>
            </w:r>
          </w:p>
        </w:tc>
      </w:tr>
      <w:tr w:rsidR="000A26DF" w:rsidRPr="00DB3F45" w14:paraId="5B5C0C91" w14:textId="77777777" w:rsidTr="000A26DF">
        <w:trPr>
          <w:trHeight w:val="385"/>
        </w:trPr>
        <w:tc>
          <w:tcPr>
            <w:tcW w:w="1242" w:type="dxa"/>
          </w:tcPr>
          <w:p w14:paraId="2AB65BC7" w14:textId="77777777" w:rsidR="000A26DF" w:rsidRPr="00DB3F45" w:rsidRDefault="000A26DF" w:rsidP="000A26DF">
            <w:pPr>
              <w:rPr>
                <w:rFonts w:ascii="微软雅黑" w:eastAsia="微软雅黑" w:hAnsi="微软雅黑"/>
                <w:lang w:eastAsia="zh-CN"/>
              </w:rPr>
            </w:pPr>
            <w:r w:rsidRPr="00DB3F45">
              <w:rPr>
                <w:rFonts w:ascii="微软雅黑" w:eastAsia="微软雅黑" w:hAnsi="微软雅黑" w:hint="eastAsia"/>
                <w:lang w:eastAsia="zh-CN"/>
              </w:rPr>
              <w:t>S</w:t>
            </w:r>
            <w:r w:rsidRPr="00DB3F45">
              <w:rPr>
                <w:rFonts w:ascii="微软雅黑" w:eastAsia="微软雅黑" w:hAnsi="微软雅黑"/>
              </w:rPr>
              <w:t>R</w:t>
            </w:r>
            <w:r>
              <w:rPr>
                <w:rFonts w:ascii="微软雅黑" w:eastAsia="微软雅黑" w:hAnsi="微软雅黑" w:hint="eastAsia"/>
                <w:lang w:eastAsia="zh-CN"/>
              </w:rPr>
              <w:t>10</w:t>
            </w:r>
            <w:r w:rsidRPr="00DB3F45">
              <w:rPr>
                <w:rFonts w:ascii="微软雅黑" w:eastAsia="微软雅黑" w:hAnsi="微软雅黑" w:hint="eastAsia"/>
                <w:lang w:eastAsia="zh-CN"/>
              </w:rPr>
              <w:t>_F01</w:t>
            </w:r>
          </w:p>
        </w:tc>
        <w:tc>
          <w:tcPr>
            <w:tcW w:w="2410" w:type="dxa"/>
          </w:tcPr>
          <w:p w14:paraId="30EBB91C" w14:textId="77777777" w:rsidR="000A26DF" w:rsidRPr="00DB3F45" w:rsidRDefault="000A26DF" w:rsidP="000A26DF">
            <w:pPr>
              <w:rPr>
                <w:rFonts w:ascii="微软雅黑" w:eastAsia="微软雅黑" w:hAnsi="微软雅黑"/>
                <w:lang w:eastAsia="zh-CN"/>
              </w:rPr>
            </w:pPr>
            <w:r>
              <w:rPr>
                <w:rFonts w:ascii="微软雅黑" w:eastAsia="微软雅黑" w:hAnsi="微软雅黑" w:hint="eastAsia"/>
                <w:lang w:eastAsia="zh-CN"/>
              </w:rPr>
              <w:t>工作流配置</w:t>
            </w:r>
          </w:p>
        </w:tc>
        <w:tc>
          <w:tcPr>
            <w:tcW w:w="4678" w:type="dxa"/>
          </w:tcPr>
          <w:p w14:paraId="5E293C84" w14:textId="77777777" w:rsidR="000A26DF" w:rsidRPr="00DB3F45" w:rsidRDefault="000A26DF" w:rsidP="000A26DF">
            <w:pPr>
              <w:rPr>
                <w:rFonts w:ascii="微软雅黑" w:eastAsia="微软雅黑" w:hAnsi="微软雅黑"/>
                <w:lang w:eastAsia="zh-CN"/>
              </w:rPr>
            </w:pPr>
            <w:r>
              <w:rPr>
                <w:rFonts w:ascii="微软雅黑" w:eastAsia="微软雅黑" w:hAnsi="微软雅黑" w:hint="eastAsia"/>
                <w:lang w:eastAsia="zh-CN"/>
              </w:rPr>
              <w:t>对本平台涉及的审批岗位和阈值之类的程序响应方式进行定义</w:t>
            </w:r>
          </w:p>
        </w:tc>
        <w:tc>
          <w:tcPr>
            <w:tcW w:w="992" w:type="dxa"/>
          </w:tcPr>
          <w:p w14:paraId="6F036985" w14:textId="77777777" w:rsidR="000A26DF" w:rsidRPr="00DB3F45" w:rsidRDefault="000A26DF" w:rsidP="000A26DF">
            <w:pPr>
              <w:rPr>
                <w:rFonts w:ascii="微软雅黑" w:eastAsia="微软雅黑" w:hAnsi="微软雅黑"/>
                <w:lang w:eastAsia="zh-CN"/>
              </w:rPr>
            </w:pPr>
          </w:p>
        </w:tc>
        <w:tc>
          <w:tcPr>
            <w:tcW w:w="867" w:type="dxa"/>
          </w:tcPr>
          <w:p w14:paraId="70F3FDC9" w14:textId="77777777" w:rsidR="000A26DF" w:rsidRPr="00DB3F45" w:rsidRDefault="000A26DF" w:rsidP="000A26DF">
            <w:pPr>
              <w:rPr>
                <w:rFonts w:ascii="微软雅黑" w:eastAsia="微软雅黑" w:hAnsi="微软雅黑"/>
                <w:lang w:eastAsia="zh-CN"/>
              </w:rPr>
            </w:pPr>
          </w:p>
        </w:tc>
      </w:tr>
      <w:tr w:rsidR="000A26DF" w:rsidRPr="00DB3F45" w14:paraId="3B34F1AD" w14:textId="77777777" w:rsidTr="000A26DF">
        <w:trPr>
          <w:trHeight w:val="385"/>
        </w:trPr>
        <w:tc>
          <w:tcPr>
            <w:tcW w:w="1242" w:type="dxa"/>
          </w:tcPr>
          <w:p w14:paraId="755AFCF3" w14:textId="77777777" w:rsidR="000A26DF" w:rsidRPr="00DB3F45" w:rsidRDefault="000A26DF" w:rsidP="000A26DF">
            <w:pPr>
              <w:rPr>
                <w:rFonts w:ascii="微软雅黑" w:eastAsia="微软雅黑" w:hAnsi="微软雅黑"/>
                <w:lang w:eastAsia="zh-CN"/>
              </w:rPr>
            </w:pPr>
            <w:r w:rsidRPr="00DB3F45">
              <w:rPr>
                <w:rFonts w:ascii="微软雅黑" w:eastAsia="微软雅黑" w:hAnsi="微软雅黑" w:hint="eastAsia"/>
                <w:lang w:eastAsia="zh-CN"/>
              </w:rPr>
              <w:t>S</w:t>
            </w:r>
            <w:r w:rsidRPr="00DB3F45">
              <w:rPr>
                <w:rFonts w:ascii="微软雅黑" w:eastAsia="微软雅黑" w:hAnsi="微软雅黑"/>
              </w:rPr>
              <w:t>R</w:t>
            </w:r>
            <w:r>
              <w:rPr>
                <w:rFonts w:ascii="微软雅黑" w:eastAsia="微软雅黑" w:hAnsi="微软雅黑" w:hint="eastAsia"/>
                <w:lang w:eastAsia="zh-CN"/>
              </w:rPr>
              <w:t>10</w:t>
            </w:r>
            <w:r w:rsidRPr="00DB3F45">
              <w:rPr>
                <w:rFonts w:ascii="微软雅黑" w:eastAsia="微软雅黑" w:hAnsi="微软雅黑" w:hint="eastAsia"/>
                <w:lang w:eastAsia="zh-CN"/>
              </w:rPr>
              <w:t>_F02</w:t>
            </w:r>
          </w:p>
        </w:tc>
        <w:tc>
          <w:tcPr>
            <w:tcW w:w="2410" w:type="dxa"/>
          </w:tcPr>
          <w:p w14:paraId="3EA6F428" w14:textId="77777777" w:rsidR="000A26DF" w:rsidRPr="00DB3F45" w:rsidRDefault="000A26DF" w:rsidP="000A26DF">
            <w:pPr>
              <w:rPr>
                <w:rFonts w:ascii="微软雅黑" w:eastAsia="微软雅黑" w:hAnsi="微软雅黑"/>
                <w:lang w:eastAsia="zh-CN"/>
              </w:rPr>
            </w:pPr>
            <w:r>
              <w:rPr>
                <w:rFonts w:ascii="微软雅黑" w:eastAsia="微软雅黑" w:hAnsi="微软雅黑" w:hint="eastAsia"/>
                <w:lang w:eastAsia="zh-CN"/>
              </w:rPr>
              <w:t>初始化节点</w:t>
            </w:r>
          </w:p>
        </w:tc>
        <w:tc>
          <w:tcPr>
            <w:tcW w:w="4678" w:type="dxa"/>
          </w:tcPr>
          <w:p w14:paraId="25F1825E" w14:textId="77777777" w:rsidR="000A26DF" w:rsidRPr="00DB3F45" w:rsidRDefault="000A26DF" w:rsidP="000A26DF">
            <w:pPr>
              <w:rPr>
                <w:rFonts w:ascii="微软雅黑" w:eastAsia="微软雅黑" w:hAnsi="微软雅黑"/>
                <w:lang w:eastAsia="zh-CN"/>
              </w:rPr>
            </w:pPr>
            <w:r>
              <w:rPr>
                <w:rFonts w:ascii="微软雅黑" w:eastAsia="微软雅黑" w:hAnsi="微软雅黑" w:hint="eastAsia"/>
                <w:lang w:eastAsia="zh-CN"/>
              </w:rPr>
              <w:t>承接上游接口数据并加工整理后发起流程</w:t>
            </w:r>
          </w:p>
        </w:tc>
        <w:tc>
          <w:tcPr>
            <w:tcW w:w="992" w:type="dxa"/>
          </w:tcPr>
          <w:p w14:paraId="3D230FD7" w14:textId="77777777" w:rsidR="000A26DF" w:rsidRPr="00DB3F45" w:rsidRDefault="000A26DF" w:rsidP="000A26DF">
            <w:pPr>
              <w:rPr>
                <w:rFonts w:ascii="微软雅黑" w:eastAsia="微软雅黑" w:hAnsi="微软雅黑"/>
                <w:lang w:eastAsia="zh-CN"/>
              </w:rPr>
            </w:pPr>
          </w:p>
        </w:tc>
        <w:tc>
          <w:tcPr>
            <w:tcW w:w="867" w:type="dxa"/>
          </w:tcPr>
          <w:p w14:paraId="05236DB8" w14:textId="77777777" w:rsidR="000A26DF" w:rsidRPr="00DB3F45" w:rsidRDefault="000A26DF" w:rsidP="000A26DF">
            <w:pPr>
              <w:rPr>
                <w:rFonts w:ascii="微软雅黑" w:eastAsia="微软雅黑" w:hAnsi="微软雅黑"/>
                <w:lang w:eastAsia="zh-CN"/>
              </w:rPr>
            </w:pPr>
          </w:p>
        </w:tc>
      </w:tr>
      <w:tr w:rsidR="000A26DF" w:rsidRPr="00DB3F45" w14:paraId="187DFD81" w14:textId="77777777" w:rsidTr="000A26DF">
        <w:trPr>
          <w:trHeight w:val="408"/>
        </w:trPr>
        <w:tc>
          <w:tcPr>
            <w:tcW w:w="1242" w:type="dxa"/>
          </w:tcPr>
          <w:p w14:paraId="79285EC6" w14:textId="77777777" w:rsidR="000A26DF" w:rsidRPr="00DB3F45" w:rsidRDefault="000A26DF" w:rsidP="000A26DF">
            <w:pPr>
              <w:rPr>
                <w:rFonts w:ascii="微软雅黑" w:eastAsia="微软雅黑" w:hAnsi="微软雅黑"/>
                <w:lang w:eastAsia="zh-CN"/>
              </w:rPr>
            </w:pPr>
            <w:r w:rsidRPr="00DB3F45">
              <w:rPr>
                <w:rFonts w:ascii="微软雅黑" w:eastAsia="微软雅黑" w:hAnsi="微软雅黑" w:hint="eastAsia"/>
                <w:lang w:eastAsia="zh-CN"/>
              </w:rPr>
              <w:t>S</w:t>
            </w:r>
            <w:r w:rsidRPr="00DB3F45">
              <w:rPr>
                <w:rFonts w:ascii="微软雅黑" w:eastAsia="微软雅黑" w:hAnsi="微软雅黑"/>
              </w:rPr>
              <w:t>R</w:t>
            </w:r>
            <w:r>
              <w:rPr>
                <w:rFonts w:ascii="微软雅黑" w:eastAsia="微软雅黑" w:hAnsi="微软雅黑" w:hint="eastAsia"/>
                <w:lang w:eastAsia="zh-CN"/>
              </w:rPr>
              <w:t>10</w:t>
            </w:r>
            <w:r w:rsidRPr="00DB3F45">
              <w:rPr>
                <w:rFonts w:ascii="微软雅黑" w:eastAsia="微软雅黑" w:hAnsi="微软雅黑" w:hint="eastAsia"/>
                <w:lang w:eastAsia="zh-CN"/>
              </w:rPr>
              <w:t>_F03</w:t>
            </w:r>
          </w:p>
        </w:tc>
        <w:tc>
          <w:tcPr>
            <w:tcW w:w="2410" w:type="dxa"/>
          </w:tcPr>
          <w:p w14:paraId="1CC8C579" w14:textId="77777777" w:rsidR="000A26DF" w:rsidRPr="00DB3F45" w:rsidRDefault="000A26DF" w:rsidP="000A26DF">
            <w:pPr>
              <w:rPr>
                <w:rFonts w:ascii="微软雅黑" w:eastAsia="微软雅黑" w:hAnsi="微软雅黑"/>
                <w:lang w:eastAsia="zh-CN"/>
              </w:rPr>
            </w:pPr>
            <w:r>
              <w:rPr>
                <w:rFonts w:ascii="微软雅黑" w:eastAsia="微软雅黑" w:hAnsi="微软雅黑" w:hint="eastAsia"/>
                <w:lang w:eastAsia="zh-CN"/>
              </w:rPr>
              <w:t>节点审批界面</w:t>
            </w:r>
          </w:p>
        </w:tc>
        <w:tc>
          <w:tcPr>
            <w:tcW w:w="4678" w:type="dxa"/>
          </w:tcPr>
          <w:p w14:paraId="5D4C6A07" w14:textId="77777777" w:rsidR="000A26DF" w:rsidRPr="00DB3F45" w:rsidRDefault="000A26DF" w:rsidP="000A26DF">
            <w:pPr>
              <w:rPr>
                <w:rFonts w:ascii="微软雅黑" w:eastAsia="微软雅黑" w:hAnsi="微软雅黑"/>
                <w:lang w:eastAsia="zh-CN"/>
              </w:rPr>
            </w:pPr>
            <w:r>
              <w:rPr>
                <w:rFonts w:ascii="微软雅黑" w:eastAsia="微软雅黑" w:hAnsi="微软雅黑" w:hint="eastAsia"/>
                <w:lang w:eastAsia="zh-CN"/>
              </w:rPr>
              <w:t>各审批节点审批界面定义</w:t>
            </w:r>
          </w:p>
        </w:tc>
        <w:tc>
          <w:tcPr>
            <w:tcW w:w="992" w:type="dxa"/>
          </w:tcPr>
          <w:p w14:paraId="578C7BCA" w14:textId="77777777" w:rsidR="000A26DF" w:rsidRPr="00DB3F45" w:rsidRDefault="000A26DF" w:rsidP="000A26DF">
            <w:pPr>
              <w:rPr>
                <w:rFonts w:ascii="微软雅黑" w:eastAsia="微软雅黑" w:hAnsi="微软雅黑"/>
                <w:lang w:eastAsia="zh-CN"/>
              </w:rPr>
            </w:pPr>
          </w:p>
        </w:tc>
        <w:tc>
          <w:tcPr>
            <w:tcW w:w="867" w:type="dxa"/>
          </w:tcPr>
          <w:p w14:paraId="4375C7C7" w14:textId="77777777" w:rsidR="000A26DF" w:rsidRPr="00DB3F45" w:rsidRDefault="000A26DF" w:rsidP="000A26DF">
            <w:pPr>
              <w:rPr>
                <w:rFonts w:ascii="微软雅黑" w:eastAsia="微软雅黑" w:hAnsi="微软雅黑"/>
                <w:lang w:eastAsia="zh-CN"/>
              </w:rPr>
            </w:pPr>
          </w:p>
        </w:tc>
      </w:tr>
      <w:tr w:rsidR="000A26DF" w:rsidRPr="00DB3F45" w14:paraId="437997B2" w14:textId="77777777" w:rsidTr="000A26DF">
        <w:trPr>
          <w:trHeight w:val="408"/>
        </w:trPr>
        <w:tc>
          <w:tcPr>
            <w:tcW w:w="1242" w:type="dxa"/>
          </w:tcPr>
          <w:p w14:paraId="3472FA08" w14:textId="77777777" w:rsidR="000A26DF" w:rsidRPr="00DB3F45" w:rsidRDefault="000A26DF" w:rsidP="000A26DF">
            <w:pPr>
              <w:rPr>
                <w:rFonts w:ascii="微软雅黑" w:eastAsia="微软雅黑" w:hAnsi="微软雅黑"/>
                <w:lang w:eastAsia="zh-CN"/>
              </w:rPr>
            </w:pPr>
            <w:r w:rsidRPr="00DB3F45">
              <w:rPr>
                <w:rFonts w:ascii="微软雅黑" w:eastAsia="微软雅黑" w:hAnsi="微软雅黑" w:hint="eastAsia"/>
                <w:lang w:eastAsia="zh-CN"/>
              </w:rPr>
              <w:t>S</w:t>
            </w:r>
            <w:r w:rsidRPr="00DB3F45">
              <w:rPr>
                <w:rFonts w:ascii="微软雅黑" w:eastAsia="微软雅黑" w:hAnsi="微软雅黑"/>
              </w:rPr>
              <w:t>R</w:t>
            </w:r>
            <w:r>
              <w:rPr>
                <w:rFonts w:ascii="微软雅黑" w:eastAsia="微软雅黑" w:hAnsi="微软雅黑" w:hint="eastAsia"/>
                <w:lang w:eastAsia="zh-CN"/>
              </w:rPr>
              <w:t>10</w:t>
            </w:r>
            <w:r w:rsidRPr="00DB3F45">
              <w:rPr>
                <w:rFonts w:ascii="微软雅黑" w:eastAsia="微软雅黑" w:hAnsi="微软雅黑" w:hint="eastAsia"/>
                <w:lang w:eastAsia="zh-CN"/>
              </w:rPr>
              <w:t>_F0</w:t>
            </w:r>
            <w:r>
              <w:rPr>
                <w:rFonts w:ascii="微软雅黑" w:eastAsia="微软雅黑" w:hAnsi="微软雅黑" w:hint="eastAsia"/>
                <w:lang w:eastAsia="zh-CN"/>
              </w:rPr>
              <w:t>4</w:t>
            </w:r>
          </w:p>
        </w:tc>
        <w:tc>
          <w:tcPr>
            <w:tcW w:w="2410" w:type="dxa"/>
          </w:tcPr>
          <w:p w14:paraId="39EED947" w14:textId="77777777" w:rsidR="000A26DF" w:rsidRPr="00DB3F45" w:rsidRDefault="000A26DF" w:rsidP="000A26DF">
            <w:pPr>
              <w:rPr>
                <w:rFonts w:ascii="微软雅黑" w:eastAsia="微软雅黑" w:hAnsi="微软雅黑"/>
                <w:lang w:eastAsia="zh-CN"/>
              </w:rPr>
            </w:pPr>
            <w:r>
              <w:rPr>
                <w:rFonts w:ascii="微软雅黑" w:eastAsia="微软雅黑" w:hAnsi="微软雅黑" w:hint="eastAsia"/>
                <w:lang w:eastAsia="zh-CN"/>
              </w:rPr>
              <w:t>损溢平台</w:t>
            </w:r>
          </w:p>
        </w:tc>
        <w:tc>
          <w:tcPr>
            <w:tcW w:w="4678" w:type="dxa"/>
          </w:tcPr>
          <w:p w14:paraId="1B124080" w14:textId="77777777" w:rsidR="000A26DF" w:rsidRPr="00DB3F45" w:rsidRDefault="000A26DF" w:rsidP="000A26DF">
            <w:pPr>
              <w:rPr>
                <w:rFonts w:ascii="微软雅黑" w:eastAsia="微软雅黑" w:hAnsi="微软雅黑"/>
                <w:lang w:eastAsia="zh-CN"/>
              </w:rPr>
            </w:pPr>
            <w:r>
              <w:rPr>
                <w:rFonts w:ascii="微软雅黑" w:eastAsia="微软雅黑" w:hAnsi="微软雅黑" w:hint="eastAsia"/>
                <w:lang w:eastAsia="zh-CN"/>
              </w:rPr>
              <w:t>综合操作平台, 提供查询和实际处置数量提交功能</w:t>
            </w:r>
          </w:p>
        </w:tc>
        <w:tc>
          <w:tcPr>
            <w:tcW w:w="992" w:type="dxa"/>
          </w:tcPr>
          <w:p w14:paraId="264141D2" w14:textId="77777777" w:rsidR="000A26DF" w:rsidRPr="00DB3F45" w:rsidRDefault="000A26DF" w:rsidP="000A26DF">
            <w:pPr>
              <w:rPr>
                <w:rFonts w:ascii="微软雅黑" w:eastAsia="微软雅黑" w:hAnsi="微软雅黑"/>
                <w:lang w:eastAsia="zh-CN"/>
              </w:rPr>
            </w:pPr>
          </w:p>
        </w:tc>
        <w:tc>
          <w:tcPr>
            <w:tcW w:w="867" w:type="dxa"/>
          </w:tcPr>
          <w:p w14:paraId="3086EE88" w14:textId="77777777" w:rsidR="000A26DF" w:rsidRPr="00DB3F45" w:rsidRDefault="000A26DF" w:rsidP="000A26DF">
            <w:pPr>
              <w:rPr>
                <w:rFonts w:ascii="微软雅黑" w:eastAsia="微软雅黑" w:hAnsi="微软雅黑"/>
                <w:lang w:eastAsia="zh-CN"/>
              </w:rPr>
            </w:pPr>
          </w:p>
        </w:tc>
      </w:tr>
      <w:tr w:rsidR="000A26DF" w:rsidRPr="00DB3F45" w14:paraId="79CF92BA" w14:textId="77777777" w:rsidTr="000A26DF">
        <w:trPr>
          <w:trHeight w:val="408"/>
        </w:trPr>
        <w:tc>
          <w:tcPr>
            <w:tcW w:w="1242" w:type="dxa"/>
          </w:tcPr>
          <w:p w14:paraId="2ABD5BA9" w14:textId="77777777" w:rsidR="000A26DF" w:rsidRPr="00DB3F45" w:rsidRDefault="000A26DF" w:rsidP="000A26DF">
            <w:pPr>
              <w:rPr>
                <w:rFonts w:ascii="微软雅黑" w:eastAsia="微软雅黑" w:hAnsi="微软雅黑"/>
                <w:lang w:eastAsia="zh-CN"/>
              </w:rPr>
            </w:pPr>
            <w:r w:rsidRPr="00DB3F45">
              <w:rPr>
                <w:rFonts w:ascii="微软雅黑" w:eastAsia="微软雅黑" w:hAnsi="微软雅黑" w:hint="eastAsia"/>
                <w:lang w:eastAsia="zh-CN"/>
              </w:rPr>
              <w:t>S</w:t>
            </w:r>
            <w:r w:rsidRPr="00DB3F45">
              <w:rPr>
                <w:rFonts w:ascii="微软雅黑" w:eastAsia="微软雅黑" w:hAnsi="微软雅黑"/>
              </w:rPr>
              <w:t>R</w:t>
            </w:r>
            <w:r>
              <w:rPr>
                <w:rFonts w:ascii="微软雅黑" w:eastAsia="微软雅黑" w:hAnsi="微软雅黑" w:hint="eastAsia"/>
                <w:lang w:eastAsia="zh-CN"/>
              </w:rPr>
              <w:t>10</w:t>
            </w:r>
            <w:r w:rsidRPr="00DB3F45">
              <w:rPr>
                <w:rFonts w:ascii="微软雅黑" w:eastAsia="微软雅黑" w:hAnsi="微软雅黑" w:hint="eastAsia"/>
                <w:lang w:eastAsia="zh-CN"/>
              </w:rPr>
              <w:t>_F0</w:t>
            </w:r>
            <w:r>
              <w:rPr>
                <w:rFonts w:ascii="微软雅黑" w:eastAsia="微软雅黑" w:hAnsi="微软雅黑" w:hint="eastAsia"/>
                <w:lang w:eastAsia="zh-CN"/>
              </w:rPr>
              <w:t>5</w:t>
            </w:r>
          </w:p>
        </w:tc>
        <w:tc>
          <w:tcPr>
            <w:tcW w:w="2410" w:type="dxa"/>
          </w:tcPr>
          <w:p w14:paraId="3D722D9F" w14:textId="77777777" w:rsidR="000A26DF" w:rsidRPr="00DB3F45" w:rsidRDefault="000A26DF" w:rsidP="000A26DF">
            <w:pPr>
              <w:rPr>
                <w:rFonts w:ascii="微软雅黑" w:eastAsia="微软雅黑" w:hAnsi="微软雅黑"/>
                <w:lang w:eastAsia="zh-CN"/>
              </w:rPr>
            </w:pPr>
            <w:r>
              <w:rPr>
                <w:rFonts w:ascii="微软雅黑" w:eastAsia="微软雅黑" w:hAnsi="微软雅黑" w:hint="eastAsia"/>
                <w:lang w:eastAsia="zh-CN"/>
              </w:rPr>
              <w:t>销毁和内采业务与WMS</w:t>
            </w:r>
          </w:p>
        </w:tc>
        <w:tc>
          <w:tcPr>
            <w:tcW w:w="4678" w:type="dxa"/>
          </w:tcPr>
          <w:p w14:paraId="604D14B0" w14:textId="77777777" w:rsidR="000A26DF" w:rsidRPr="00DB3F45" w:rsidRDefault="000A26DF" w:rsidP="000A26DF">
            <w:pPr>
              <w:rPr>
                <w:rFonts w:ascii="微软雅黑" w:eastAsia="微软雅黑" w:hAnsi="微软雅黑"/>
                <w:lang w:eastAsia="zh-CN"/>
              </w:rPr>
            </w:pPr>
            <w:r>
              <w:rPr>
                <w:rFonts w:ascii="微软雅黑" w:eastAsia="微软雅黑" w:hAnsi="微软雅黑" w:hint="eastAsia"/>
                <w:lang w:eastAsia="zh-CN"/>
              </w:rPr>
              <w:t>在WMS中需要实现的基本功能</w:t>
            </w:r>
          </w:p>
        </w:tc>
        <w:tc>
          <w:tcPr>
            <w:tcW w:w="992" w:type="dxa"/>
          </w:tcPr>
          <w:p w14:paraId="081F7B4F" w14:textId="77777777" w:rsidR="000A26DF" w:rsidRPr="00DB3F45" w:rsidRDefault="000A26DF" w:rsidP="000A26DF">
            <w:pPr>
              <w:rPr>
                <w:rFonts w:ascii="微软雅黑" w:eastAsia="微软雅黑" w:hAnsi="微软雅黑"/>
                <w:lang w:eastAsia="zh-CN"/>
              </w:rPr>
            </w:pPr>
          </w:p>
        </w:tc>
        <w:tc>
          <w:tcPr>
            <w:tcW w:w="867" w:type="dxa"/>
          </w:tcPr>
          <w:p w14:paraId="3ACA313C" w14:textId="77777777" w:rsidR="000A26DF" w:rsidRPr="00DB3F45" w:rsidRDefault="000A26DF" w:rsidP="000A26DF">
            <w:pPr>
              <w:rPr>
                <w:rFonts w:ascii="微软雅黑" w:eastAsia="微软雅黑" w:hAnsi="微软雅黑"/>
                <w:lang w:eastAsia="zh-CN"/>
              </w:rPr>
            </w:pPr>
          </w:p>
        </w:tc>
      </w:tr>
      <w:tr w:rsidR="000A26DF" w:rsidRPr="00DB3F45" w14:paraId="51CEFE9E" w14:textId="77777777" w:rsidTr="000A26DF">
        <w:trPr>
          <w:trHeight w:val="408"/>
        </w:trPr>
        <w:tc>
          <w:tcPr>
            <w:tcW w:w="1242" w:type="dxa"/>
          </w:tcPr>
          <w:p w14:paraId="2B3CD1CC" w14:textId="77777777" w:rsidR="000A26DF" w:rsidRPr="00DB3F45" w:rsidRDefault="000A26DF" w:rsidP="000A26DF">
            <w:pPr>
              <w:rPr>
                <w:rFonts w:ascii="微软雅黑" w:eastAsia="微软雅黑" w:hAnsi="微软雅黑"/>
                <w:lang w:eastAsia="zh-CN"/>
              </w:rPr>
            </w:pPr>
            <w:r w:rsidRPr="00DB3F45">
              <w:rPr>
                <w:rFonts w:ascii="微软雅黑" w:eastAsia="微软雅黑" w:hAnsi="微软雅黑" w:hint="eastAsia"/>
                <w:lang w:eastAsia="zh-CN"/>
              </w:rPr>
              <w:t>S</w:t>
            </w:r>
            <w:r w:rsidRPr="00DB3F45">
              <w:rPr>
                <w:rFonts w:ascii="微软雅黑" w:eastAsia="微软雅黑" w:hAnsi="微软雅黑"/>
              </w:rPr>
              <w:t>R</w:t>
            </w:r>
            <w:r>
              <w:rPr>
                <w:rFonts w:ascii="微软雅黑" w:eastAsia="微软雅黑" w:hAnsi="微软雅黑" w:hint="eastAsia"/>
                <w:lang w:eastAsia="zh-CN"/>
              </w:rPr>
              <w:t>10</w:t>
            </w:r>
            <w:r w:rsidRPr="00DB3F45">
              <w:rPr>
                <w:rFonts w:ascii="微软雅黑" w:eastAsia="微软雅黑" w:hAnsi="微软雅黑" w:hint="eastAsia"/>
                <w:lang w:eastAsia="zh-CN"/>
              </w:rPr>
              <w:t>_F0</w:t>
            </w:r>
            <w:r>
              <w:rPr>
                <w:rFonts w:ascii="微软雅黑" w:eastAsia="微软雅黑" w:hAnsi="微软雅黑" w:hint="eastAsia"/>
                <w:lang w:eastAsia="zh-CN"/>
              </w:rPr>
              <w:t>6</w:t>
            </w:r>
          </w:p>
        </w:tc>
        <w:tc>
          <w:tcPr>
            <w:tcW w:w="2410" w:type="dxa"/>
          </w:tcPr>
          <w:p w14:paraId="57494C0F" w14:textId="77777777" w:rsidR="000A26DF" w:rsidRDefault="000A26DF" w:rsidP="000A26DF">
            <w:pPr>
              <w:rPr>
                <w:rFonts w:ascii="微软雅黑" w:eastAsia="微软雅黑" w:hAnsi="微软雅黑"/>
                <w:lang w:eastAsia="zh-CN"/>
              </w:rPr>
            </w:pPr>
            <w:r>
              <w:rPr>
                <w:rFonts w:ascii="微软雅黑" w:eastAsia="微软雅黑" w:hAnsi="微软雅黑" w:hint="eastAsia"/>
                <w:lang w:eastAsia="zh-CN"/>
              </w:rPr>
              <w:t>退货至供应商处理日志</w:t>
            </w:r>
          </w:p>
        </w:tc>
        <w:tc>
          <w:tcPr>
            <w:tcW w:w="4678" w:type="dxa"/>
          </w:tcPr>
          <w:p w14:paraId="31F7CA32" w14:textId="77777777" w:rsidR="000A26DF" w:rsidRPr="00DB3F45" w:rsidRDefault="000A26DF" w:rsidP="000A26DF">
            <w:pPr>
              <w:rPr>
                <w:rFonts w:ascii="微软雅黑" w:eastAsia="微软雅黑" w:hAnsi="微软雅黑"/>
                <w:lang w:eastAsia="zh-CN"/>
              </w:rPr>
            </w:pPr>
            <w:r>
              <w:rPr>
                <w:rFonts w:ascii="微软雅黑" w:eastAsia="微软雅黑" w:hAnsi="微软雅黑" w:hint="eastAsia"/>
                <w:lang w:eastAsia="zh-CN"/>
              </w:rPr>
              <w:t>退货业务需要知会有关人等</w:t>
            </w:r>
          </w:p>
        </w:tc>
        <w:tc>
          <w:tcPr>
            <w:tcW w:w="992" w:type="dxa"/>
          </w:tcPr>
          <w:p w14:paraId="0A14A57A" w14:textId="77777777" w:rsidR="000A26DF" w:rsidRPr="00DB3F45" w:rsidRDefault="000A26DF" w:rsidP="000A26DF">
            <w:pPr>
              <w:rPr>
                <w:rFonts w:ascii="微软雅黑" w:eastAsia="微软雅黑" w:hAnsi="微软雅黑"/>
                <w:lang w:eastAsia="zh-CN"/>
              </w:rPr>
            </w:pPr>
          </w:p>
        </w:tc>
        <w:tc>
          <w:tcPr>
            <w:tcW w:w="867" w:type="dxa"/>
          </w:tcPr>
          <w:p w14:paraId="551CED78" w14:textId="77777777" w:rsidR="000A26DF" w:rsidRPr="00DB3F45" w:rsidRDefault="000A26DF" w:rsidP="000A26DF">
            <w:pPr>
              <w:rPr>
                <w:rFonts w:ascii="微软雅黑" w:eastAsia="微软雅黑" w:hAnsi="微软雅黑"/>
                <w:lang w:eastAsia="zh-CN"/>
              </w:rPr>
            </w:pPr>
          </w:p>
        </w:tc>
      </w:tr>
      <w:tr w:rsidR="000A26DF" w:rsidRPr="00DB3F45" w14:paraId="77EFA272" w14:textId="77777777" w:rsidTr="000A26DF">
        <w:trPr>
          <w:trHeight w:val="408"/>
        </w:trPr>
        <w:tc>
          <w:tcPr>
            <w:tcW w:w="1242" w:type="dxa"/>
          </w:tcPr>
          <w:p w14:paraId="0D0ACE11" w14:textId="77777777" w:rsidR="000A26DF" w:rsidRPr="00DB3F45" w:rsidRDefault="000A26DF" w:rsidP="000A26DF">
            <w:pPr>
              <w:rPr>
                <w:rFonts w:ascii="微软雅黑" w:eastAsia="微软雅黑" w:hAnsi="微软雅黑"/>
                <w:lang w:eastAsia="zh-CN"/>
              </w:rPr>
            </w:pPr>
            <w:r w:rsidRPr="00DB3F45">
              <w:rPr>
                <w:rFonts w:ascii="微软雅黑" w:eastAsia="微软雅黑" w:hAnsi="微软雅黑" w:hint="eastAsia"/>
                <w:lang w:eastAsia="zh-CN"/>
              </w:rPr>
              <w:t>S</w:t>
            </w:r>
            <w:r w:rsidRPr="00DB3F45">
              <w:rPr>
                <w:rFonts w:ascii="微软雅黑" w:eastAsia="微软雅黑" w:hAnsi="微软雅黑"/>
              </w:rPr>
              <w:t>R</w:t>
            </w:r>
            <w:r>
              <w:rPr>
                <w:rFonts w:ascii="微软雅黑" w:eastAsia="微软雅黑" w:hAnsi="微软雅黑" w:hint="eastAsia"/>
                <w:lang w:eastAsia="zh-CN"/>
              </w:rPr>
              <w:t>10</w:t>
            </w:r>
            <w:r w:rsidRPr="00DB3F45">
              <w:rPr>
                <w:rFonts w:ascii="微软雅黑" w:eastAsia="微软雅黑" w:hAnsi="微软雅黑" w:hint="eastAsia"/>
                <w:lang w:eastAsia="zh-CN"/>
              </w:rPr>
              <w:t>_F0</w:t>
            </w:r>
            <w:r>
              <w:rPr>
                <w:rFonts w:ascii="微软雅黑" w:eastAsia="微软雅黑" w:hAnsi="微软雅黑" w:hint="eastAsia"/>
                <w:lang w:eastAsia="zh-CN"/>
              </w:rPr>
              <w:t>7</w:t>
            </w:r>
          </w:p>
        </w:tc>
        <w:tc>
          <w:tcPr>
            <w:tcW w:w="2410" w:type="dxa"/>
          </w:tcPr>
          <w:p w14:paraId="72900D68" w14:textId="77777777" w:rsidR="000A26DF" w:rsidRDefault="000A26DF" w:rsidP="000A26DF">
            <w:pPr>
              <w:rPr>
                <w:rFonts w:ascii="微软雅黑" w:eastAsia="微软雅黑" w:hAnsi="微软雅黑"/>
                <w:lang w:eastAsia="zh-CN"/>
              </w:rPr>
            </w:pPr>
            <w:r>
              <w:rPr>
                <w:rFonts w:ascii="微软雅黑" w:eastAsia="微软雅黑" w:hAnsi="微软雅黑" w:hint="eastAsia"/>
                <w:lang w:eastAsia="zh-CN"/>
              </w:rPr>
              <w:t>接口定义</w:t>
            </w:r>
          </w:p>
        </w:tc>
        <w:tc>
          <w:tcPr>
            <w:tcW w:w="4678" w:type="dxa"/>
          </w:tcPr>
          <w:p w14:paraId="1B5F4791" w14:textId="77777777" w:rsidR="000A26DF" w:rsidRDefault="000A26DF" w:rsidP="000A26DF">
            <w:pPr>
              <w:rPr>
                <w:rFonts w:ascii="微软雅黑" w:eastAsia="微软雅黑" w:hAnsi="微软雅黑"/>
                <w:lang w:eastAsia="zh-CN"/>
              </w:rPr>
            </w:pPr>
            <w:r>
              <w:rPr>
                <w:rFonts w:ascii="微软雅黑" w:eastAsia="微软雅黑" w:hAnsi="微软雅黑" w:hint="eastAsia"/>
                <w:lang w:eastAsia="zh-CN"/>
              </w:rPr>
              <w:t>与其他系统的接口数据定义</w:t>
            </w:r>
          </w:p>
        </w:tc>
        <w:tc>
          <w:tcPr>
            <w:tcW w:w="992" w:type="dxa"/>
          </w:tcPr>
          <w:p w14:paraId="31495806" w14:textId="77777777" w:rsidR="000A26DF" w:rsidRPr="00DB3F45" w:rsidRDefault="000A26DF" w:rsidP="000A26DF">
            <w:pPr>
              <w:rPr>
                <w:rFonts w:ascii="微软雅黑" w:eastAsia="微软雅黑" w:hAnsi="微软雅黑"/>
                <w:lang w:eastAsia="zh-CN"/>
              </w:rPr>
            </w:pPr>
          </w:p>
        </w:tc>
        <w:tc>
          <w:tcPr>
            <w:tcW w:w="867" w:type="dxa"/>
          </w:tcPr>
          <w:p w14:paraId="65C2A98E" w14:textId="77777777" w:rsidR="000A26DF" w:rsidRPr="00DB3F45" w:rsidRDefault="000A26DF" w:rsidP="000A26DF">
            <w:pPr>
              <w:rPr>
                <w:rFonts w:ascii="微软雅黑" w:eastAsia="微软雅黑" w:hAnsi="微软雅黑"/>
                <w:lang w:eastAsia="zh-CN"/>
              </w:rPr>
            </w:pPr>
          </w:p>
        </w:tc>
      </w:tr>
      <w:tr w:rsidR="000A26DF" w:rsidRPr="00DB3F45" w14:paraId="026172A9" w14:textId="77777777" w:rsidTr="000A26DF">
        <w:trPr>
          <w:trHeight w:val="408"/>
        </w:trPr>
        <w:tc>
          <w:tcPr>
            <w:tcW w:w="1242" w:type="dxa"/>
          </w:tcPr>
          <w:p w14:paraId="3F37E4E7" w14:textId="77777777" w:rsidR="000A26DF" w:rsidRPr="00DB3F45" w:rsidRDefault="000A26DF" w:rsidP="000A26DF">
            <w:pPr>
              <w:rPr>
                <w:rFonts w:ascii="微软雅黑" w:eastAsia="微软雅黑" w:hAnsi="微软雅黑"/>
                <w:lang w:eastAsia="zh-CN"/>
              </w:rPr>
            </w:pPr>
            <w:r w:rsidRPr="00DB3F45">
              <w:rPr>
                <w:rFonts w:ascii="微软雅黑" w:eastAsia="微软雅黑" w:hAnsi="微软雅黑" w:hint="eastAsia"/>
                <w:lang w:eastAsia="zh-CN"/>
              </w:rPr>
              <w:t>S</w:t>
            </w:r>
            <w:r w:rsidRPr="00DB3F45">
              <w:rPr>
                <w:rFonts w:ascii="微软雅黑" w:eastAsia="微软雅黑" w:hAnsi="微软雅黑"/>
              </w:rPr>
              <w:t>R</w:t>
            </w:r>
            <w:r>
              <w:rPr>
                <w:rFonts w:ascii="微软雅黑" w:eastAsia="微软雅黑" w:hAnsi="微软雅黑" w:hint="eastAsia"/>
                <w:lang w:eastAsia="zh-CN"/>
              </w:rPr>
              <w:t>10</w:t>
            </w:r>
            <w:r w:rsidRPr="00DB3F45">
              <w:rPr>
                <w:rFonts w:ascii="微软雅黑" w:eastAsia="微软雅黑" w:hAnsi="微软雅黑" w:hint="eastAsia"/>
                <w:lang w:eastAsia="zh-CN"/>
              </w:rPr>
              <w:t>_F0</w:t>
            </w:r>
            <w:r>
              <w:rPr>
                <w:rFonts w:ascii="微软雅黑" w:eastAsia="微软雅黑" w:hAnsi="微软雅黑" w:hint="eastAsia"/>
                <w:lang w:eastAsia="zh-CN"/>
              </w:rPr>
              <w:t>8</w:t>
            </w:r>
          </w:p>
        </w:tc>
        <w:tc>
          <w:tcPr>
            <w:tcW w:w="2410" w:type="dxa"/>
          </w:tcPr>
          <w:p w14:paraId="5E554490" w14:textId="77777777" w:rsidR="000A26DF" w:rsidRDefault="000A26DF" w:rsidP="000A26DF">
            <w:pPr>
              <w:rPr>
                <w:rFonts w:ascii="微软雅黑" w:eastAsia="微软雅黑" w:hAnsi="微软雅黑"/>
                <w:lang w:eastAsia="zh-CN"/>
              </w:rPr>
            </w:pPr>
            <w:r>
              <w:rPr>
                <w:rFonts w:ascii="微软雅黑" w:eastAsia="微软雅黑" w:hAnsi="微软雅黑" w:hint="eastAsia"/>
                <w:lang w:eastAsia="zh-CN"/>
              </w:rPr>
              <w:t>报表</w:t>
            </w:r>
          </w:p>
        </w:tc>
        <w:tc>
          <w:tcPr>
            <w:tcW w:w="4678" w:type="dxa"/>
          </w:tcPr>
          <w:p w14:paraId="08342F91" w14:textId="77777777" w:rsidR="000A26DF" w:rsidRDefault="000A26DF" w:rsidP="000A26DF">
            <w:pPr>
              <w:rPr>
                <w:rFonts w:ascii="微软雅黑" w:eastAsia="微软雅黑" w:hAnsi="微软雅黑"/>
                <w:lang w:eastAsia="zh-CN"/>
              </w:rPr>
            </w:pPr>
          </w:p>
        </w:tc>
        <w:tc>
          <w:tcPr>
            <w:tcW w:w="992" w:type="dxa"/>
          </w:tcPr>
          <w:p w14:paraId="55118CB1" w14:textId="77777777" w:rsidR="000A26DF" w:rsidRPr="00DB3F45" w:rsidRDefault="000A26DF" w:rsidP="000A26DF">
            <w:pPr>
              <w:rPr>
                <w:rFonts w:ascii="微软雅黑" w:eastAsia="微软雅黑" w:hAnsi="微软雅黑"/>
                <w:lang w:eastAsia="zh-CN"/>
              </w:rPr>
            </w:pPr>
          </w:p>
        </w:tc>
        <w:tc>
          <w:tcPr>
            <w:tcW w:w="867" w:type="dxa"/>
          </w:tcPr>
          <w:p w14:paraId="1D4F32ED" w14:textId="77777777" w:rsidR="000A26DF" w:rsidRPr="00DB3F45" w:rsidRDefault="000A26DF" w:rsidP="000A26DF">
            <w:pPr>
              <w:rPr>
                <w:rFonts w:ascii="微软雅黑" w:eastAsia="微软雅黑" w:hAnsi="微软雅黑"/>
                <w:lang w:eastAsia="zh-CN"/>
              </w:rPr>
            </w:pPr>
          </w:p>
        </w:tc>
      </w:tr>
    </w:tbl>
    <w:p w14:paraId="6F787896" w14:textId="77777777" w:rsidR="000A26DF" w:rsidRPr="000A26DF" w:rsidRDefault="000A26DF" w:rsidP="000A26DF">
      <w:pPr>
        <w:rPr>
          <w:lang w:val="en-GB" w:eastAsia="zh-CN"/>
        </w:rPr>
      </w:pPr>
      <w:r w:rsidRPr="00DB3F45">
        <w:rPr>
          <w:rFonts w:ascii="微软雅黑" w:eastAsia="微软雅黑" w:hAnsi="微软雅黑" w:hint="eastAsia"/>
          <w:lang w:eastAsia="zh-CN"/>
        </w:rPr>
        <w:t>系统功能需求列表</w:t>
      </w:r>
    </w:p>
    <w:p w14:paraId="7BB6FF5D" w14:textId="77777777" w:rsidR="000A26DF" w:rsidRDefault="000A26DF" w:rsidP="00E74CBF">
      <w:pPr>
        <w:rPr>
          <w:rFonts w:ascii="微软雅黑" w:eastAsia="微软雅黑" w:hAnsi="微软雅黑"/>
          <w:lang w:eastAsia="zh-CN"/>
        </w:rPr>
      </w:pPr>
    </w:p>
    <w:p w14:paraId="366F80B5" w14:textId="77777777" w:rsidR="000A26DF" w:rsidRPr="003E4349" w:rsidRDefault="000A26DF" w:rsidP="000A26DF">
      <w:pPr>
        <w:pStyle w:val="3"/>
        <w:rPr>
          <w:lang w:eastAsia="zh-CN"/>
        </w:rPr>
      </w:pPr>
      <w:r>
        <w:rPr>
          <w:rFonts w:hint="eastAsia"/>
          <w:lang w:val="en-GB" w:eastAsia="zh-CN"/>
        </w:rPr>
        <w:t>SR</w:t>
      </w:r>
      <w:r>
        <w:rPr>
          <w:lang w:val="en-GB" w:eastAsia="zh-CN"/>
        </w:rPr>
        <w:t xml:space="preserve">10-F01 </w:t>
      </w:r>
      <w:r>
        <w:rPr>
          <w:rFonts w:ascii="微软雅黑" w:eastAsia="微软雅黑" w:hAnsi="微软雅黑" w:hint="eastAsia"/>
          <w:lang w:eastAsia="zh-CN"/>
        </w:rPr>
        <w:t>工作流配置</w:t>
      </w:r>
    </w:p>
    <w:p w14:paraId="6EA96536" w14:textId="77777777" w:rsidR="000A26DF" w:rsidRPr="007E5A32" w:rsidRDefault="000A26DF" w:rsidP="000A26DF">
      <w:pPr>
        <w:pStyle w:val="af3"/>
        <w:ind w:left="360"/>
        <w:rPr>
          <w:rStyle w:val="af5"/>
          <w:rFonts w:ascii="微软雅黑" w:eastAsia="微软雅黑" w:hAnsi="微软雅黑"/>
          <w:color w:val="1F497D"/>
        </w:rPr>
      </w:pPr>
      <w:r w:rsidRPr="007E5A32">
        <w:rPr>
          <w:rStyle w:val="af5"/>
          <w:rFonts w:ascii="微软雅黑" w:eastAsia="微软雅黑" w:hAnsi="微软雅黑" w:hint="eastAsia"/>
          <w:color w:val="1F497D"/>
        </w:rPr>
        <w:t>角色定义</w:t>
      </w:r>
    </w:p>
    <w:tbl>
      <w:tblPr>
        <w:tblW w:w="9447"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6"/>
        <w:gridCol w:w="1701"/>
        <w:gridCol w:w="1559"/>
        <w:gridCol w:w="1559"/>
        <w:gridCol w:w="1276"/>
        <w:gridCol w:w="1134"/>
        <w:gridCol w:w="1052"/>
      </w:tblGrid>
      <w:tr w:rsidR="000A26DF" w:rsidRPr="007E5A32" w14:paraId="0EEC173A" w14:textId="77777777" w:rsidTr="000A26DF">
        <w:trPr>
          <w:trHeight w:val="775"/>
        </w:trPr>
        <w:tc>
          <w:tcPr>
            <w:tcW w:w="1166" w:type="dxa"/>
            <w:shd w:val="clear" w:color="auto" w:fill="auto"/>
          </w:tcPr>
          <w:p w14:paraId="739CB110"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编号</w:t>
            </w:r>
          </w:p>
        </w:tc>
        <w:tc>
          <w:tcPr>
            <w:tcW w:w="1701" w:type="dxa"/>
            <w:shd w:val="clear" w:color="auto" w:fill="auto"/>
          </w:tcPr>
          <w:p w14:paraId="5D41BB1B"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岗位</w:t>
            </w:r>
          </w:p>
        </w:tc>
        <w:tc>
          <w:tcPr>
            <w:tcW w:w="1559" w:type="dxa"/>
            <w:shd w:val="clear" w:color="auto" w:fill="auto"/>
          </w:tcPr>
          <w:p w14:paraId="3DB3E43C"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姓名</w:t>
            </w:r>
          </w:p>
        </w:tc>
        <w:tc>
          <w:tcPr>
            <w:tcW w:w="1559" w:type="dxa"/>
            <w:shd w:val="clear" w:color="auto" w:fill="auto"/>
          </w:tcPr>
          <w:p w14:paraId="39479B14"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审批时效</w:t>
            </w:r>
          </w:p>
        </w:tc>
        <w:tc>
          <w:tcPr>
            <w:tcW w:w="1276" w:type="dxa"/>
            <w:shd w:val="clear" w:color="auto" w:fill="auto"/>
          </w:tcPr>
          <w:p w14:paraId="0B151A79"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说明</w:t>
            </w:r>
          </w:p>
        </w:tc>
        <w:tc>
          <w:tcPr>
            <w:tcW w:w="1134" w:type="dxa"/>
            <w:shd w:val="clear" w:color="auto" w:fill="auto"/>
          </w:tcPr>
          <w:p w14:paraId="43A53D05" w14:textId="77777777" w:rsidR="000A26DF" w:rsidRPr="007E5A32" w:rsidRDefault="000A26DF" w:rsidP="000A26DF">
            <w:pPr>
              <w:pStyle w:val="af3"/>
              <w:spacing w:before="60"/>
              <w:jc w:val="left"/>
              <w:rPr>
                <w:rFonts w:ascii="微软雅黑" w:eastAsia="微软雅黑" w:hAnsi="微软雅黑"/>
                <w:color w:val="1F497D"/>
                <w:lang w:val="da-DK"/>
              </w:rPr>
            </w:pPr>
            <w:r w:rsidRPr="007E5A32">
              <w:rPr>
                <w:rFonts w:ascii="微软雅黑" w:eastAsia="微软雅黑" w:hAnsi="微软雅黑" w:hint="eastAsia"/>
                <w:color w:val="1F497D"/>
                <w:lang w:val="da-DK"/>
              </w:rPr>
              <w:t>生效日期</w:t>
            </w:r>
          </w:p>
        </w:tc>
        <w:tc>
          <w:tcPr>
            <w:tcW w:w="1052" w:type="dxa"/>
            <w:shd w:val="clear" w:color="auto" w:fill="auto"/>
          </w:tcPr>
          <w:p w14:paraId="3522B0F9"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失效日期</w:t>
            </w:r>
          </w:p>
        </w:tc>
      </w:tr>
      <w:tr w:rsidR="000A26DF" w:rsidRPr="007E5A32" w14:paraId="7842A095" w14:textId="77777777" w:rsidTr="000A26DF">
        <w:trPr>
          <w:trHeight w:val="784"/>
        </w:trPr>
        <w:tc>
          <w:tcPr>
            <w:tcW w:w="1166" w:type="dxa"/>
            <w:shd w:val="clear" w:color="auto" w:fill="auto"/>
          </w:tcPr>
          <w:p w14:paraId="1243CC96"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1</w:t>
            </w:r>
          </w:p>
        </w:tc>
        <w:tc>
          <w:tcPr>
            <w:tcW w:w="1701" w:type="dxa"/>
            <w:shd w:val="clear" w:color="auto" w:fill="auto"/>
          </w:tcPr>
          <w:p w14:paraId="4E0C5907"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逆向物流经理</w:t>
            </w:r>
          </w:p>
        </w:tc>
        <w:tc>
          <w:tcPr>
            <w:tcW w:w="1559" w:type="dxa"/>
            <w:shd w:val="clear" w:color="auto" w:fill="auto"/>
          </w:tcPr>
          <w:p w14:paraId="4AC046C5"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胡敏</w:t>
            </w:r>
          </w:p>
        </w:tc>
        <w:tc>
          <w:tcPr>
            <w:tcW w:w="1559" w:type="dxa"/>
            <w:shd w:val="clear" w:color="auto" w:fill="auto"/>
          </w:tcPr>
          <w:p w14:paraId="4D67DC9E" w14:textId="77777777" w:rsidR="000A26DF" w:rsidRPr="007E5A32" w:rsidRDefault="000A26DF" w:rsidP="000A26DF">
            <w:pPr>
              <w:pStyle w:val="af3"/>
              <w:spacing w:before="60"/>
              <w:rPr>
                <w:rFonts w:ascii="微软雅黑" w:eastAsia="微软雅黑" w:hAnsi="微软雅黑"/>
                <w:color w:val="1F497D"/>
                <w:lang w:val="da-DK"/>
              </w:rPr>
            </w:pPr>
          </w:p>
        </w:tc>
        <w:tc>
          <w:tcPr>
            <w:tcW w:w="1276" w:type="dxa"/>
            <w:shd w:val="clear" w:color="auto" w:fill="auto"/>
          </w:tcPr>
          <w:p w14:paraId="24876634"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79689355"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3BE917CB"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491127C4" w14:textId="77777777" w:rsidTr="000A26DF">
        <w:trPr>
          <w:trHeight w:val="1196"/>
        </w:trPr>
        <w:tc>
          <w:tcPr>
            <w:tcW w:w="1166" w:type="dxa"/>
            <w:shd w:val="clear" w:color="auto" w:fill="auto"/>
          </w:tcPr>
          <w:p w14:paraId="2F176C2A"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2.1</w:t>
            </w:r>
          </w:p>
        </w:tc>
        <w:tc>
          <w:tcPr>
            <w:tcW w:w="1701" w:type="dxa"/>
            <w:shd w:val="clear" w:color="auto" w:fill="auto"/>
          </w:tcPr>
          <w:p w14:paraId="309D60CC"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产品副总裁-食品线</w:t>
            </w:r>
          </w:p>
          <w:p w14:paraId="20974E46"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(食品饮料, 进口食品, 保健)</w:t>
            </w:r>
          </w:p>
        </w:tc>
        <w:tc>
          <w:tcPr>
            <w:tcW w:w="1559" w:type="dxa"/>
            <w:shd w:val="clear" w:color="auto" w:fill="auto"/>
          </w:tcPr>
          <w:p w14:paraId="67A296F0"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黄志雄</w:t>
            </w:r>
          </w:p>
        </w:tc>
        <w:tc>
          <w:tcPr>
            <w:tcW w:w="1559" w:type="dxa"/>
            <w:shd w:val="clear" w:color="auto" w:fill="auto"/>
          </w:tcPr>
          <w:p w14:paraId="63856847"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24小时</w:t>
            </w:r>
          </w:p>
        </w:tc>
        <w:tc>
          <w:tcPr>
            <w:tcW w:w="1276" w:type="dxa"/>
            <w:shd w:val="clear" w:color="auto" w:fill="auto"/>
          </w:tcPr>
          <w:p w14:paraId="0FFE45A3"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28C22986"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3BBFD312"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40AFC9C4" w14:textId="77777777" w:rsidTr="000A26DF">
        <w:trPr>
          <w:trHeight w:val="784"/>
        </w:trPr>
        <w:tc>
          <w:tcPr>
            <w:tcW w:w="1166" w:type="dxa"/>
            <w:shd w:val="clear" w:color="auto" w:fill="auto"/>
          </w:tcPr>
          <w:p w14:paraId="322F55F5"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2.2</w:t>
            </w:r>
          </w:p>
        </w:tc>
        <w:tc>
          <w:tcPr>
            <w:tcW w:w="1701" w:type="dxa"/>
            <w:shd w:val="clear" w:color="auto" w:fill="auto"/>
          </w:tcPr>
          <w:p w14:paraId="5D0163FB"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产品副总裁-非食品线</w:t>
            </w:r>
          </w:p>
        </w:tc>
        <w:tc>
          <w:tcPr>
            <w:tcW w:w="1559" w:type="dxa"/>
            <w:shd w:val="clear" w:color="auto" w:fill="auto"/>
          </w:tcPr>
          <w:p w14:paraId="19657512"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黄晓强</w:t>
            </w:r>
          </w:p>
        </w:tc>
        <w:tc>
          <w:tcPr>
            <w:tcW w:w="1559" w:type="dxa"/>
            <w:shd w:val="clear" w:color="auto" w:fill="auto"/>
          </w:tcPr>
          <w:p w14:paraId="6448E1B1"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24小时</w:t>
            </w:r>
          </w:p>
        </w:tc>
        <w:tc>
          <w:tcPr>
            <w:tcW w:w="1276" w:type="dxa"/>
            <w:shd w:val="clear" w:color="auto" w:fill="auto"/>
          </w:tcPr>
          <w:p w14:paraId="5B073F4E"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401484C7"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6E36A048"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428C4E3A" w14:textId="77777777" w:rsidTr="000A26DF">
        <w:trPr>
          <w:trHeight w:val="775"/>
        </w:trPr>
        <w:tc>
          <w:tcPr>
            <w:tcW w:w="1166" w:type="dxa"/>
            <w:shd w:val="clear" w:color="auto" w:fill="auto"/>
          </w:tcPr>
          <w:p w14:paraId="32DC355A"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3</w:t>
            </w:r>
          </w:p>
        </w:tc>
        <w:tc>
          <w:tcPr>
            <w:tcW w:w="1701" w:type="dxa"/>
            <w:shd w:val="clear" w:color="auto" w:fill="auto"/>
          </w:tcPr>
          <w:p w14:paraId="44F78CAB"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CMO</w:t>
            </w:r>
          </w:p>
        </w:tc>
        <w:tc>
          <w:tcPr>
            <w:tcW w:w="1559" w:type="dxa"/>
            <w:shd w:val="clear" w:color="auto" w:fill="auto"/>
          </w:tcPr>
          <w:p w14:paraId="67DC6731" w14:textId="77777777" w:rsidR="000A26DF" w:rsidRPr="007E5A32" w:rsidRDefault="000A26DF" w:rsidP="000A26DF">
            <w:pPr>
              <w:pStyle w:val="af3"/>
              <w:spacing w:before="60"/>
              <w:rPr>
                <w:rFonts w:ascii="微软雅黑" w:eastAsia="微软雅黑" w:hAnsi="微软雅黑"/>
                <w:color w:val="1F497D"/>
                <w:lang w:val="da-DK"/>
              </w:rPr>
            </w:pPr>
            <w:r>
              <w:rPr>
                <w:rFonts w:ascii="微软雅黑" w:eastAsia="微软雅黑" w:hAnsi="微软雅黑" w:hint="eastAsia"/>
                <w:color w:val="1F497D"/>
                <w:lang w:val="da-DK"/>
              </w:rPr>
              <w:t>王</w:t>
            </w:r>
            <w:r>
              <w:rPr>
                <w:rFonts w:ascii="微软雅黑" w:eastAsia="微软雅黑" w:hAnsi="微软雅黑"/>
                <w:color w:val="1F497D"/>
                <w:lang w:val="da-DK"/>
              </w:rPr>
              <w:t>春焕</w:t>
            </w:r>
          </w:p>
        </w:tc>
        <w:tc>
          <w:tcPr>
            <w:tcW w:w="1559" w:type="dxa"/>
            <w:shd w:val="clear" w:color="auto" w:fill="auto"/>
          </w:tcPr>
          <w:p w14:paraId="0D6FB24C"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24小时</w:t>
            </w:r>
          </w:p>
        </w:tc>
        <w:tc>
          <w:tcPr>
            <w:tcW w:w="1276" w:type="dxa"/>
            <w:shd w:val="clear" w:color="auto" w:fill="auto"/>
          </w:tcPr>
          <w:p w14:paraId="1117CBE1"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58F5280A"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500DF567"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011ABB39" w14:textId="77777777" w:rsidTr="000A26DF">
        <w:trPr>
          <w:trHeight w:val="420"/>
        </w:trPr>
        <w:tc>
          <w:tcPr>
            <w:tcW w:w="1166" w:type="dxa"/>
            <w:shd w:val="clear" w:color="auto" w:fill="auto"/>
          </w:tcPr>
          <w:p w14:paraId="1BA1F0CC"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lastRenderedPageBreak/>
              <w:t>4.1</w:t>
            </w:r>
          </w:p>
        </w:tc>
        <w:tc>
          <w:tcPr>
            <w:tcW w:w="1701" w:type="dxa"/>
            <w:shd w:val="clear" w:color="auto" w:fill="auto"/>
          </w:tcPr>
          <w:p w14:paraId="2E9F80E7"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仓储部总监</w:t>
            </w:r>
          </w:p>
        </w:tc>
        <w:tc>
          <w:tcPr>
            <w:tcW w:w="1559" w:type="dxa"/>
            <w:shd w:val="clear" w:color="auto" w:fill="auto"/>
          </w:tcPr>
          <w:p w14:paraId="3820D9A3"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郭金留</w:t>
            </w:r>
          </w:p>
        </w:tc>
        <w:tc>
          <w:tcPr>
            <w:tcW w:w="1559" w:type="dxa"/>
            <w:shd w:val="clear" w:color="auto" w:fill="auto"/>
          </w:tcPr>
          <w:p w14:paraId="5F4A1323"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24小时</w:t>
            </w:r>
          </w:p>
        </w:tc>
        <w:tc>
          <w:tcPr>
            <w:tcW w:w="1276" w:type="dxa"/>
            <w:shd w:val="clear" w:color="auto" w:fill="auto"/>
          </w:tcPr>
          <w:p w14:paraId="37CD0626"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4F71B0E0"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579B6FBE"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3584A063" w14:textId="77777777" w:rsidTr="000A26DF">
        <w:trPr>
          <w:trHeight w:val="775"/>
        </w:trPr>
        <w:tc>
          <w:tcPr>
            <w:tcW w:w="1166" w:type="dxa"/>
            <w:shd w:val="clear" w:color="auto" w:fill="auto"/>
          </w:tcPr>
          <w:p w14:paraId="798D1C19"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4.2</w:t>
            </w:r>
          </w:p>
        </w:tc>
        <w:tc>
          <w:tcPr>
            <w:tcW w:w="1701" w:type="dxa"/>
            <w:shd w:val="clear" w:color="auto" w:fill="auto"/>
          </w:tcPr>
          <w:p w14:paraId="357BD33C"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客服部总监</w:t>
            </w:r>
          </w:p>
        </w:tc>
        <w:tc>
          <w:tcPr>
            <w:tcW w:w="1559" w:type="dxa"/>
            <w:shd w:val="clear" w:color="auto" w:fill="auto"/>
          </w:tcPr>
          <w:p w14:paraId="6A63763E"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姚燕萍</w:t>
            </w:r>
          </w:p>
        </w:tc>
        <w:tc>
          <w:tcPr>
            <w:tcW w:w="1559" w:type="dxa"/>
            <w:shd w:val="clear" w:color="auto" w:fill="auto"/>
          </w:tcPr>
          <w:p w14:paraId="04BC1360"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24小时</w:t>
            </w:r>
          </w:p>
        </w:tc>
        <w:tc>
          <w:tcPr>
            <w:tcW w:w="1276" w:type="dxa"/>
            <w:shd w:val="clear" w:color="auto" w:fill="auto"/>
          </w:tcPr>
          <w:p w14:paraId="3E3FFE1A"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3803F613"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0B040D73"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63EE2C88" w14:textId="77777777" w:rsidTr="000A26DF">
        <w:trPr>
          <w:trHeight w:val="784"/>
        </w:trPr>
        <w:tc>
          <w:tcPr>
            <w:tcW w:w="1166" w:type="dxa"/>
            <w:shd w:val="clear" w:color="auto" w:fill="auto"/>
          </w:tcPr>
          <w:p w14:paraId="3C09C4DD"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4.3</w:t>
            </w:r>
          </w:p>
        </w:tc>
        <w:tc>
          <w:tcPr>
            <w:tcW w:w="1701" w:type="dxa"/>
            <w:shd w:val="clear" w:color="auto" w:fill="auto"/>
          </w:tcPr>
          <w:p w14:paraId="5DD23663"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配送部副总裁</w:t>
            </w:r>
          </w:p>
        </w:tc>
        <w:tc>
          <w:tcPr>
            <w:tcW w:w="1559" w:type="dxa"/>
            <w:shd w:val="clear" w:color="auto" w:fill="auto"/>
          </w:tcPr>
          <w:p w14:paraId="647D6794"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刘宏彬</w:t>
            </w:r>
          </w:p>
        </w:tc>
        <w:tc>
          <w:tcPr>
            <w:tcW w:w="1559" w:type="dxa"/>
            <w:shd w:val="clear" w:color="auto" w:fill="auto"/>
          </w:tcPr>
          <w:p w14:paraId="39FB7D05"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24小时</w:t>
            </w:r>
          </w:p>
        </w:tc>
        <w:tc>
          <w:tcPr>
            <w:tcW w:w="1276" w:type="dxa"/>
            <w:shd w:val="clear" w:color="auto" w:fill="auto"/>
          </w:tcPr>
          <w:p w14:paraId="7FF80400"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68BE7660"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6DD01CCF"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3B252915" w14:textId="77777777" w:rsidTr="000A26DF">
        <w:trPr>
          <w:trHeight w:val="775"/>
        </w:trPr>
        <w:tc>
          <w:tcPr>
            <w:tcW w:w="1166" w:type="dxa"/>
            <w:shd w:val="clear" w:color="auto" w:fill="auto"/>
          </w:tcPr>
          <w:p w14:paraId="432F36A5"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5</w:t>
            </w:r>
          </w:p>
        </w:tc>
        <w:tc>
          <w:tcPr>
            <w:tcW w:w="1701" w:type="dxa"/>
            <w:shd w:val="clear" w:color="auto" w:fill="auto"/>
          </w:tcPr>
          <w:p w14:paraId="05503E99"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运营副总裁</w:t>
            </w:r>
          </w:p>
        </w:tc>
        <w:tc>
          <w:tcPr>
            <w:tcW w:w="1559" w:type="dxa"/>
            <w:shd w:val="clear" w:color="auto" w:fill="auto"/>
          </w:tcPr>
          <w:p w14:paraId="727E2136"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王海晖</w:t>
            </w:r>
          </w:p>
        </w:tc>
        <w:tc>
          <w:tcPr>
            <w:tcW w:w="1559" w:type="dxa"/>
            <w:shd w:val="clear" w:color="auto" w:fill="auto"/>
          </w:tcPr>
          <w:p w14:paraId="6BCD0635"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24小时</w:t>
            </w:r>
          </w:p>
        </w:tc>
        <w:tc>
          <w:tcPr>
            <w:tcW w:w="1276" w:type="dxa"/>
            <w:shd w:val="clear" w:color="auto" w:fill="auto"/>
          </w:tcPr>
          <w:p w14:paraId="3374072E"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05444728"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276A7C09"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67C32C9F" w14:textId="77777777" w:rsidTr="000A26DF">
        <w:trPr>
          <w:trHeight w:val="784"/>
        </w:trPr>
        <w:tc>
          <w:tcPr>
            <w:tcW w:w="1166" w:type="dxa"/>
            <w:shd w:val="clear" w:color="auto" w:fill="auto"/>
          </w:tcPr>
          <w:p w14:paraId="1BA5CCDE"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6</w:t>
            </w:r>
          </w:p>
        </w:tc>
        <w:tc>
          <w:tcPr>
            <w:tcW w:w="1701" w:type="dxa"/>
            <w:shd w:val="clear" w:color="auto" w:fill="auto"/>
          </w:tcPr>
          <w:p w14:paraId="42B12A01"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财务总监</w:t>
            </w:r>
          </w:p>
        </w:tc>
        <w:tc>
          <w:tcPr>
            <w:tcW w:w="1559" w:type="dxa"/>
            <w:shd w:val="clear" w:color="auto" w:fill="auto"/>
          </w:tcPr>
          <w:p w14:paraId="21A53B89"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张良</w:t>
            </w:r>
          </w:p>
        </w:tc>
        <w:tc>
          <w:tcPr>
            <w:tcW w:w="1559" w:type="dxa"/>
            <w:shd w:val="clear" w:color="auto" w:fill="auto"/>
          </w:tcPr>
          <w:p w14:paraId="5AE9C212"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48小时</w:t>
            </w:r>
          </w:p>
        </w:tc>
        <w:tc>
          <w:tcPr>
            <w:tcW w:w="1276" w:type="dxa"/>
            <w:shd w:val="clear" w:color="auto" w:fill="auto"/>
          </w:tcPr>
          <w:p w14:paraId="54C71B6F"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75744491"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08776750"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4AB50FFD" w14:textId="77777777" w:rsidTr="000A26DF">
        <w:trPr>
          <w:trHeight w:val="775"/>
        </w:trPr>
        <w:tc>
          <w:tcPr>
            <w:tcW w:w="1166" w:type="dxa"/>
            <w:shd w:val="clear" w:color="auto" w:fill="auto"/>
          </w:tcPr>
          <w:p w14:paraId="4593B151"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7</w:t>
            </w:r>
          </w:p>
        </w:tc>
        <w:tc>
          <w:tcPr>
            <w:tcW w:w="1701" w:type="dxa"/>
            <w:shd w:val="clear" w:color="auto" w:fill="auto"/>
          </w:tcPr>
          <w:p w14:paraId="4E065D4C"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财务副总裁</w:t>
            </w:r>
          </w:p>
        </w:tc>
        <w:tc>
          <w:tcPr>
            <w:tcW w:w="1559" w:type="dxa"/>
            <w:shd w:val="clear" w:color="auto" w:fill="auto"/>
          </w:tcPr>
          <w:p w14:paraId="65360386"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宋侑文</w:t>
            </w:r>
          </w:p>
        </w:tc>
        <w:tc>
          <w:tcPr>
            <w:tcW w:w="1559" w:type="dxa"/>
            <w:shd w:val="clear" w:color="auto" w:fill="auto"/>
          </w:tcPr>
          <w:p w14:paraId="6432207E"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48小时</w:t>
            </w:r>
          </w:p>
        </w:tc>
        <w:tc>
          <w:tcPr>
            <w:tcW w:w="1276" w:type="dxa"/>
            <w:shd w:val="clear" w:color="auto" w:fill="auto"/>
          </w:tcPr>
          <w:p w14:paraId="7215626E"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396DFBF0"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4B670845"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246C5C64" w14:textId="77777777" w:rsidTr="000A26DF">
        <w:trPr>
          <w:trHeight w:val="784"/>
        </w:trPr>
        <w:tc>
          <w:tcPr>
            <w:tcW w:w="1166" w:type="dxa"/>
            <w:shd w:val="clear" w:color="auto" w:fill="auto"/>
          </w:tcPr>
          <w:p w14:paraId="1F333D58"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8</w:t>
            </w:r>
          </w:p>
        </w:tc>
        <w:tc>
          <w:tcPr>
            <w:tcW w:w="1701" w:type="dxa"/>
            <w:shd w:val="clear" w:color="auto" w:fill="auto"/>
          </w:tcPr>
          <w:p w14:paraId="0BC52A0B"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CEO</w:t>
            </w:r>
          </w:p>
        </w:tc>
        <w:tc>
          <w:tcPr>
            <w:tcW w:w="1559" w:type="dxa"/>
            <w:shd w:val="clear" w:color="auto" w:fill="auto"/>
          </w:tcPr>
          <w:p w14:paraId="25EAB001" w14:textId="77777777" w:rsidR="000A26DF" w:rsidRPr="007E5A32" w:rsidRDefault="000A26DF" w:rsidP="000A26DF">
            <w:pPr>
              <w:pStyle w:val="af3"/>
              <w:spacing w:before="60"/>
              <w:rPr>
                <w:rFonts w:ascii="微软雅黑" w:eastAsia="微软雅黑" w:hAnsi="微软雅黑"/>
                <w:color w:val="1F497D"/>
                <w:lang w:val="da-DK"/>
              </w:rPr>
            </w:pPr>
            <w:r>
              <w:rPr>
                <w:rFonts w:ascii="微软雅黑" w:eastAsia="微软雅黑" w:hAnsi="微软雅黑" w:hint="eastAsia"/>
                <w:color w:val="1F497D"/>
                <w:lang w:val="da-DK"/>
              </w:rPr>
              <w:t>余</w:t>
            </w:r>
            <w:r>
              <w:rPr>
                <w:rFonts w:ascii="微软雅黑" w:eastAsia="微软雅黑" w:hAnsi="微软雅黑"/>
                <w:color w:val="1F497D"/>
                <w:lang w:val="da-DK"/>
              </w:rPr>
              <w:t>睿</w:t>
            </w:r>
          </w:p>
        </w:tc>
        <w:tc>
          <w:tcPr>
            <w:tcW w:w="1559" w:type="dxa"/>
            <w:shd w:val="clear" w:color="auto" w:fill="auto"/>
          </w:tcPr>
          <w:p w14:paraId="376EDF32" w14:textId="77777777" w:rsidR="000A26DF" w:rsidRPr="007E5A32" w:rsidRDefault="000A26DF" w:rsidP="000A26DF">
            <w:pPr>
              <w:pStyle w:val="af3"/>
              <w:spacing w:before="60"/>
              <w:rPr>
                <w:rFonts w:ascii="微软雅黑" w:eastAsia="微软雅黑" w:hAnsi="微软雅黑"/>
                <w:color w:val="1F497D"/>
                <w:lang w:val="da-DK"/>
              </w:rPr>
            </w:pPr>
          </w:p>
        </w:tc>
        <w:tc>
          <w:tcPr>
            <w:tcW w:w="1276" w:type="dxa"/>
            <w:shd w:val="clear" w:color="auto" w:fill="auto"/>
          </w:tcPr>
          <w:p w14:paraId="337549EC"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35A1A486"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15316E97"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76E22566" w14:textId="77777777" w:rsidTr="000A26DF">
        <w:trPr>
          <w:trHeight w:val="775"/>
        </w:trPr>
        <w:tc>
          <w:tcPr>
            <w:tcW w:w="1166" w:type="dxa"/>
            <w:shd w:val="clear" w:color="auto" w:fill="auto"/>
          </w:tcPr>
          <w:p w14:paraId="6C213161"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10</w:t>
            </w:r>
          </w:p>
        </w:tc>
        <w:tc>
          <w:tcPr>
            <w:tcW w:w="1701" w:type="dxa"/>
            <w:shd w:val="clear" w:color="auto" w:fill="auto"/>
          </w:tcPr>
          <w:p w14:paraId="50705A43" w14:textId="77777777" w:rsidR="000A26DF" w:rsidRPr="003343F2" w:rsidRDefault="000A26DF" w:rsidP="000A26DF">
            <w:pPr>
              <w:pStyle w:val="af3"/>
              <w:spacing w:before="60"/>
              <w:rPr>
                <w:rFonts w:ascii="微软雅黑" w:eastAsia="微软雅黑" w:hAnsi="微软雅黑"/>
                <w:color w:val="C00000"/>
                <w:lang w:val="da-DK"/>
              </w:rPr>
            </w:pPr>
            <w:r w:rsidRPr="003343F2">
              <w:rPr>
                <w:rFonts w:ascii="微软雅黑" w:eastAsia="微软雅黑" w:hAnsi="微软雅黑" w:hint="eastAsia"/>
                <w:color w:val="C00000"/>
                <w:lang w:val="da-DK"/>
              </w:rPr>
              <w:t>内采专员</w:t>
            </w:r>
          </w:p>
        </w:tc>
        <w:tc>
          <w:tcPr>
            <w:tcW w:w="1559" w:type="dxa"/>
            <w:shd w:val="clear" w:color="auto" w:fill="auto"/>
          </w:tcPr>
          <w:p w14:paraId="01439848" w14:textId="77777777" w:rsidR="000A26DF" w:rsidRPr="003343F2" w:rsidRDefault="000A26DF" w:rsidP="000A26DF">
            <w:pPr>
              <w:pStyle w:val="af3"/>
              <w:spacing w:before="60"/>
              <w:rPr>
                <w:rFonts w:ascii="微软雅黑" w:eastAsia="微软雅黑" w:hAnsi="微软雅黑"/>
                <w:color w:val="C00000"/>
                <w:lang w:val="da-DK"/>
              </w:rPr>
            </w:pPr>
            <w:r w:rsidRPr="003343F2">
              <w:rPr>
                <w:rFonts w:ascii="微软雅黑" w:eastAsia="微软雅黑" w:hAnsi="微软雅黑" w:hint="eastAsia"/>
                <w:color w:val="C00000"/>
                <w:lang w:val="da-DK"/>
              </w:rPr>
              <w:t>AAA</w:t>
            </w:r>
          </w:p>
        </w:tc>
        <w:tc>
          <w:tcPr>
            <w:tcW w:w="1559" w:type="dxa"/>
            <w:shd w:val="clear" w:color="auto" w:fill="auto"/>
          </w:tcPr>
          <w:p w14:paraId="1935B0C4" w14:textId="77777777" w:rsidR="000A26DF" w:rsidRPr="003343F2" w:rsidRDefault="000A26DF" w:rsidP="000A26DF">
            <w:pPr>
              <w:pStyle w:val="af3"/>
              <w:spacing w:before="60"/>
              <w:rPr>
                <w:rFonts w:ascii="微软雅黑" w:eastAsia="微软雅黑" w:hAnsi="微软雅黑"/>
                <w:color w:val="C00000"/>
                <w:lang w:val="da-DK"/>
              </w:rPr>
            </w:pPr>
            <w:r w:rsidRPr="003343F2">
              <w:rPr>
                <w:rFonts w:ascii="微软雅黑" w:eastAsia="微软雅黑" w:hAnsi="微软雅黑" w:hint="eastAsia"/>
                <w:color w:val="C00000"/>
                <w:lang w:val="da-DK"/>
              </w:rPr>
              <w:t>24小时</w:t>
            </w:r>
          </w:p>
        </w:tc>
        <w:tc>
          <w:tcPr>
            <w:tcW w:w="1276" w:type="dxa"/>
            <w:shd w:val="clear" w:color="auto" w:fill="auto"/>
          </w:tcPr>
          <w:p w14:paraId="3BCB01EE"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7615EBAD"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41FF36B2"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6B70B74E" w14:textId="77777777" w:rsidTr="000A26DF">
        <w:trPr>
          <w:trHeight w:val="784"/>
        </w:trPr>
        <w:tc>
          <w:tcPr>
            <w:tcW w:w="1166" w:type="dxa"/>
            <w:shd w:val="clear" w:color="auto" w:fill="auto"/>
          </w:tcPr>
          <w:p w14:paraId="5CC1B8FB"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11</w:t>
            </w:r>
          </w:p>
        </w:tc>
        <w:tc>
          <w:tcPr>
            <w:tcW w:w="1701" w:type="dxa"/>
            <w:shd w:val="clear" w:color="auto" w:fill="auto"/>
          </w:tcPr>
          <w:p w14:paraId="0EE26A00" w14:textId="77777777" w:rsidR="000A26DF" w:rsidRPr="003343F2" w:rsidRDefault="000A26DF" w:rsidP="000A26DF">
            <w:pPr>
              <w:pStyle w:val="af3"/>
              <w:spacing w:before="60"/>
              <w:rPr>
                <w:rFonts w:ascii="微软雅黑" w:eastAsia="微软雅黑" w:hAnsi="微软雅黑"/>
                <w:color w:val="C00000"/>
                <w:lang w:val="da-DK"/>
              </w:rPr>
            </w:pPr>
            <w:r w:rsidRPr="003343F2">
              <w:rPr>
                <w:rFonts w:ascii="微软雅黑" w:eastAsia="微软雅黑" w:hAnsi="微软雅黑" w:hint="eastAsia"/>
                <w:color w:val="C00000"/>
                <w:lang w:val="da-DK"/>
              </w:rPr>
              <w:t>财务应收专员</w:t>
            </w:r>
          </w:p>
        </w:tc>
        <w:tc>
          <w:tcPr>
            <w:tcW w:w="1559" w:type="dxa"/>
            <w:shd w:val="clear" w:color="auto" w:fill="auto"/>
          </w:tcPr>
          <w:p w14:paraId="1F093C4C" w14:textId="77777777" w:rsidR="000A26DF" w:rsidRPr="003343F2" w:rsidRDefault="000A26DF" w:rsidP="000A26DF">
            <w:pPr>
              <w:pStyle w:val="af3"/>
              <w:spacing w:before="60"/>
              <w:rPr>
                <w:rFonts w:ascii="微软雅黑" w:eastAsia="微软雅黑" w:hAnsi="微软雅黑"/>
                <w:color w:val="C00000"/>
                <w:lang w:val="da-DK"/>
              </w:rPr>
            </w:pPr>
            <w:r w:rsidRPr="003343F2">
              <w:rPr>
                <w:rFonts w:ascii="微软雅黑" w:eastAsia="微软雅黑" w:hAnsi="微软雅黑" w:hint="eastAsia"/>
                <w:color w:val="C00000"/>
                <w:lang w:val="da-DK"/>
              </w:rPr>
              <w:t>盛华</w:t>
            </w:r>
          </w:p>
        </w:tc>
        <w:tc>
          <w:tcPr>
            <w:tcW w:w="1559" w:type="dxa"/>
            <w:shd w:val="clear" w:color="auto" w:fill="auto"/>
          </w:tcPr>
          <w:p w14:paraId="405AEF39" w14:textId="77777777" w:rsidR="000A26DF" w:rsidRPr="003343F2" w:rsidRDefault="000A26DF" w:rsidP="000A26DF">
            <w:pPr>
              <w:pStyle w:val="af3"/>
              <w:spacing w:before="60"/>
              <w:rPr>
                <w:rFonts w:ascii="微软雅黑" w:eastAsia="微软雅黑" w:hAnsi="微软雅黑"/>
                <w:color w:val="C00000"/>
                <w:lang w:val="da-DK"/>
              </w:rPr>
            </w:pPr>
            <w:r w:rsidRPr="003343F2">
              <w:rPr>
                <w:rFonts w:ascii="微软雅黑" w:eastAsia="微软雅黑" w:hAnsi="微软雅黑" w:hint="eastAsia"/>
                <w:color w:val="C00000"/>
                <w:lang w:val="da-DK"/>
              </w:rPr>
              <w:t>48小时</w:t>
            </w:r>
          </w:p>
        </w:tc>
        <w:tc>
          <w:tcPr>
            <w:tcW w:w="1276" w:type="dxa"/>
            <w:shd w:val="clear" w:color="auto" w:fill="auto"/>
          </w:tcPr>
          <w:p w14:paraId="7B983FB6" w14:textId="77777777" w:rsidR="000A26DF" w:rsidRPr="007E5A32" w:rsidRDefault="000A26DF" w:rsidP="000A26DF">
            <w:pPr>
              <w:pStyle w:val="af3"/>
              <w:spacing w:before="60"/>
              <w:rPr>
                <w:rFonts w:ascii="微软雅黑" w:eastAsia="微软雅黑" w:hAnsi="微软雅黑"/>
                <w:color w:val="1F497D"/>
                <w:lang w:val="da-DK"/>
              </w:rPr>
            </w:pPr>
          </w:p>
        </w:tc>
        <w:tc>
          <w:tcPr>
            <w:tcW w:w="1134" w:type="dxa"/>
            <w:shd w:val="clear" w:color="auto" w:fill="auto"/>
          </w:tcPr>
          <w:p w14:paraId="1AD11970" w14:textId="77777777" w:rsidR="000A26DF" w:rsidRPr="007E5A32" w:rsidRDefault="000A26DF" w:rsidP="000A26DF">
            <w:pPr>
              <w:pStyle w:val="af3"/>
              <w:spacing w:before="60"/>
              <w:rPr>
                <w:rFonts w:ascii="微软雅黑" w:eastAsia="微软雅黑" w:hAnsi="微软雅黑"/>
                <w:color w:val="1F497D"/>
                <w:lang w:val="da-DK"/>
              </w:rPr>
            </w:pPr>
          </w:p>
        </w:tc>
        <w:tc>
          <w:tcPr>
            <w:tcW w:w="1052" w:type="dxa"/>
            <w:shd w:val="clear" w:color="auto" w:fill="auto"/>
          </w:tcPr>
          <w:p w14:paraId="62C99BF3" w14:textId="77777777" w:rsidR="000A26DF" w:rsidRPr="007E5A32" w:rsidRDefault="000A26DF" w:rsidP="000A26DF">
            <w:pPr>
              <w:pStyle w:val="af3"/>
              <w:spacing w:before="60"/>
              <w:rPr>
                <w:rFonts w:ascii="微软雅黑" w:eastAsia="微软雅黑" w:hAnsi="微软雅黑"/>
                <w:color w:val="1F497D"/>
                <w:lang w:val="da-DK"/>
              </w:rPr>
            </w:pPr>
          </w:p>
        </w:tc>
      </w:tr>
    </w:tbl>
    <w:p w14:paraId="5E35191B" w14:textId="77777777" w:rsidR="000A26DF" w:rsidRDefault="000A26DF" w:rsidP="000A26DF">
      <w:pPr>
        <w:pStyle w:val="af3"/>
        <w:ind w:left="360"/>
        <w:rPr>
          <w:lang w:val="da-DK"/>
        </w:rPr>
      </w:pPr>
      <w:r w:rsidRPr="007E5A32">
        <w:rPr>
          <w:rFonts w:ascii="微软雅黑" w:eastAsia="微软雅黑" w:hAnsi="微软雅黑" w:hint="eastAsia"/>
          <w:color w:val="1F497D"/>
          <w:lang w:val="da-DK"/>
        </w:rPr>
        <w:t>*以上审批时效均需排除双休日和法定假日, 如春节期间则可能允许在192个小时内审批</w:t>
      </w:r>
      <w:r>
        <w:rPr>
          <w:rFonts w:hint="eastAsia"/>
          <w:lang w:val="da-DK"/>
        </w:rPr>
        <w:t>.</w:t>
      </w:r>
    </w:p>
    <w:p w14:paraId="3610FEB2" w14:textId="77777777" w:rsidR="000A26DF" w:rsidRDefault="000A26DF" w:rsidP="000A26DF">
      <w:pPr>
        <w:pStyle w:val="af3"/>
        <w:ind w:left="360"/>
        <w:rPr>
          <w:lang w:val="da-DK"/>
        </w:rPr>
      </w:pPr>
    </w:p>
    <w:p w14:paraId="4507BCFE" w14:textId="77777777" w:rsidR="000A26DF" w:rsidRDefault="000A26DF" w:rsidP="000A26DF">
      <w:pPr>
        <w:pStyle w:val="af3"/>
        <w:ind w:left="360"/>
        <w:rPr>
          <w:lang w:val="da-DK"/>
        </w:rPr>
      </w:pPr>
    </w:p>
    <w:p w14:paraId="54EA3D4E" w14:textId="77777777" w:rsidR="000A26DF" w:rsidRPr="007E5A32" w:rsidRDefault="000A26DF" w:rsidP="000A26DF">
      <w:pPr>
        <w:pStyle w:val="af3"/>
        <w:ind w:left="360"/>
        <w:rPr>
          <w:rStyle w:val="af5"/>
          <w:rFonts w:ascii="微软雅黑" w:eastAsia="微软雅黑" w:hAnsi="微软雅黑"/>
          <w:i w:val="0"/>
          <w:color w:val="1F497D"/>
        </w:rPr>
      </w:pPr>
      <w:r w:rsidRPr="007E5A32">
        <w:rPr>
          <w:rStyle w:val="af5"/>
          <w:rFonts w:ascii="微软雅黑" w:eastAsia="微软雅黑" w:hAnsi="微软雅黑" w:hint="eastAsia"/>
          <w:i w:val="0"/>
          <w:color w:val="1F497D"/>
        </w:rPr>
        <w:t>可配置流程属性</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892"/>
        <w:gridCol w:w="3132"/>
      </w:tblGrid>
      <w:tr w:rsidR="000A26DF" w:rsidRPr="007E5A32" w14:paraId="35C0EACC" w14:textId="77777777" w:rsidTr="000A26DF">
        <w:tc>
          <w:tcPr>
            <w:tcW w:w="0" w:type="auto"/>
            <w:shd w:val="clear" w:color="auto" w:fill="auto"/>
          </w:tcPr>
          <w:p w14:paraId="393EBBCB"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 xml:space="preserve">属性名称 </w:t>
            </w:r>
          </w:p>
        </w:tc>
        <w:tc>
          <w:tcPr>
            <w:tcW w:w="2892" w:type="dxa"/>
            <w:shd w:val="clear" w:color="auto" w:fill="auto"/>
          </w:tcPr>
          <w:p w14:paraId="36B72826"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默认值</w:t>
            </w:r>
          </w:p>
        </w:tc>
        <w:tc>
          <w:tcPr>
            <w:tcW w:w="3132" w:type="dxa"/>
            <w:shd w:val="clear" w:color="auto" w:fill="auto"/>
          </w:tcPr>
          <w:p w14:paraId="2B8C05A2"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说明</w:t>
            </w:r>
          </w:p>
        </w:tc>
      </w:tr>
      <w:tr w:rsidR="000A26DF" w:rsidRPr="007E5A32" w14:paraId="737DE4E3" w14:textId="77777777" w:rsidTr="000A26DF">
        <w:tc>
          <w:tcPr>
            <w:tcW w:w="0" w:type="auto"/>
            <w:shd w:val="clear" w:color="auto" w:fill="auto"/>
          </w:tcPr>
          <w:p w14:paraId="44FC70DF"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审批节点超时处理方式</w:t>
            </w:r>
          </w:p>
        </w:tc>
        <w:tc>
          <w:tcPr>
            <w:tcW w:w="2892" w:type="dxa"/>
            <w:shd w:val="clear" w:color="auto" w:fill="auto"/>
          </w:tcPr>
          <w:p w14:paraId="2382EFE8"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向上流转(忽略审批限额, 自动流转到下一审批节点)</w:t>
            </w:r>
          </w:p>
        </w:tc>
        <w:tc>
          <w:tcPr>
            <w:tcW w:w="3132" w:type="dxa"/>
            <w:shd w:val="clear" w:color="auto" w:fill="auto"/>
          </w:tcPr>
          <w:p w14:paraId="713A6966"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可选项有:</w:t>
            </w:r>
          </w:p>
          <w:p w14:paraId="68EA7141"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向上流转;</w:t>
            </w:r>
          </w:p>
          <w:p w14:paraId="0507A68E"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拒绝;</w:t>
            </w:r>
          </w:p>
          <w:p w14:paraId="118D4432"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等待</w:t>
            </w:r>
          </w:p>
        </w:tc>
      </w:tr>
      <w:tr w:rsidR="000A26DF" w:rsidRPr="007E5A32" w14:paraId="35B95BE6" w14:textId="77777777" w:rsidTr="000A26DF">
        <w:tc>
          <w:tcPr>
            <w:tcW w:w="0" w:type="auto"/>
            <w:shd w:val="clear" w:color="auto" w:fill="auto"/>
          </w:tcPr>
          <w:p w14:paraId="3FC2D78B" w14:textId="77777777" w:rsidR="000A26DF" w:rsidRPr="007E5A32" w:rsidRDefault="000A26DF" w:rsidP="000A26DF">
            <w:pPr>
              <w:pStyle w:val="af3"/>
              <w:spacing w:before="60"/>
              <w:rPr>
                <w:rFonts w:ascii="微软雅黑" w:eastAsia="微软雅黑" w:hAnsi="微软雅黑"/>
                <w:color w:val="1F497D"/>
              </w:rPr>
            </w:pPr>
            <w:r w:rsidRPr="007E5A32">
              <w:rPr>
                <w:rFonts w:ascii="微软雅黑" w:eastAsia="微软雅黑" w:hAnsi="微软雅黑" w:hint="eastAsia"/>
                <w:color w:val="1F497D"/>
              </w:rPr>
              <w:t>退至供应商业务超时阈值</w:t>
            </w:r>
          </w:p>
        </w:tc>
        <w:tc>
          <w:tcPr>
            <w:tcW w:w="2892" w:type="dxa"/>
            <w:shd w:val="clear" w:color="auto" w:fill="auto"/>
          </w:tcPr>
          <w:p w14:paraId="30D3CBBC"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21天(需排除双休和节假日)</w:t>
            </w:r>
          </w:p>
        </w:tc>
        <w:tc>
          <w:tcPr>
            <w:tcW w:w="3132" w:type="dxa"/>
            <w:shd w:val="clear" w:color="auto" w:fill="auto"/>
          </w:tcPr>
          <w:p w14:paraId="483BB5C7"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即单据进入PMS接口成功后, 库存损溢平台未接到WMS回传数据的等待天数</w:t>
            </w:r>
          </w:p>
        </w:tc>
      </w:tr>
      <w:tr w:rsidR="000A26DF" w:rsidRPr="007E5A32" w14:paraId="085D96BD" w14:textId="77777777" w:rsidTr="000A26DF">
        <w:tc>
          <w:tcPr>
            <w:tcW w:w="0" w:type="auto"/>
            <w:shd w:val="clear" w:color="auto" w:fill="auto"/>
          </w:tcPr>
          <w:p w14:paraId="230760C5" w14:textId="77777777" w:rsidR="000A26DF" w:rsidRPr="007E5A32" w:rsidRDefault="000A26DF" w:rsidP="000A26DF">
            <w:pPr>
              <w:pStyle w:val="af3"/>
              <w:spacing w:before="60"/>
              <w:rPr>
                <w:rFonts w:ascii="微软雅黑" w:eastAsia="微软雅黑" w:hAnsi="微软雅黑"/>
                <w:color w:val="1F497D"/>
              </w:rPr>
            </w:pPr>
            <w:r w:rsidRPr="007E5A32">
              <w:rPr>
                <w:rFonts w:ascii="微软雅黑" w:eastAsia="微软雅黑" w:hAnsi="微软雅黑" w:hint="eastAsia"/>
                <w:color w:val="1F497D"/>
              </w:rPr>
              <w:t>内采售卖业务超时阈值</w:t>
            </w:r>
          </w:p>
        </w:tc>
        <w:tc>
          <w:tcPr>
            <w:tcW w:w="2892" w:type="dxa"/>
            <w:shd w:val="clear" w:color="auto" w:fill="auto"/>
          </w:tcPr>
          <w:p w14:paraId="6D1833B7"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15天(需排除双休和节假日)</w:t>
            </w:r>
          </w:p>
        </w:tc>
        <w:tc>
          <w:tcPr>
            <w:tcW w:w="3132" w:type="dxa"/>
            <w:shd w:val="clear" w:color="auto" w:fill="auto"/>
          </w:tcPr>
          <w:p w14:paraId="5484DEA1"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即单据进入Portal接口成功后, 库存损溢平台未接到WMS回传数据的等待天数</w:t>
            </w:r>
          </w:p>
        </w:tc>
      </w:tr>
    </w:tbl>
    <w:p w14:paraId="096C98BF" w14:textId="77777777" w:rsidR="000A26DF" w:rsidRPr="007E5A32" w:rsidRDefault="000A26DF" w:rsidP="000A26DF">
      <w:pPr>
        <w:pStyle w:val="af3"/>
        <w:ind w:left="360"/>
        <w:rPr>
          <w:rFonts w:ascii="微软雅黑" w:eastAsia="微软雅黑" w:hAnsi="微软雅黑"/>
          <w:color w:val="1F497D"/>
          <w:lang w:val="da-DK"/>
        </w:rPr>
      </w:pPr>
      <w:r w:rsidRPr="007E5A32">
        <w:rPr>
          <w:rFonts w:ascii="微软雅黑" w:eastAsia="微软雅黑" w:hAnsi="微软雅黑" w:hint="eastAsia"/>
          <w:color w:val="1F497D"/>
          <w:lang w:val="da-DK"/>
        </w:rPr>
        <w:lastRenderedPageBreak/>
        <w:t xml:space="preserve">注: </w:t>
      </w:r>
      <w:r w:rsidRPr="007E5A32">
        <w:rPr>
          <w:rFonts w:ascii="微软雅黑" w:eastAsia="微软雅黑" w:hAnsi="微软雅黑" w:hint="eastAsia"/>
          <w:color w:val="1F497D"/>
        </w:rPr>
        <w:t>退至供应商业务超时或内采售卖业务超时后, 该单据自动回到初始节点, 由逆向物流经理变更处置方式后手工重新启动流程;</w:t>
      </w:r>
    </w:p>
    <w:p w14:paraId="262C80D3" w14:textId="77777777" w:rsidR="000A26DF" w:rsidRPr="001C7C7F" w:rsidRDefault="000A26DF" w:rsidP="000A26DF">
      <w:pPr>
        <w:pStyle w:val="af3"/>
        <w:ind w:left="360"/>
        <w:rPr>
          <w:lang w:val="da-DK"/>
        </w:rPr>
      </w:pPr>
    </w:p>
    <w:p w14:paraId="1456E34A" w14:textId="77777777" w:rsidR="000A26DF" w:rsidRPr="007E5A32" w:rsidRDefault="000A26DF" w:rsidP="000A26DF">
      <w:pPr>
        <w:pStyle w:val="af3"/>
        <w:ind w:left="360"/>
        <w:rPr>
          <w:rStyle w:val="af5"/>
          <w:rFonts w:ascii="微软雅黑" w:eastAsia="微软雅黑" w:hAnsi="微软雅黑"/>
          <w:i w:val="0"/>
          <w:color w:val="1F497D"/>
        </w:rPr>
      </w:pPr>
      <w:r w:rsidRPr="007E5A32">
        <w:rPr>
          <w:rStyle w:val="af5"/>
          <w:rFonts w:ascii="微软雅黑" w:eastAsia="微软雅黑" w:hAnsi="微软雅黑" w:hint="eastAsia"/>
          <w:i w:val="0"/>
          <w:color w:val="1F497D"/>
        </w:rPr>
        <w:t>通知邮件收件人</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7"/>
        <w:gridCol w:w="5386"/>
      </w:tblGrid>
      <w:tr w:rsidR="000A26DF" w:rsidRPr="007E5A32" w14:paraId="407FDCAE" w14:textId="77777777" w:rsidTr="000A26DF">
        <w:tc>
          <w:tcPr>
            <w:tcW w:w="2867" w:type="dxa"/>
            <w:shd w:val="clear" w:color="auto" w:fill="auto"/>
          </w:tcPr>
          <w:p w14:paraId="645A500B"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邮件类型</w:t>
            </w:r>
          </w:p>
        </w:tc>
        <w:tc>
          <w:tcPr>
            <w:tcW w:w="5386" w:type="dxa"/>
            <w:shd w:val="clear" w:color="auto" w:fill="auto"/>
          </w:tcPr>
          <w:p w14:paraId="77BD9EBE"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收件人</w:t>
            </w:r>
          </w:p>
        </w:tc>
      </w:tr>
      <w:tr w:rsidR="000A26DF" w:rsidRPr="007E5A32" w14:paraId="3203AABB" w14:textId="77777777" w:rsidTr="000A26DF">
        <w:tc>
          <w:tcPr>
            <w:tcW w:w="2867" w:type="dxa"/>
            <w:shd w:val="clear" w:color="auto" w:fill="auto"/>
          </w:tcPr>
          <w:p w14:paraId="0441CA38" w14:textId="77777777" w:rsidR="000A26DF" w:rsidRPr="007E5A32" w:rsidRDefault="000A26DF" w:rsidP="000A26DF">
            <w:pPr>
              <w:pStyle w:val="af3"/>
              <w:spacing w:before="60"/>
              <w:rPr>
                <w:rFonts w:ascii="微软雅黑" w:eastAsia="微软雅黑" w:hAnsi="微软雅黑"/>
                <w:color w:val="1F497D"/>
                <w:lang w:val="da-DK"/>
              </w:rPr>
            </w:pPr>
            <w:r w:rsidRPr="007E5A32">
              <w:rPr>
                <w:rStyle w:val="af5"/>
                <w:rFonts w:ascii="微软雅黑" w:eastAsia="微软雅黑" w:hAnsi="微软雅黑" w:hint="eastAsia"/>
                <w:i w:val="0"/>
                <w:color w:val="1F497D"/>
              </w:rPr>
              <w:t>RTV订单生成成功邮件通知</w:t>
            </w:r>
          </w:p>
        </w:tc>
        <w:tc>
          <w:tcPr>
            <w:tcW w:w="5386" w:type="dxa"/>
            <w:vMerge w:val="restart"/>
            <w:shd w:val="clear" w:color="auto" w:fill="auto"/>
          </w:tcPr>
          <w:p w14:paraId="6AF77300"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逆向物流-胡敏; 质控-刘国昌; 采控-???; 商品部-???; 产品设计部-程鹏飞; 产品设计部-刘斌; 产品设计部-邱燏;</w:t>
            </w:r>
          </w:p>
        </w:tc>
      </w:tr>
      <w:tr w:rsidR="000A26DF" w:rsidRPr="007E5A32" w14:paraId="6CBC1C74" w14:textId="77777777" w:rsidTr="000A26DF">
        <w:tc>
          <w:tcPr>
            <w:tcW w:w="2867" w:type="dxa"/>
            <w:shd w:val="clear" w:color="auto" w:fill="auto"/>
          </w:tcPr>
          <w:p w14:paraId="51B998C8" w14:textId="77777777" w:rsidR="000A26DF" w:rsidRPr="007E5A32" w:rsidRDefault="000A26DF" w:rsidP="000A26DF">
            <w:pPr>
              <w:pStyle w:val="af3"/>
              <w:spacing w:before="60"/>
              <w:rPr>
                <w:rFonts w:ascii="微软雅黑" w:eastAsia="微软雅黑" w:hAnsi="微软雅黑"/>
                <w:color w:val="1F497D"/>
                <w:lang w:val="da-DK"/>
              </w:rPr>
            </w:pPr>
            <w:r w:rsidRPr="007E5A32">
              <w:rPr>
                <w:rStyle w:val="af5"/>
                <w:rFonts w:ascii="微软雅黑" w:eastAsia="微软雅黑" w:hAnsi="微软雅黑" w:hint="eastAsia"/>
                <w:i w:val="0"/>
                <w:color w:val="1F497D"/>
              </w:rPr>
              <w:t>RTV订单生成失败邮件通知</w:t>
            </w:r>
          </w:p>
        </w:tc>
        <w:tc>
          <w:tcPr>
            <w:tcW w:w="5386" w:type="dxa"/>
            <w:vMerge/>
            <w:shd w:val="clear" w:color="auto" w:fill="auto"/>
          </w:tcPr>
          <w:p w14:paraId="58270A1F"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23A8C48A" w14:textId="77777777" w:rsidTr="000A26DF">
        <w:tc>
          <w:tcPr>
            <w:tcW w:w="2867" w:type="dxa"/>
            <w:shd w:val="clear" w:color="auto" w:fill="auto"/>
          </w:tcPr>
          <w:p w14:paraId="079C7C24" w14:textId="77777777" w:rsidR="000A26DF" w:rsidRPr="007E5A32" w:rsidRDefault="000A26DF" w:rsidP="000A26DF">
            <w:pPr>
              <w:pStyle w:val="af3"/>
              <w:spacing w:before="60"/>
              <w:rPr>
                <w:rFonts w:ascii="微软雅黑" w:eastAsia="微软雅黑" w:hAnsi="微软雅黑"/>
                <w:color w:val="1F497D"/>
                <w:lang w:val="da-DK"/>
              </w:rPr>
            </w:pPr>
            <w:r w:rsidRPr="007E5A32">
              <w:rPr>
                <w:rStyle w:val="af5"/>
                <w:rFonts w:ascii="微软雅黑" w:eastAsia="微软雅黑" w:hAnsi="微软雅黑" w:hint="eastAsia"/>
                <w:i w:val="0"/>
                <w:color w:val="1F497D"/>
              </w:rPr>
              <w:t>后台Job处理日志邮件通知</w:t>
            </w:r>
          </w:p>
        </w:tc>
        <w:tc>
          <w:tcPr>
            <w:tcW w:w="5386" w:type="dxa"/>
            <w:shd w:val="clear" w:color="auto" w:fill="auto"/>
          </w:tcPr>
          <w:p w14:paraId="19531712" w14:textId="77777777" w:rsidR="000A26DF" w:rsidRPr="007E5A32" w:rsidRDefault="000A26DF" w:rsidP="000A26DF">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逆向物流-胡敏; 质检-刘国昌; 产品设计部-程鹏飞;</w:t>
            </w:r>
          </w:p>
        </w:tc>
      </w:tr>
      <w:tr w:rsidR="000A26DF" w:rsidRPr="007E5A32" w14:paraId="4092DA35" w14:textId="77777777" w:rsidTr="000A26DF">
        <w:tc>
          <w:tcPr>
            <w:tcW w:w="2867" w:type="dxa"/>
            <w:shd w:val="clear" w:color="auto" w:fill="auto"/>
          </w:tcPr>
          <w:p w14:paraId="1C88A20D" w14:textId="77777777" w:rsidR="000A26DF" w:rsidRPr="007E5A32" w:rsidRDefault="000A26DF" w:rsidP="000A26DF">
            <w:pPr>
              <w:pStyle w:val="af3"/>
              <w:spacing w:before="60"/>
              <w:rPr>
                <w:rFonts w:ascii="微软雅黑" w:eastAsia="微软雅黑" w:hAnsi="微软雅黑"/>
                <w:color w:val="1F497D"/>
                <w:lang w:val="da-DK"/>
              </w:rPr>
            </w:pPr>
          </w:p>
        </w:tc>
        <w:tc>
          <w:tcPr>
            <w:tcW w:w="5386" w:type="dxa"/>
            <w:shd w:val="clear" w:color="auto" w:fill="auto"/>
          </w:tcPr>
          <w:p w14:paraId="40BD7DE0" w14:textId="77777777" w:rsidR="000A26DF" w:rsidRPr="007E5A32" w:rsidRDefault="000A26DF" w:rsidP="000A26DF">
            <w:pPr>
              <w:pStyle w:val="af3"/>
              <w:spacing w:before="60"/>
              <w:rPr>
                <w:rFonts w:ascii="微软雅黑" w:eastAsia="微软雅黑" w:hAnsi="微软雅黑"/>
                <w:color w:val="1F497D"/>
                <w:lang w:val="da-DK"/>
              </w:rPr>
            </w:pPr>
          </w:p>
        </w:tc>
      </w:tr>
      <w:tr w:rsidR="000A26DF" w:rsidRPr="007E5A32" w14:paraId="540468E5" w14:textId="77777777" w:rsidTr="000A26DF">
        <w:tc>
          <w:tcPr>
            <w:tcW w:w="2867" w:type="dxa"/>
            <w:shd w:val="clear" w:color="auto" w:fill="auto"/>
          </w:tcPr>
          <w:p w14:paraId="5CCA094E" w14:textId="77777777" w:rsidR="000A26DF" w:rsidRPr="007E5A32" w:rsidRDefault="000A26DF" w:rsidP="000A26DF">
            <w:pPr>
              <w:pStyle w:val="af3"/>
              <w:spacing w:before="60"/>
              <w:rPr>
                <w:rFonts w:ascii="微软雅黑" w:eastAsia="微软雅黑" w:hAnsi="微软雅黑"/>
                <w:color w:val="1F497D"/>
                <w:lang w:val="da-DK"/>
              </w:rPr>
            </w:pPr>
          </w:p>
        </w:tc>
        <w:tc>
          <w:tcPr>
            <w:tcW w:w="5386" w:type="dxa"/>
            <w:shd w:val="clear" w:color="auto" w:fill="auto"/>
          </w:tcPr>
          <w:p w14:paraId="4DD3DE4F" w14:textId="77777777" w:rsidR="000A26DF" w:rsidRPr="007E5A32" w:rsidRDefault="000A26DF" w:rsidP="000A26DF">
            <w:pPr>
              <w:pStyle w:val="af3"/>
              <w:spacing w:before="60"/>
              <w:rPr>
                <w:rFonts w:ascii="微软雅黑" w:eastAsia="微软雅黑" w:hAnsi="微软雅黑"/>
                <w:color w:val="1F497D"/>
                <w:lang w:val="da-DK"/>
              </w:rPr>
            </w:pPr>
          </w:p>
        </w:tc>
      </w:tr>
    </w:tbl>
    <w:p w14:paraId="4838FE1F" w14:textId="77777777" w:rsidR="000A26DF" w:rsidRDefault="000A26DF" w:rsidP="00E74CBF">
      <w:pPr>
        <w:rPr>
          <w:rFonts w:ascii="微软雅黑" w:eastAsia="微软雅黑" w:hAnsi="微软雅黑"/>
          <w:lang w:eastAsia="zh-CN"/>
        </w:rPr>
      </w:pPr>
    </w:p>
    <w:p w14:paraId="4D79B870" w14:textId="77777777" w:rsidR="00974995" w:rsidRPr="003E4349" w:rsidRDefault="00974995" w:rsidP="00974995">
      <w:pPr>
        <w:pStyle w:val="3"/>
        <w:rPr>
          <w:lang w:eastAsia="zh-CN"/>
        </w:rPr>
      </w:pPr>
      <w:r>
        <w:rPr>
          <w:rFonts w:hint="eastAsia"/>
          <w:lang w:val="en-GB" w:eastAsia="zh-CN"/>
        </w:rPr>
        <w:t>SR</w:t>
      </w:r>
      <w:r>
        <w:rPr>
          <w:lang w:val="en-GB" w:eastAsia="zh-CN"/>
        </w:rPr>
        <w:t xml:space="preserve">10-F02 </w:t>
      </w:r>
      <w:r>
        <w:rPr>
          <w:rFonts w:ascii="微软雅黑" w:eastAsia="微软雅黑" w:hAnsi="微软雅黑" w:hint="eastAsia"/>
          <w:lang w:eastAsia="zh-CN"/>
        </w:rPr>
        <w:t>初始化节点</w:t>
      </w:r>
    </w:p>
    <w:p w14:paraId="51A57DF9" w14:textId="77777777" w:rsidR="00974995" w:rsidRPr="007E5A32" w:rsidRDefault="00974995" w:rsidP="00974995">
      <w:pPr>
        <w:pStyle w:val="a7"/>
        <w:rPr>
          <w:rFonts w:ascii="微软雅黑" w:eastAsia="微软雅黑" w:hAnsi="微软雅黑"/>
          <w:b/>
          <w:color w:val="1F497D"/>
          <w:sz w:val="24"/>
          <w:szCs w:val="24"/>
          <w:lang w:val="da-DK" w:eastAsia="zh-CN"/>
        </w:rPr>
      </w:pPr>
      <w:r w:rsidRPr="007E5A32">
        <w:rPr>
          <w:rFonts w:ascii="微软雅黑" w:eastAsia="微软雅黑" w:hAnsi="微软雅黑" w:hint="eastAsia"/>
          <w:b/>
          <w:color w:val="1F497D"/>
          <w:sz w:val="24"/>
          <w:szCs w:val="24"/>
          <w:lang w:val="da-DK" w:eastAsia="zh-CN"/>
        </w:rPr>
        <w:t>[退供应商]</w:t>
      </w:r>
    </w:p>
    <w:p w14:paraId="54DE98C4" w14:textId="77777777" w:rsidR="00974995" w:rsidRDefault="00974995" w:rsidP="00974995">
      <w:pPr>
        <w:pStyle w:val="a7"/>
        <w:rPr>
          <w:rFonts w:ascii="微软雅黑" w:eastAsia="微软雅黑" w:hAnsi="微软雅黑"/>
          <w:b/>
          <w:color w:val="1F497D"/>
          <w:lang w:eastAsia="zh-CN"/>
        </w:rPr>
      </w:pPr>
      <w:r w:rsidRPr="007E5A32">
        <w:rPr>
          <w:rFonts w:ascii="微软雅黑" w:eastAsia="微软雅黑" w:hAnsi="微软雅黑" w:hint="eastAsia"/>
          <w:color w:val="1F497D"/>
          <w:lang w:eastAsia="zh-CN"/>
        </w:rPr>
        <w:t>每天从赔付认责平台流转过来的需要退至供应商的数据(及被PMS负PO接口拒绝的数据), 按照供应商, 商家, 仓库, 二级类目进行归类, 最终合并成若干个单据, 以逆向物流经理作为发起人, 自动开始流程, 根据{仓库和供应商}分别调用PMS负PO接口. 调用失败的行返回至初始节点并告知失败原因, 由逆向物流经理变更处置方式或者等待相关部门进行数据准备. 在等待逆向物流经理操作期间, 程序每天晚上继续尝试调用PMS负PO接口, 如果处理成功, 则将单据处置状态变更为</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接口完成</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不需要逆向物流经理进行任何操作; 7天内尝试均失败的:</w:t>
      </w:r>
      <w:r w:rsidRPr="007E5A32">
        <w:rPr>
          <w:rFonts w:ascii="微软雅黑" w:eastAsia="微软雅黑" w:hAnsi="微软雅黑"/>
          <w:color w:val="1F497D"/>
          <w:lang w:eastAsia="zh-CN"/>
        </w:rPr>
        <w:br/>
      </w:r>
      <w:del w:id="29" w:author="Xing Yanjun(上海_产品设计部_SBY_邢艳君)" w:date="2014-05-22T11:47:00Z">
        <w:r w:rsidRPr="00AF38F1" w:rsidDel="00644133">
          <w:rPr>
            <w:rFonts w:ascii="微软雅黑" w:eastAsia="微软雅黑" w:hAnsi="微软雅黑" w:hint="eastAsia"/>
            <w:color w:val="C00000"/>
            <w:lang w:eastAsia="zh-CN"/>
          </w:rPr>
          <w:delText>1. 可由逆向物流经理手工将这些单据处置方式更新为</w:delText>
        </w:r>
        <w:r w:rsidRPr="00AF38F1" w:rsidDel="00644133">
          <w:rPr>
            <w:rFonts w:ascii="微软雅黑" w:eastAsia="微软雅黑" w:hAnsi="微软雅黑"/>
            <w:color w:val="C00000"/>
            <w:lang w:eastAsia="zh-CN"/>
          </w:rPr>
          <w:delText>”</w:delText>
        </w:r>
        <w:r w:rsidRPr="00AF38F1" w:rsidDel="00644133">
          <w:rPr>
            <w:rFonts w:ascii="微软雅黑" w:eastAsia="微软雅黑" w:hAnsi="微软雅黑" w:hint="eastAsia"/>
            <w:color w:val="C00000"/>
            <w:lang w:eastAsia="zh-CN"/>
          </w:rPr>
          <w:delText>销毁</w:delText>
        </w:r>
        <w:r w:rsidRPr="00AF38F1" w:rsidDel="00644133">
          <w:rPr>
            <w:rFonts w:ascii="微软雅黑" w:eastAsia="微软雅黑" w:hAnsi="微软雅黑"/>
            <w:color w:val="C00000"/>
            <w:lang w:eastAsia="zh-CN"/>
          </w:rPr>
          <w:delText>”</w:delText>
        </w:r>
        <w:r w:rsidRPr="00AF38F1" w:rsidDel="00644133">
          <w:rPr>
            <w:rFonts w:ascii="微软雅黑" w:eastAsia="微软雅黑" w:hAnsi="微软雅黑" w:hint="eastAsia"/>
            <w:color w:val="C00000"/>
            <w:lang w:eastAsia="zh-CN"/>
          </w:rPr>
          <w:delText>, 并与商品部负责人线下沟通, 沟通审批的邮件作为附件上传进系统, 逆向物流经理重新提交流程后, 此流程单据状态转为</w:delText>
        </w:r>
        <w:r w:rsidRPr="00AF38F1" w:rsidDel="00644133">
          <w:rPr>
            <w:rFonts w:ascii="微软雅黑" w:eastAsia="微软雅黑" w:hAnsi="微软雅黑"/>
            <w:color w:val="C00000"/>
            <w:lang w:eastAsia="zh-CN"/>
          </w:rPr>
          <w:delText>”</w:delText>
        </w:r>
        <w:r w:rsidRPr="00AF38F1" w:rsidDel="00644133">
          <w:rPr>
            <w:rFonts w:ascii="微软雅黑" w:eastAsia="微软雅黑" w:hAnsi="微软雅黑" w:hint="eastAsia"/>
            <w:color w:val="C00000"/>
            <w:lang w:eastAsia="zh-CN"/>
          </w:rPr>
          <w:delText>审批结束</w:delText>
        </w:r>
        <w:r w:rsidRPr="00AF38F1" w:rsidDel="00644133">
          <w:rPr>
            <w:rFonts w:ascii="微软雅黑" w:eastAsia="微软雅黑" w:hAnsi="微软雅黑"/>
            <w:color w:val="C00000"/>
            <w:lang w:eastAsia="zh-CN"/>
          </w:rPr>
          <w:delText>”</w:delText>
        </w:r>
        <w:r w:rsidRPr="00AF38F1" w:rsidDel="00644133">
          <w:rPr>
            <w:rFonts w:ascii="微软雅黑" w:eastAsia="微软雅黑" w:hAnsi="微软雅黑" w:hint="eastAsia"/>
            <w:color w:val="C00000"/>
            <w:lang w:eastAsia="zh-CN"/>
          </w:rPr>
          <w:delText>, 接入WMS接口.</w:delText>
        </w:r>
        <w:r w:rsidRPr="007E5A32" w:rsidDel="00644133">
          <w:rPr>
            <w:rFonts w:ascii="微软雅黑" w:eastAsia="微软雅黑" w:hAnsi="微软雅黑"/>
            <w:color w:val="1F497D"/>
            <w:lang w:eastAsia="zh-CN"/>
          </w:rPr>
          <w:br/>
        </w:r>
      </w:del>
      <w:r w:rsidRPr="007E5A32">
        <w:rPr>
          <w:rFonts w:ascii="微软雅黑" w:eastAsia="微软雅黑" w:hAnsi="微软雅黑" w:hint="eastAsia"/>
          <w:color w:val="1F497D"/>
          <w:lang w:eastAsia="zh-CN"/>
        </w:rPr>
        <w:t>2. 可由逆向物流经理</w:t>
      </w:r>
      <w:r>
        <w:rPr>
          <w:rFonts w:ascii="微软雅黑" w:eastAsia="微软雅黑" w:hAnsi="微软雅黑" w:hint="eastAsia"/>
          <w:color w:val="1F497D"/>
          <w:lang w:eastAsia="zh-CN"/>
        </w:rPr>
        <w:t>俄</w:t>
      </w:r>
      <w:r w:rsidRPr="007E5A32">
        <w:rPr>
          <w:rFonts w:ascii="微软雅黑" w:eastAsia="微软雅黑" w:hAnsi="微软雅黑" w:hint="eastAsia"/>
          <w:color w:val="1F497D"/>
          <w:lang w:eastAsia="zh-CN"/>
        </w:rPr>
        <w:t>手工将这些单据处置方式更新为</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竞标售卖</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并与商品部负责人线下沟通, 沟通审批的邮件作为附件上传进系统, 逆向物流经理重新提交流程后, 此流程单据状态转为</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流程取消</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相应的商品信息作为新数据进入内采售卖流程的初始节点.</w:t>
      </w:r>
      <w:r w:rsidRPr="007E5A32">
        <w:rPr>
          <w:rFonts w:ascii="微软雅黑" w:eastAsia="微软雅黑" w:hAnsi="微软雅黑" w:hint="eastAsia"/>
          <w:b/>
          <w:color w:val="1F497D"/>
          <w:lang w:eastAsia="zh-CN"/>
        </w:rPr>
        <w:t>(相志和胡敏重点关注此部分)</w:t>
      </w:r>
    </w:p>
    <w:p w14:paraId="7A9772D6" w14:textId="77777777" w:rsidR="00974995" w:rsidRPr="00644133" w:rsidRDefault="00974995" w:rsidP="002B1EF6">
      <w:pPr>
        <w:pStyle w:val="a7"/>
        <w:numPr>
          <w:ilvl w:val="0"/>
          <w:numId w:val="61"/>
        </w:numPr>
        <w:rPr>
          <w:rFonts w:ascii="微软雅黑" w:eastAsia="微软雅黑" w:hAnsi="微软雅黑"/>
          <w:color w:val="1F497D"/>
          <w:lang w:eastAsia="zh-CN"/>
        </w:rPr>
      </w:pPr>
      <w:r w:rsidRPr="00644133">
        <w:rPr>
          <w:rFonts w:ascii="微软雅黑" w:eastAsia="微软雅黑" w:hAnsi="微软雅黑" w:hint="eastAsia"/>
          <w:color w:val="1F497D"/>
          <w:lang w:eastAsia="zh-CN"/>
        </w:rPr>
        <w:t>直送库房，</w:t>
      </w:r>
      <w:r w:rsidRPr="00644133">
        <w:rPr>
          <w:rFonts w:ascii="微软雅黑" w:eastAsia="微软雅黑" w:hAnsi="微软雅黑"/>
          <w:color w:val="1F497D"/>
          <w:lang w:eastAsia="zh-CN"/>
        </w:rPr>
        <w:t>PMS</w:t>
      </w:r>
      <w:r w:rsidRPr="00644133">
        <w:rPr>
          <w:rFonts w:ascii="微软雅黑" w:eastAsia="微软雅黑" w:hAnsi="微软雅黑" w:hint="eastAsia"/>
          <w:color w:val="1F497D"/>
          <w:lang w:eastAsia="zh-CN"/>
        </w:rPr>
        <w:t>生成退单失败，那就只能走线下，代表供应商余额不足，不能冻结帐款。</w:t>
      </w:r>
      <w:r>
        <w:rPr>
          <w:rFonts w:ascii="微软雅黑" w:eastAsia="微软雅黑" w:hAnsi="微软雅黑" w:hint="eastAsia"/>
          <w:color w:val="1F497D"/>
          <w:lang w:eastAsia="zh-CN"/>
        </w:rPr>
        <w:t>待满足条件逆向物流经理生成RTV。</w:t>
      </w:r>
    </w:p>
    <w:p w14:paraId="1F1D8191" w14:textId="77777777" w:rsidR="00974995" w:rsidRDefault="00974995" w:rsidP="002B1EF6">
      <w:pPr>
        <w:widowControl w:val="0"/>
        <w:numPr>
          <w:ilvl w:val="0"/>
          <w:numId w:val="61"/>
        </w:numPr>
        <w:overflowPunct/>
        <w:spacing w:after="0"/>
        <w:textAlignment w:val="auto"/>
        <w:rPr>
          <w:rFonts w:ascii="微软雅黑" w:eastAsia="微软雅黑" w:hAnsi="微软雅黑"/>
          <w:color w:val="1F497D"/>
          <w:lang w:eastAsia="zh-CN"/>
        </w:rPr>
      </w:pPr>
      <w:r w:rsidRPr="00644133">
        <w:rPr>
          <w:rFonts w:ascii="微软雅黑" w:eastAsia="微软雅黑" w:hAnsi="微软雅黑" w:hint="eastAsia"/>
          <w:color w:val="1F497D"/>
          <w:lang w:eastAsia="zh-CN"/>
        </w:rPr>
        <w:t>非直送库房，</w:t>
      </w:r>
      <w:r w:rsidRPr="00644133">
        <w:rPr>
          <w:rFonts w:ascii="微软雅黑" w:eastAsia="微软雅黑" w:hAnsi="微软雅黑"/>
          <w:color w:val="1F497D"/>
          <w:lang w:eastAsia="zh-CN"/>
        </w:rPr>
        <w:t>PMS</w:t>
      </w:r>
      <w:r w:rsidRPr="00644133">
        <w:rPr>
          <w:rFonts w:ascii="微软雅黑" w:eastAsia="微软雅黑" w:hAnsi="微软雅黑" w:hint="eastAsia"/>
          <w:color w:val="1F497D"/>
          <w:lang w:eastAsia="zh-CN"/>
        </w:rPr>
        <w:t>生成退单失败，有可能是因为没有商品供货关系，需要调拨回直送库房后才能退货。</w:t>
      </w:r>
      <w:r>
        <w:rPr>
          <w:rFonts w:ascii="微软雅黑" w:eastAsia="微软雅黑" w:hAnsi="微软雅黑" w:hint="eastAsia"/>
          <w:color w:val="1F497D"/>
          <w:lang w:eastAsia="zh-CN"/>
        </w:rPr>
        <w:t>此状态需线下操作，下调拨单收货下RTV成功后完结此单。PMS不成功的返回1错误代码，成功也需要返回0成功。SKU报错明细显示，线下处理，待讨论</w:t>
      </w:r>
    </w:p>
    <w:p w14:paraId="4A005B09" w14:textId="77777777" w:rsidR="00974995" w:rsidRDefault="00974995" w:rsidP="002B1EF6">
      <w:pPr>
        <w:widowControl w:val="0"/>
        <w:numPr>
          <w:ilvl w:val="0"/>
          <w:numId w:val="61"/>
        </w:numPr>
        <w:overflowPunct/>
        <w:spacing w:after="0"/>
        <w:textAlignment w:val="auto"/>
        <w:rPr>
          <w:rFonts w:ascii="微软雅黑" w:eastAsia="微软雅黑" w:hAnsi="微软雅黑"/>
          <w:color w:val="1F497D"/>
          <w:lang w:eastAsia="zh-CN"/>
        </w:rPr>
      </w:pPr>
      <w:r>
        <w:rPr>
          <w:rFonts w:ascii="微软雅黑" w:eastAsia="微软雅黑" w:hAnsi="微软雅黑" w:hint="eastAsia"/>
          <w:color w:val="1F497D"/>
          <w:lang w:eastAsia="zh-CN"/>
        </w:rPr>
        <w:lastRenderedPageBreak/>
        <w:t>直接选择竞标售卖，数据打标，作为仓储QC质检的数据来源。</w:t>
      </w:r>
    </w:p>
    <w:p w14:paraId="0AB14D6D" w14:textId="77777777" w:rsidR="00974995" w:rsidRDefault="00974995" w:rsidP="002B1EF6">
      <w:pPr>
        <w:widowControl w:val="0"/>
        <w:numPr>
          <w:ilvl w:val="0"/>
          <w:numId w:val="61"/>
        </w:numPr>
        <w:overflowPunct/>
        <w:spacing w:after="0"/>
        <w:textAlignment w:val="auto"/>
        <w:rPr>
          <w:rFonts w:ascii="微软雅黑" w:eastAsia="微软雅黑" w:hAnsi="微软雅黑"/>
          <w:color w:val="1F497D"/>
          <w:lang w:eastAsia="zh-CN"/>
        </w:rPr>
      </w:pPr>
      <w:r>
        <w:rPr>
          <w:rFonts w:ascii="微软雅黑" w:eastAsia="微软雅黑" w:hAnsi="微软雅黑" w:hint="eastAsia"/>
          <w:color w:val="1F497D"/>
          <w:lang w:eastAsia="zh-CN"/>
        </w:rPr>
        <w:t>不允许调拨，无批次进价，追溯DO的价格 ，现已解决。</w:t>
      </w:r>
    </w:p>
    <w:p w14:paraId="4EF40A51" w14:textId="77777777" w:rsidR="00974995" w:rsidRPr="00644133" w:rsidRDefault="00974995" w:rsidP="002B1EF6">
      <w:pPr>
        <w:widowControl w:val="0"/>
        <w:numPr>
          <w:ilvl w:val="0"/>
          <w:numId w:val="61"/>
        </w:numPr>
        <w:overflowPunct/>
        <w:spacing w:after="0"/>
        <w:textAlignment w:val="auto"/>
        <w:rPr>
          <w:rFonts w:ascii="微软雅黑" w:eastAsia="微软雅黑" w:hAnsi="微软雅黑"/>
          <w:color w:val="1F497D"/>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1843"/>
        <w:gridCol w:w="1417"/>
        <w:gridCol w:w="1418"/>
        <w:gridCol w:w="1275"/>
        <w:gridCol w:w="1560"/>
      </w:tblGrid>
      <w:tr w:rsidR="00974995" w:rsidRPr="007E5A32" w14:paraId="6A58B1C1" w14:textId="77777777" w:rsidTr="0023040E">
        <w:tc>
          <w:tcPr>
            <w:tcW w:w="1526" w:type="dxa"/>
            <w:shd w:val="clear" w:color="auto" w:fill="auto"/>
          </w:tcPr>
          <w:p w14:paraId="033C965A"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维度1</w:t>
            </w:r>
          </w:p>
        </w:tc>
        <w:tc>
          <w:tcPr>
            <w:tcW w:w="1843" w:type="dxa"/>
            <w:shd w:val="clear" w:color="auto" w:fill="auto"/>
          </w:tcPr>
          <w:p w14:paraId="4660B4C4"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维度2</w:t>
            </w:r>
          </w:p>
        </w:tc>
        <w:tc>
          <w:tcPr>
            <w:tcW w:w="1417" w:type="dxa"/>
            <w:shd w:val="clear" w:color="auto" w:fill="auto"/>
          </w:tcPr>
          <w:p w14:paraId="07039448"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维度3</w:t>
            </w:r>
          </w:p>
        </w:tc>
        <w:tc>
          <w:tcPr>
            <w:tcW w:w="1418" w:type="dxa"/>
            <w:shd w:val="clear" w:color="auto" w:fill="auto"/>
          </w:tcPr>
          <w:p w14:paraId="2F5C46CE"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维度4</w:t>
            </w:r>
          </w:p>
        </w:tc>
        <w:tc>
          <w:tcPr>
            <w:tcW w:w="1275" w:type="dxa"/>
            <w:shd w:val="clear" w:color="auto" w:fill="auto"/>
          </w:tcPr>
          <w:p w14:paraId="02150C9B"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维度5</w:t>
            </w:r>
          </w:p>
        </w:tc>
        <w:tc>
          <w:tcPr>
            <w:tcW w:w="1560" w:type="dxa"/>
            <w:shd w:val="clear" w:color="auto" w:fill="auto"/>
          </w:tcPr>
          <w:p w14:paraId="7C913986"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维度6</w:t>
            </w:r>
          </w:p>
        </w:tc>
      </w:tr>
      <w:tr w:rsidR="00974995" w:rsidRPr="007E5A32" w14:paraId="4CB06920" w14:textId="77777777" w:rsidTr="0023040E">
        <w:tc>
          <w:tcPr>
            <w:tcW w:w="1526" w:type="dxa"/>
            <w:shd w:val="clear" w:color="auto" w:fill="auto"/>
          </w:tcPr>
          <w:p w14:paraId="67A8356B"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处置方式(退供应商)</w:t>
            </w:r>
          </w:p>
        </w:tc>
        <w:tc>
          <w:tcPr>
            <w:tcW w:w="1843" w:type="dxa"/>
            <w:shd w:val="clear" w:color="auto" w:fill="auto"/>
          </w:tcPr>
          <w:p w14:paraId="3B1630D3" w14:textId="77777777" w:rsidR="00974995" w:rsidRPr="007E5A32" w:rsidRDefault="00974995" w:rsidP="0023040E">
            <w:pPr>
              <w:pStyle w:val="a7"/>
              <w:spacing w:before="60"/>
              <w:rPr>
                <w:rFonts w:ascii="微软雅黑" w:eastAsia="微软雅黑" w:hAnsi="微软雅黑"/>
                <w:color w:val="C00000"/>
                <w:lang w:eastAsia="zh-CN"/>
              </w:rPr>
            </w:pPr>
            <w:r w:rsidRPr="007E5A32">
              <w:rPr>
                <w:rFonts w:ascii="微软雅黑" w:eastAsia="微软雅黑" w:hAnsi="微软雅黑" w:hint="eastAsia"/>
                <w:color w:val="C00000"/>
                <w:lang w:eastAsia="zh-CN"/>
              </w:rPr>
              <w:t>供应商</w:t>
            </w:r>
          </w:p>
        </w:tc>
        <w:tc>
          <w:tcPr>
            <w:tcW w:w="1417" w:type="dxa"/>
            <w:shd w:val="clear" w:color="auto" w:fill="auto"/>
          </w:tcPr>
          <w:p w14:paraId="5D5BD828"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商家</w:t>
            </w:r>
          </w:p>
        </w:tc>
        <w:tc>
          <w:tcPr>
            <w:tcW w:w="1418" w:type="dxa"/>
            <w:shd w:val="clear" w:color="auto" w:fill="auto"/>
          </w:tcPr>
          <w:p w14:paraId="278057A4"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仓库</w:t>
            </w:r>
          </w:p>
        </w:tc>
        <w:tc>
          <w:tcPr>
            <w:tcW w:w="1275" w:type="dxa"/>
            <w:shd w:val="clear" w:color="auto" w:fill="auto"/>
          </w:tcPr>
          <w:p w14:paraId="01AEF1A5"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二级类目</w:t>
            </w:r>
          </w:p>
        </w:tc>
        <w:tc>
          <w:tcPr>
            <w:tcW w:w="1560" w:type="dxa"/>
            <w:shd w:val="clear" w:color="auto" w:fill="auto"/>
          </w:tcPr>
          <w:p w14:paraId="2F78E9DC"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每日</w:t>
            </w:r>
          </w:p>
        </w:tc>
      </w:tr>
    </w:tbl>
    <w:p w14:paraId="26BDD70E" w14:textId="77777777" w:rsidR="00974995" w:rsidRPr="007E5A32" w:rsidRDefault="00974995" w:rsidP="00974995">
      <w:pPr>
        <w:pStyle w:val="a7"/>
        <w:rPr>
          <w:rFonts w:ascii="微软雅黑" w:eastAsia="微软雅黑" w:hAnsi="微软雅黑"/>
          <w:color w:val="1F497D"/>
          <w:lang w:eastAsia="zh-CN"/>
        </w:rPr>
      </w:pPr>
      <w:r w:rsidRPr="007E5A32">
        <w:rPr>
          <w:rFonts w:ascii="微软雅黑" w:eastAsia="微软雅黑" w:hAnsi="微软雅黑" w:hint="eastAsia"/>
          <w:color w:val="1F497D"/>
          <w:lang w:eastAsia="zh-CN"/>
        </w:rPr>
        <w:t>PMS负PO接口调用失败后返回初始节点的通知主题为</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年/月/日 RTV退单创建失败 </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二级类目 - XX供应商</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 例如 </w:t>
      </w:r>
      <w:r w:rsidRPr="007E5A32">
        <w:rPr>
          <w:rFonts w:ascii="微软雅黑" w:eastAsia="微软雅黑" w:hAnsi="微软雅黑"/>
          <w:color w:val="1F497D"/>
          <w:lang w:eastAsia="zh-CN"/>
        </w:rPr>
        <w:t>“2014/4/11</w:t>
      </w:r>
      <w:r w:rsidRPr="007E5A32">
        <w:rPr>
          <w:rFonts w:ascii="微软雅黑" w:eastAsia="微软雅黑" w:hAnsi="微软雅黑" w:hint="eastAsia"/>
          <w:color w:val="1F497D"/>
          <w:lang w:eastAsia="zh-CN"/>
        </w:rPr>
        <w:t xml:space="preserve"> RTV退单创建失败 </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 手机配件 - 上海万通贸易有限公司</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如果字符串长度超过限制, 可做截断处理.</w:t>
      </w:r>
    </w:p>
    <w:p w14:paraId="5BEFF32D" w14:textId="77777777" w:rsidR="00974995" w:rsidRPr="007E5A32" w:rsidRDefault="00974995" w:rsidP="00974995">
      <w:pPr>
        <w:pStyle w:val="a7"/>
        <w:rPr>
          <w:rFonts w:ascii="微软雅黑" w:eastAsia="微软雅黑" w:hAnsi="微软雅黑"/>
          <w:color w:val="1F497D"/>
          <w:lang w:eastAsia="zh-CN"/>
        </w:rPr>
      </w:pPr>
      <w:r w:rsidRPr="007E5A32">
        <w:rPr>
          <w:rFonts w:ascii="微软雅黑" w:eastAsia="微软雅黑" w:hAnsi="微软雅黑" w:hint="eastAsia"/>
          <w:color w:val="1F497D"/>
          <w:lang w:eastAsia="zh-CN"/>
        </w:rPr>
        <w:t>单据编号由PMS生成</w:t>
      </w:r>
    </w:p>
    <w:p w14:paraId="1F50DCF1" w14:textId="77777777" w:rsidR="00974995" w:rsidRPr="007E5A32" w:rsidRDefault="00974995" w:rsidP="00974995">
      <w:pPr>
        <w:pStyle w:val="a7"/>
        <w:rPr>
          <w:rFonts w:ascii="微软雅黑" w:eastAsia="微软雅黑" w:hAnsi="微软雅黑"/>
          <w:color w:val="1F497D"/>
          <w:lang w:eastAsia="zh-CN"/>
        </w:rPr>
      </w:pPr>
    </w:p>
    <w:p w14:paraId="7C38C9FC" w14:textId="77777777" w:rsidR="00974995" w:rsidRDefault="00974995" w:rsidP="00974995">
      <w:pPr>
        <w:pStyle w:val="a7"/>
        <w:rPr>
          <w:rFonts w:ascii="微软雅黑" w:eastAsia="微软雅黑" w:hAnsi="微软雅黑"/>
          <w:i/>
          <w:color w:val="0000FF"/>
          <w:lang w:eastAsia="zh-CN"/>
        </w:rPr>
      </w:pPr>
      <w:r>
        <w:rPr>
          <w:rFonts w:ascii="微软雅黑" w:eastAsia="微软雅黑" w:hAnsi="微软雅黑" w:hint="eastAsia"/>
          <w:i/>
          <w:color w:val="0000FF"/>
          <w:lang w:eastAsia="zh-CN"/>
        </w:rPr>
        <w:t>______________________________________________________________________________________________________</w:t>
      </w:r>
    </w:p>
    <w:p w14:paraId="29A9D0D8" w14:textId="77777777" w:rsidR="00974995" w:rsidRPr="007E5A32" w:rsidRDefault="00974995" w:rsidP="00974995">
      <w:pPr>
        <w:pStyle w:val="a7"/>
        <w:rPr>
          <w:rFonts w:ascii="微软雅黑" w:eastAsia="微软雅黑" w:hAnsi="微软雅黑"/>
          <w:b/>
          <w:color w:val="1F497D"/>
          <w:sz w:val="24"/>
          <w:szCs w:val="24"/>
          <w:lang w:val="da-DK" w:eastAsia="zh-CN"/>
        </w:rPr>
      </w:pPr>
      <w:r w:rsidRPr="007E5A32">
        <w:rPr>
          <w:rFonts w:ascii="微软雅黑" w:eastAsia="微软雅黑" w:hAnsi="微软雅黑" w:hint="eastAsia"/>
          <w:b/>
          <w:color w:val="1F497D"/>
          <w:sz w:val="24"/>
          <w:szCs w:val="24"/>
          <w:lang w:val="da-DK" w:eastAsia="zh-CN"/>
        </w:rPr>
        <w:t>[竞标售卖</w:t>
      </w:r>
      <w:r>
        <w:rPr>
          <w:rFonts w:ascii="微软雅黑" w:eastAsia="微软雅黑" w:hAnsi="微软雅黑"/>
          <w:b/>
          <w:color w:val="1F497D"/>
          <w:sz w:val="24"/>
          <w:szCs w:val="24"/>
          <w:lang w:val="da-DK" w:eastAsia="zh-CN"/>
        </w:rPr>
        <w:t>—</w:t>
      </w:r>
      <w:r>
        <w:rPr>
          <w:rFonts w:ascii="微软雅黑" w:eastAsia="微软雅黑" w:hAnsi="微软雅黑" w:hint="eastAsia"/>
          <w:b/>
          <w:color w:val="1F497D"/>
          <w:sz w:val="24"/>
          <w:szCs w:val="24"/>
          <w:lang w:val="da-DK" w:eastAsia="zh-CN"/>
        </w:rPr>
        <w:t>仓库QC审批</w:t>
      </w:r>
      <w:r w:rsidRPr="007E5A32">
        <w:rPr>
          <w:rFonts w:ascii="微软雅黑" w:eastAsia="微软雅黑" w:hAnsi="微软雅黑" w:hint="eastAsia"/>
          <w:b/>
          <w:color w:val="1F497D"/>
          <w:sz w:val="24"/>
          <w:szCs w:val="24"/>
          <w:lang w:val="da-DK" w:eastAsia="zh-CN"/>
        </w:rPr>
        <w:t>]</w:t>
      </w:r>
    </w:p>
    <w:p w14:paraId="72BDB187" w14:textId="77777777" w:rsidR="00974995"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 xml:space="preserve">发起人：逆向物流经理. </w:t>
      </w:r>
    </w:p>
    <w:p w14:paraId="725077AF" w14:textId="77777777" w:rsidR="00974995" w:rsidRDefault="00974995" w:rsidP="00974995">
      <w:pPr>
        <w:pStyle w:val="a7"/>
        <w:rPr>
          <w:rFonts w:ascii="微软雅黑" w:eastAsia="微软雅黑" w:hAnsi="微软雅黑"/>
          <w:color w:val="1F497D"/>
          <w:lang w:val="da-DK" w:eastAsia="zh-CN"/>
        </w:rPr>
      </w:pPr>
      <w:r>
        <w:rPr>
          <w:rFonts w:ascii="微软雅黑" w:eastAsia="微软雅黑" w:hAnsi="微软雅黑" w:hint="eastAsia"/>
          <w:color w:val="1F497D"/>
          <w:lang w:val="da-DK" w:eastAsia="zh-CN"/>
        </w:rPr>
        <w:t>增加仓库QC操作功能，简化操作无需审批流。</w:t>
      </w:r>
    </w:p>
    <w:p w14:paraId="140C674B" w14:textId="77777777" w:rsidR="00974995" w:rsidRDefault="00974995" w:rsidP="00974995">
      <w:pPr>
        <w:pStyle w:val="a7"/>
        <w:rPr>
          <w:rFonts w:ascii="微软雅黑" w:eastAsia="微软雅黑" w:hAnsi="微软雅黑"/>
          <w:color w:val="1F497D"/>
          <w:lang w:val="da-DK" w:eastAsia="zh-CN"/>
        </w:rPr>
      </w:pPr>
      <w:r w:rsidRPr="00C22C99">
        <w:rPr>
          <w:rFonts w:ascii="微软雅黑" w:eastAsia="微软雅黑" w:hAnsi="微软雅黑" w:hint="eastAsia"/>
          <w:b/>
          <w:color w:val="1F497D"/>
          <w:lang w:val="da-DK" w:eastAsia="zh-CN"/>
        </w:rPr>
        <w:t>邮件时效</w:t>
      </w:r>
      <w:r>
        <w:rPr>
          <w:rFonts w:ascii="微软雅黑" w:eastAsia="微软雅黑" w:hAnsi="微软雅黑" w:hint="eastAsia"/>
          <w:color w:val="1F497D"/>
          <w:lang w:val="da-DK" w:eastAsia="zh-CN"/>
        </w:rPr>
        <w:t>：</w:t>
      </w:r>
      <w:r>
        <w:rPr>
          <w:rFonts w:ascii="微软雅黑" w:eastAsia="微软雅黑" w:hAnsi="微软雅黑" w:hint="eastAsia"/>
          <w:color w:val="1F497D"/>
          <w:lang w:eastAsia="zh-CN"/>
        </w:rPr>
        <w:t>每日日终生成提提醒邮件，</w:t>
      </w:r>
      <w:r>
        <w:rPr>
          <w:rFonts w:ascii="微软雅黑" w:eastAsia="微软雅黑" w:hAnsi="微软雅黑" w:hint="eastAsia"/>
          <w:color w:val="1F497D"/>
          <w:lang w:val="da-DK" w:eastAsia="zh-CN"/>
        </w:rPr>
        <w:t>按照商家+处置方式竞标方式定责审核完成维度生成</w:t>
      </w:r>
    </w:p>
    <w:p w14:paraId="3AE35F52" w14:textId="77777777" w:rsidR="00974995" w:rsidRDefault="00974995" w:rsidP="00974995">
      <w:pPr>
        <w:pStyle w:val="a7"/>
        <w:rPr>
          <w:rFonts w:ascii="微软雅黑" w:eastAsia="微软雅黑" w:hAnsi="微软雅黑"/>
          <w:color w:val="1F497D"/>
          <w:lang w:val="da-DK" w:eastAsia="zh-CN"/>
        </w:rPr>
      </w:pPr>
      <w:r w:rsidRPr="00C22C99">
        <w:rPr>
          <w:rFonts w:ascii="微软雅黑" w:eastAsia="微软雅黑" w:hAnsi="微软雅黑" w:hint="eastAsia"/>
          <w:b/>
          <w:color w:val="1F497D"/>
          <w:lang w:val="da-DK" w:eastAsia="zh-CN"/>
        </w:rPr>
        <w:t>邮件标题</w:t>
      </w:r>
      <w:r>
        <w:rPr>
          <w:rFonts w:ascii="微软雅黑" w:eastAsia="微软雅黑" w:hAnsi="微软雅黑" w:hint="eastAsia"/>
          <w:color w:val="1F497D"/>
          <w:lang w:val="da-DK" w:eastAsia="zh-CN"/>
        </w:rPr>
        <w:t xml:space="preserve"> ：</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年/月/日</w:t>
      </w:r>
      <w:r>
        <w:rPr>
          <w:rFonts w:ascii="微软雅黑" w:eastAsia="微软雅黑" w:hAnsi="微软雅黑" w:hint="eastAsia"/>
          <w:color w:val="1F497D"/>
          <w:lang w:eastAsia="zh-CN"/>
        </w:rPr>
        <w:t xml:space="preserve"> 竞标售卖待确认处置方式-商家-</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 例如 </w:t>
      </w:r>
      <w:r w:rsidRPr="007E5A32">
        <w:rPr>
          <w:rFonts w:ascii="微软雅黑" w:eastAsia="微软雅黑" w:hAnsi="微软雅黑"/>
          <w:color w:val="1F497D"/>
          <w:lang w:eastAsia="zh-CN"/>
        </w:rPr>
        <w:t>“2014/4/11</w:t>
      </w:r>
      <w:r>
        <w:rPr>
          <w:rFonts w:ascii="微软雅黑" w:eastAsia="微软雅黑" w:hAnsi="微软雅黑" w:hint="eastAsia"/>
          <w:color w:val="1F497D"/>
          <w:lang w:eastAsia="zh-CN"/>
        </w:rPr>
        <w:t>竞标售卖待确认处置方式</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 </w:t>
      </w:r>
      <w:r>
        <w:rPr>
          <w:rFonts w:ascii="微软雅黑" w:eastAsia="微软雅黑" w:hAnsi="微软雅黑" w:hint="eastAsia"/>
          <w:color w:val="1F497D"/>
          <w:lang w:eastAsia="zh-CN"/>
        </w:rPr>
        <w:t>上海</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如果字符串长度超过限制, 可做截断处理.</w:t>
      </w:r>
    </w:p>
    <w:p w14:paraId="3FCC93AC" w14:textId="77777777" w:rsidR="00974995" w:rsidRDefault="00974995" w:rsidP="00974995">
      <w:pPr>
        <w:pStyle w:val="a7"/>
        <w:rPr>
          <w:rFonts w:ascii="微软雅黑" w:eastAsia="微软雅黑" w:hAnsi="微软雅黑"/>
          <w:color w:val="1F497D"/>
          <w:lang w:val="da-DK" w:eastAsia="zh-CN"/>
        </w:rPr>
      </w:pPr>
      <w:r w:rsidRPr="00C22C99">
        <w:rPr>
          <w:rFonts w:ascii="微软雅黑" w:eastAsia="微软雅黑" w:hAnsi="微软雅黑" w:hint="eastAsia"/>
          <w:b/>
          <w:color w:val="1F497D"/>
          <w:lang w:val="da-DK" w:eastAsia="zh-CN"/>
        </w:rPr>
        <w:t>邮件内容</w:t>
      </w:r>
      <w:r>
        <w:rPr>
          <w:rFonts w:ascii="微软雅黑" w:eastAsia="微软雅黑" w:hAnsi="微软雅黑" w:hint="eastAsia"/>
          <w:color w:val="1F497D"/>
          <w:lang w:val="da-DK" w:eastAsia="zh-CN"/>
        </w:rPr>
        <w:t>：按照商家维度生成商家+仓库+单据编号+商品+一级分类+数量+坏品原因生成excel表格</w:t>
      </w:r>
    </w:p>
    <w:p w14:paraId="264A00E2" w14:textId="77777777" w:rsidR="00974995" w:rsidRPr="00C22C99" w:rsidRDefault="00974995" w:rsidP="00974995">
      <w:pPr>
        <w:pStyle w:val="a7"/>
        <w:rPr>
          <w:rFonts w:ascii="微软雅黑" w:eastAsia="微软雅黑" w:hAnsi="微软雅黑"/>
          <w:b/>
          <w:color w:val="1F497D"/>
          <w:lang w:val="da-DK" w:eastAsia="zh-CN"/>
        </w:rPr>
      </w:pPr>
      <w:r w:rsidRPr="00C22C99">
        <w:rPr>
          <w:rFonts w:ascii="微软雅黑" w:eastAsia="微软雅黑" w:hAnsi="微软雅黑" w:hint="eastAsia"/>
          <w:b/>
          <w:color w:val="1F497D"/>
          <w:lang w:val="da-DK" w:eastAsia="zh-CN"/>
        </w:rPr>
        <w:t>邮件人员：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3544"/>
      </w:tblGrid>
      <w:tr w:rsidR="00974995" w:rsidRPr="006D6671" w14:paraId="3D1E46C9" w14:textId="77777777" w:rsidTr="0023040E">
        <w:tc>
          <w:tcPr>
            <w:tcW w:w="3652" w:type="dxa"/>
            <w:shd w:val="clear" w:color="auto" w:fill="auto"/>
          </w:tcPr>
          <w:p w14:paraId="001097F3" w14:textId="77777777" w:rsidR="00974995" w:rsidRPr="006D6671" w:rsidRDefault="00974995" w:rsidP="0023040E">
            <w:pPr>
              <w:pStyle w:val="a7"/>
              <w:spacing w:before="60"/>
              <w:rPr>
                <w:rFonts w:ascii="微软雅黑" w:eastAsia="微软雅黑" w:hAnsi="微软雅黑"/>
                <w:color w:val="000000"/>
              </w:rPr>
            </w:pPr>
            <w:r w:rsidRPr="006D6671">
              <w:rPr>
                <w:rFonts w:ascii="微软雅黑" w:eastAsia="微软雅黑" w:hAnsi="微软雅黑" w:hint="eastAsia"/>
                <w:color w:val="000000"/>
              </w:rPr>
              <w:t>高琼</w:t>
            </w:r>
            <w:r w:rsidRPr="006D6671">
              <w:rPr>
                <w:rFonts w:ascii="微软雅黑" w:eastAsia="微软雅黑" w:hAnsi="微软雅黑" w:hint="eastAsia"/>
                <w:color w:val="000000"/>
                <w:lang w:val="da-DK"/>
              </w:rPr>
              <w:t>（</w:t>
            </w:r>
            <w:r w:rsidRPr="006D6671">
              <w:rPr>
                <w:rFonts w:ascii="微软雅黑" w:eastAsia="微软雅黑" w:hAnsi="微软雅黑" w:hint="eastAsia"/>
                <w:color w:val="000000"/>
              </w:rPr>
              <w:t>上海</w:t>
            </w:r>
            <w:r w:rsidRPr="006D6671">
              <w:rPr>
                <w:rFonts w:ascii="微软雅黑" w:eastAsia="微软雅黑" w:hAnsi="微软雅黑" w:hint="eastAsia"/>
                <w:color w:val="000000"/>
                <w:lang w:val="da-DK"/>
              </w:rPr>
              <w:t>）</w:t>
            </w:r>
          </w:p>
        </w:tc>
        <w:tc>
          <w:tcPr>
            <w:tcW w:w="3544" w:type="dxa"/>
            <w:shd w:val="clear" w:color="auto" w:fill="auto"/>
          </w:tcPr>
          <w:p w14:paraId="17A20173" w14:textId="77777777" w:rsidR="00974995" w:rsidRPr="006D6671" w:rsidRDefault="00627BC6" w:rsidP="0023040E">
            <w:pPr>
              <w:pStyle w:val="a7"/>
              <w:spacing w:before="60"/>
              <w:rPr>
                <w:rFonts w:ascii="微软雅黑" w:eastAsia="微软雅黑" w:hAnsi="微软雅黑"/>
                <w:color w:val="1F497D"/>
                <w:lang w:val="da-DK" w:eastAsia="zh-CN"/>
              </w:rPr>
            </w:pPr>
            <w:hyperlink r:id="rId63" w:history="1">
              <w:r w:rsidR="00974995" w:rsidRPr="00CF4AE6">
                <w:rPr>
                  <w:rStyle w:val="af6"/>
                  <w:rFonts w:ascii="微软雅黑" w:eastAsia="微软雅黑" w:hAnsi="微软雅黑" w:hint="eastAsia"/>
                  <w:lang w:val="da-DK"/>
                </w:rPr>
                <w:t>gaoqiong@</w:t>
              </w:r>
              <w:r w:rsidR="00974995" w:rsidRPr="00CF4AE6">
                <w:rPr>
                  <w:rStyle w:val="af6"/>
                  <w:rFonts w:ascii="微软雅黑" w:eastAsia="微软雅黑" w:hAnsi="微软雅黑" w:hint="eastAsia"/>
                  <w:lang w:val="da-DK" w:eastAsia="zh-CN"/>
                </w:rPr>
                <w:t>yhd.com</w:t>
              </w:r>
            </w:hyperlink>
          </w:p>
        </w:tc>
      </w:tr>
      <w:tr w:rsidR="00974995" w:rsidRPr="006D6671" w14:paraId="29C7CCAD" w14:textId="77777777" w:rsidTr="0023040E">
        <w:tc>
          <w:tcPr>
            <w:tcW w:w="3652" w:type="dxa"/>
            <w:shd w:val="clear" w:color="auto" w:fill="auto"/>
          </w:tcPr>
          <w:p w14:paraId="4D8E6262" w14:textId="77777777" w:rsidR="00974995" w:rsidRPr="006D6671" w:rsidRDefault="00974995" w:rsidP="0023040E">
            <w:pPr>
              <w:spacing w:before="60"/>
              <w:rPr>
                <w:rFonts w:ascii="微软雅黑" w:eastAsia="微软雅黑" w:hAnsi="微软雅黑"/>
                <w:color w:val="000000"/>
                <w:lang w:eastAsia="zh-CN"/>
              </w:rPr>
            </w:pPr>
            <w:r w:rsidRPr="006D6671">
              <w:rPr>
                <w:rFonts w:ascii="微软雅黑" w:eastAsia="微软雅黑" w:hAnsi="微软雅黑" w:hint="eastAsia"/>
                <w:color w:val="000000"/>
                <w:lang w:eastAsia="zh-CN"/>
              </w:rPr>
              <w:t>李双双（北京</w:t>
            </w:r>
            <w:r w:rsidRPr="006D6671">
              <w:rPr>
                <w:rFonts w:ascii="微软雅黑" w:eastAsia="微软雅黑" w:hAnsi="微软雅黑" w:hint="eastAsia"/>
                <w:color w:val="1F497D"/>
                <w:lang w:eastAsia="zh-CN"/>
              </w:rPr>
              <w:t>、济南</w:t>
            </w:r>
            <w:r w:rsidRPr="006D6671">
              <w:rPr>
                <w:rFonts w:ascii="微软雅黑" w:eastAsia="微软雅黑" w:hAnsi="微软雅黑" w:hint="eastAsia"/>
                <w:color w:val="000000"/>
                <w:lang w:eastAsia="zh-CN"/>
              </w:rPr>
              <w:t>）</w:t>
            </w:r>
          </w:p>
        </w:tc>
        <w:tc>
          <w:tcPr>
            <w:tcW w:w="3544" w:type="dxa"/>
            <w:shd w:val="clear" w:color="auto" w:fill="auto"/>
          </w:tcPr>
          <w:p w14:paraId="6A61174D" w14:textId="77777777" w:rsidR="00974995" w:rsidRPr="006D6671" w:rsidRDefault="00974995" w:rsidP="0023040E">
            <w:pPr>
              <w:pStyle w:val="a7"/>
              <w:spacing w:before="60"/>
              <w:rPr>
                <w:rFonts w:ascii="微软雅黑" w:eastAsia="微软雅黑" w:hAnsi="微软雅黑"/>
                <w:color w:val="000000"/>
                <w:lang w:eastAsia="zh-CN"/>
              </w:rPr>
            </w:pPr>
            <w:r w:rsidRPr="006D6671">
              <w:rPr>
                <w:rFonts w:ascii="微软雅黑" w:eastAsia="微软雅黑" w:hAnsi="微软雅黑" w:hint="eastAsia"/>
                <w:color w:val="1F497D"/>
              </w:rPr>
              <w:t>lishuangshuang1@</w:t>
            </w:r>
            <w:r w:rsidRPr="006D6671">
              <w:rPr>
                <w:rFonts w:ascii="微软雅黑" w:eastAsia="微软雅黑" w:hAnsi="微软雅黑" w:hint="eastAsia"/>
                <w:color w:val="1F497D"/>
                <w:lang w:eastAsia="zh-CN"/>
              </w:rPr>
              <w:t>yhd.com</w:t>
            </w:r>
          </w:p>
        </w:tc>
      </w:tr>
      <w:tr w:rsidR="00974995" w:rsidRPr="006D6671" w14:paraId="1BBC6B54" w14:textId="77777777" w:rsidTr="0023040E">
        <w:tc>
          <w:tcPr>
            <w:tcW w:w="3652" w:type="dxa"/>
            <w:shd w:val="clear" w:color="auto" w:fill="auto"/>
          </w:tcPr>
          <w:p w14:paraId="7103CB4E" w14:textId="77777777" w:rsidR="00974995" w:rsidRPr="006D6671" w:rsidRDefault="00974995" w:rsidP="0023040E">
            <w:pPr>
              <w:pStyle w:val="a7"/>
              <w:spacing w:before="60"/>
              <w:rPr>
                <w:rFonts w:ascii="微软雅黑" w:eastAsia="微软雅黑" w:hAnsi="微软雅黑"/>
                <w:color w:val="000000"/>
                <w:lang w:eastAsia="zh-CN"/>
              </w:rPr>
            </w:pPr>
            <w:r w:rsidRPr="006D6671">
              <w:rPr>
                <w:rFonts w:ascii="微软雅黑" w:eastAsia="微软雅黑" w:hAnsi="微软雅黑" w:hint="eastAsia"/>
                <w:color w:val="000000"/>
                <w:lang w:eastAsia="zh-CN"/>
              </w:rPr>
              <w:t>苏诺（广州</w:t>
            </w:r>
            <w:r w:rsidRPr="006D6671">
              <w:rPr>
                <w:rFonts w:ascii="微软雅黑" w:eastAsia="微软雅黑" w:hAnsi="微软雅黑" w:hint="eastAsia"/>
                <w:color w:val="1F497D"/>
                <w:lang w:eastAsia="zh-CN"/>
              </w:rPr>
              <w:t>、成都、武汉、泉州</w:t>
            </w:r>
            <w:r w:rsidRPr="006D6671">
              <w:rPr>
                <w:rFonts w:ascii="微软雅黑" w:eastAsia="微软雅黑" w:hAnsi="微软雅黑" w:hint="eastAsia"/>
                <w:color w:val="000000"/>
                <w:lang w:eastAsia="zh-CN"/>
              </w:rPr>
              <w:t>）</w:t>
            </w:r>
          </w:p>
        </w:tc>
        <w:tc>
          <w:tcPr>
            <w:tcW w:w="3544" w:type="dxa"/>
            <w:shd w:val="clear" w:color="auto" w:fill="auto"/>
          </w:tcPr>
          <w:p w14:paraId="399B73F6" w14:textId="77777777" w:rsidR="00974995" w:rsidRPr="006D6671" w:rsidRDefault="00974995" w:rsidP="0023040E">
            <w:pPr>
              <w:pStyle w:val="a7"/>
              <w:spacing w:before="60"/>
              <w:rPr>
                <w:rFonts w:ascii="微软雅黑" w:eastAsia="微软雅黑" w:hAnsi="微软雅黑"/>
                <w:color w:val="000000"/>
                <w:lang w:eastAsia="zh-CN"/>
              </w:rPr>
            </w:pPr>
            <w:r w:rsidRPr="006D6671">
              <w:rPr>
                <w:rFonts w:ascii="微软雅黑" w:eastAsia="微软雅黑" w:hAnsi="微软雅黑" w:hint="eastAsia"/>
                <w:color w:val="1F497D"/>
              </w:rPr>
              <w:t>sunuo@</w:t>
            </w:r>
            <w:r w:rsidRPr="006D6671">
              <w:rPr>
                <w:rFonts w:ascii="微软雅黑" w:eastAsia="微软雅黑" w:hAnsi="微软雅黑" w:hint="eastAsia"/>
                <w:color w:val="1F497D"/>
                <w:lang w:eastAsia="zh-CN"/>
              </w:rPr>
              <w:t>yhd.com</w:t>
            </w:r>
          </w:p>
        </w:tc>
      </w:tr>
    </w:tbl>
    <w:p w14:paraId="266E2985" w14:textId="77777777" w:rsidR="00974995" w:rsidRDefault="00974995" w:rsidP="00974995">
      <w:pPr>
        <w:pStyle w:val="a7"/>
        <w:rPr>
          <w:rFonts w:ascii="微软雅黑" w:eastAsia="微软雅黑" w:hAnsi="微软雅黑"/>
          <w:color w:val="1F497D"/>
          <w:lang w:val="da-DK" w:eastAsia="zh-CN"/>
        </w:rPr>
      </w:pPr>
    </w:p>
    <w:p w14:paraId="6B3B890A" w14:textId="77777777" w:rsidR="00974995" w:rsidRDefault="00627BC6" w:rsidP="00974995">
      <w:pPr>
        <w:pStyle w:val="a7"/>
        <w:rPr>
          <w:rFonts w:ascii="微软雅黑" w:eastAsia="微软雅黑" w:hAnsi="微软雅黑"/>
          <w:color w:val="1F497D"/>
          <w:lang w:val="da-DK" w:eastAsia="zh-CN"/>
        </w:rPr>
      </w:pPr>
      <w:r>
        <w:rPr>
          <w:noProof/>
          <w:lang w:eastAsia="zh-CN"/>
        </w:rPr>
        <w:lastRenderedPageBreak/>
        <w:pict w14:anchorId="57E2F2D4">
          <v:shape id="_x0000_i1073" type="#_x0000_t75" style="width:456.8pt;height:177.65pt;visibility:visible">
            <v:imagedata r:id="rId64" o:title=""/>
          </v:shape>
        </w:pict>
      </w:r>
    </w:p>
    <w:p w14:paraId="66052789" w14:textId="77777777" w:rsidR="00974995" w:rsidRDefault="00974995" w:rsidP="00974995">
      <w:pPr>
        <w:pStyle w:val="a7"/>
        <w:rPr>
          <w:rFonts w:ascii="微软雅黑" w:eastAsia="微软雅黑" w:hAnsi="微软雅黑"/>
          <w:color w:val="1F497D"/>
          <w:lang w:val="da-DK" w:eastAsia="zh-CN"/>
        </w:rPr>
      </w:pPr>
      <w:r>
        <w:rPr>
          <w:rFonts w:ascii="微软雅黑" w:eastAsia="微软雅黑" w:hAnsi="微软雅黑" w:hint="eastAsia"/>
          <w:color w:val="1F497D"/>
          <w:lang w:val="da-DK" w:eastAsia="zh-CN"/>
        </w:rPr>
        <w:t>页面名称：QC审批管理</w:t>
      </w:r>
    </w:p>
    <w:p w14:paraId="6ECAA9FA" w14:textId="77777777" w:rsidR="00974995" w:rsidRDefault="00974995" w:rsidP="00974995">
      <w:pPr>
        <w:pStyle w:val="a7"/>
        <w:rPr>
          <w:rFonts w:ascii="微软雅黑" w:eastAsia="微软雅黑" w:hAnsi="微软雅黑"/>
          <w:color w:val="1F497D"/>
          <w:lang w:val="da-DK" w:eastAsia="zh-CN"/>
        </w:rPr>
      </w:pPr>
      <w:r>
        <w:rPr>
          <w:rFonts w:ascii="微软雅黑" w:eastAsia="微软雅黑" w:hAnsi="微软雅黑" w:hint="eastAsia"/>
          <w:color w:val="1F497D"/>
          <w:lang w:val="da-DK" w:eastAsia="zh-CN"/>
        </w:rPr>
        <w:t>关于WMS传入的坏品含批次信息单据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1924"/>
        <w:gridCol w:w="1924"/>
        <w:gridCol w:w="1925"/>
        <w:gridCol w:w="1925"/>
      </w:tblGrid>
      <w:tr w:rsidR="00974995" w:rsidRPr="00314DCD" w14:paraId="753F7EB5" w14:textId="77777777" w:rsidTr="0023040E">
        <w:tc>
          <w:tcPr>
            <w:tcW w:w="1924" w:type="dxa"/>
            <w:shd w:val="clear" w:color="auto" w:fill="auto"/>
          </w:tcPr>
          <w:p w14:paraId="6FE7DBA5"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单号</w:t>
            </w:r>
          </w:p>
        </w:tc>
        <w:tc>
          <w:tcPr>
            <w:tcW w:w="1924" w:type="dxa"/>
            <w:shd w:val="clear" w:color="auto" w:fill="auto"/>
          </w:tcPr>
          <w:p w14:paraId="2CE244A6"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WMS批次号</w:t>
            </w:r>
          </w:p>
        </w:tc>
        <w:tc>
          <w:tcPr>
            <w:tcW w:w="1924" w:type="dxa"/>
            <w:shd w:val="clear" w:color="auto" w:fill="auto"/>
          </w:tcPr>
          <w:p w14:paraId="7F7069F2"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商品编号</w:t>
            </w:r>
          </w:p>
        </w:tc>
        <w:tc>
          <w:tcPr>
            <w:tcW w:w="1925" w:type="dxa"/>
            <w:shd w:val="clear" w:color="auto" w:fill="auto"/>
          </w:tcPr>
          <w:p w14:paraId="169D5A5C"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数量</w:t>
            </w:r>
          </w:p>
        </w:tc>
        <w:tc>
          <w:tcPr>
            <w:tcW w:w="1925" w:type="dxa"/>
            <w:shd w:val="clear" w:color="auto" w:fill="auto"/>
          </w:tcPr>
          <w:p w14:paraId="2DA02F33"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工作流编号</w:t>
            </w:r>
          </w:p>
        </w:tc>
      </w:tr>
      <w:tr w:rsidR="00974995" w:rsidRPr="00314DCD" w14:paraId="026C8B57" w14:textId="77777777" w:rsidTr="0023040E">
        <w:tc>
          <w:tcPr>
            <w:tcW w:w="1924" w:type="dxa"/>
            <w:shd w:val="clear" w:color="auto" w:fill="auto"/>
          </w:tcPr>
          <w:p w14:paraId="1FECD506"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DO0001</w:t>
            </w:r>
          </w:p>
        </w:tc>
        <w:tc>
          <w:tcPr>
            <w:tcW w:w="1924" w:type="dxa"/>
            <w:shd w:val="clear" w:color="auto" w:fill="auto"/>
          </w:tcPr>
          <w:p w14:paraId="5BB516FA"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WMS0001</w:t>
            </w:r>
          </w:p>
        </w:tc>
        <w:tc>
          <w:tcPr>
            <w:tcW w:w="1924" w:type="dxa"/>
            <w:shd w:val="clear" w:color="auto" w:fill="auto"/>
          </w:tcPr>
          <w:p w14:paraId="4D3F5FD1"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100001</w:t>
            </w:r>
          </w:p>
        </w:tc>
        <w:tc>
          <w:tcPr>
            <w:tcW w:w="1925" w:type="dxa"/>
            <w:shd w:val="clear" w:color="auto" w:fill="auto"/>
          </w:tcPr>
          <w:p w14:paraId="134BBD74"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10</w:t>
            </w:r>
          </w:p>
        </w:tc>
        <w:tc>
          <w:tcPr>
            <w:tcW w:w="1925" w:type="dxa"/>
            <w:shd w:val="clear" w:color="auto" w:fill="auto"/>
          </w:tcPr>
          <w:p w14:paraId="5BAFCD87"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0010001</w:t>
            </w:r>
          </w:p>
        </w:tc>
      </w:tr>
      <w:tr w:rsidR="00974995" w:rsidRPr="00314DCD" w14:paraId="0953A49D" w14:textId="77777777" w:rsidTr="0023040E">
        <w:tc>
          <w:tcPr>
            <w:tcW w:w="1924" w:type="dxa"/>
            <w:shd w:val="clear" w:color="auto" w:fill="auto"/>
          </w:tcPr>
          <w:p w14:paraId="192A2D2C"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DO0001</w:t>
            </w:r>
          </w:p>
        </w:tc>
        <w:tc>
          <w:tcPr>
            <w:tcW w:w="1924" w:type="dxa"/>
            <w:shd w:val="clear" w:color="auto" w:fill="auto"/>
          </w:tcPr>
          <w:p w14:paraId="0213BD0B"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WMS0002</w:t>
            </w:r>
          </w:p>
        </w:tc>
        <w:tc>
          <w:tcPr>
            <w:tcW w:w="1924" w:type="dxa"/>
            <w:shd w:val="clear" w:color="auto" w:fill="auto"/>
          </w:tcPr>
          <w:p w14:paraId="4A48011F"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100001</w:t>
            </w:r>
          </w:p>
        </w:tc>
        <w:tc>
          <w:tcPr>
            <w:tcW w:w="1925" w:type="dxa"/>
            <w:shd w:val="clear" w:color="auto" w:fill="auto"/>
          </w:tcPr>
          <w:p w14:paraId="475FEFF5"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15</w:t>
            </w:r>
          </w:p>
        </w:tc>
        <w:tc>
          <w:tcPr>
            <w:tcW w:w="1925" w:type="dxa"/>
            <w:shd w:val="clear" w:color="auto" w:fill="auto"/>
          </w:tcPr>
          <w:p w14:paraId="468577D9" w14:textId="77777777" w:rsidR="00974995" w:rsidRPr="00314DCD" w:rsidRDefault="00974995" w:rsidP="0023040E">
            <w:pPr>
              <w:pStyle w:val="a7"/>
              <w:spacing w:before="60"/>
              <w:rPr>
                <w:rFonts w:ascii="微软雅黑" w:eastAsia="微软雅黑" w:hAnsi="微软雅黑"/>
                <w:color w:val="1F497D"/>
                <w:lang w:val="da-DK" w:eastAsia="zh-CN"/>
              </w:rPr>
            </w:pPr>
            <w:r w:rsidRPr="00314DCD">
              <w:rPr>
                <w:rFonts w:ascii="微软雅黑" w:eastAsia="微软雅黑" w:hAnsi="微软雅黑" w:hint="eastAsia"/>
                <w:color w:val="1F497D"/>
                <w:lang w:val="da-DK" w:eastAsia="zh-CN"/>
              </w:rPr>
              <w:t>0010002</w:t>
            </w:r>
          </w:p>
        </w:tc>
      </w:tr>
    </w:tbl>
    <w:p w14:paraId="68DEDA46" w14:textId="77777777" w:rsidR="00974995" w:rsidRDefault="00974995" w:rsidP="00974995">
      <w:pPr>
        <w:pStyle w:val="a7"/>
        <w:rPr>
          <w:rFonts w:ascii="微软雅黑" w:eastAsia="微软雅黑" w:hAnsi="微软雅黑"/>
          <w:color w:val="1F497D"/>
          <w:lang w:val="da-DK" w:eastAsia="zh-CN"/>
        </w:rPr>
      </w:pPr>
    </w:p>
    <w:p w14:paraId="486894F5" w14:textId="77777777" w:rsidR="00974995" w:rsidRDefault="00974995" w:rsidP="00974995">
      <w:pPr>
        <w:pStyle w:val="a7"/>
        <w:rPr>
          <w:rFonts w:ascii="微软雅黑" w:eastAsia="微软雅黑" w:hAnsi="微软雅黑"/>
          <w:color w:val="1F497D"/>
          <w:lang w:val="da-DK" w:eastAsia="zh-CN"/>
        </w:rPr>
      </w:pPr>
      <w:r>
        <w:rPr>
          <w:rFonts w:ascii="微软雅黑" w:eastAsia="微软雅黑" w:hAnsi="微软雅黑" w:hint="eastAsia"/>
          <w:color w:val="1F497D"/>
          <w:lang w:val="da-DK" w:eastAsia="zh-CN"/>
        </w:rPr>
        <w:t>功能：只能查看问题处理平台审批完成的单据，提供导出、导入及批量处理功能</w:t>
      </w:r>
    </w:p>
    <w:p w14:paraId="6F275990" w14:textId="77777777" w:rsidR="00974995" w:rsidRDefault="00974995" w:rsidP="00974995">
      <w:pPr>
        <w:pStyle w:val="a7"/>
        <w:rPr>
          <w:rFonts w:ascii="微软雅黑" w:eastAsia="微软雅黑" w:hAnsi="微软雅黑"/>
          <w:color w:val="1F497D"/>
          <w:lang w:val="da-DK" w:eastAsia="zh-CN"/>
        </w:rPr>
      </w:pPr>
      <w:r>
        <w:rPr>
          <w:rFonts w:ascii="微软雅黑" w:eastAsia="微软雅黑" w:hAnsi="微软雅黑" w:hint="eastAsia"/>
          <w:color w:val="1F497D"/>
          <w:lang w:val="da-DK" w:eastAsia="zh-CN"/>
        </w:rPr>
        <w:t>查询条件：商家、仓库、单号、QC审批状态、定责完成日期、QC审批日期</w:t>
      </w:r>
    </w:p>
    <w:p w14:paraId="53A3CBFE" w14:textId="77777777" w:rsidR="00974995" w:rsidRDefault="00974995" w:rsidP="00974995">
      <w:pPr>
        <w:pStyle w:val="a7"/>
        <w:rPr>
          <w:rFonts w:ascii="微软雅黑" w:eastAsia="微软雅黑" w:hAnsi="微软雅黑"/>
          <w:color w:val="1F497D"/>
          <w:lang w:val="da-DK" w:eastAsia="zh-CN"/>
        </w:rPr>
      </w:pPr>
      <w:r>
        <w:rPr>
          <w:rFonts w:ascii="微软雅黑" w:eastAsia="微软雅黑" w:hAnsi="微软雅黑" w:hint="eastAsia"/>
          <w:color w:val="1F497D"/>
          <w:lang w:val="da-DK" w:eastAsia="zh-CN"/>
        </w:rPr>
        <w:t>系统逻辑：</w:t>
      </w:r>
    </w:p>
    <w:p w14:paraId="4DD5B1A7" w14:textId="77777777" w:rsidR="00974995" w:rsidRDefault="00974995" w:rsidP="002B1EF6">
      <w:pPr>
        <w:pStyle w:val="a7"/>
        <w:numPr>
          <w:ilvl w:val="0"/>
          <w:numId w:val="59"/>
        </w:numPr>
        <w:rPr>
          <w:rFonts w:ascii="微软雅黑" w:eastAsia="微软雅黑" w:hAnsi="微软雅黑"/>
          <w:color w:val="1F497D"/>
          <w:lang w:val="da-DK" w:eastAsia="zh-CN"/>
        </w:rPr>
      </w:pPr>
      <w:r>
        <w:rPr>
          <w:rFonts w:ascii="微软雅黑" w:eastAsia="微软雅黑" w:hAnsi="微软雅黑" w:hint="eastAsia"/>
          <w:color w:val="1F497D"/>
          <w:lang w:val="da-DK" w:eastAsia="zh-CN"/>
        </w:rPr>
        <w:t>数据源：读取问题处理平台判责已审核通过的竞标售卖单据+RTV不成功的单据（逆向物流经理打标的）</w:t>
      </w:r>
    </w:p>
    <w:p w14:paraId="1A0D4077" w14:textId="77777777" w:rsidR="00974995" w:rsidRDefault="00974995" w:rsidP="002B1EF6">
      <w:pPr>
        <w:pStyle w:val="a7"/>
        <w:numPr>
          <w:ilvl w:val="0"/>
          <w:numId w:val="59"/>
        </w:numPr>
        <w:rPr>
          <w:rFonts w:ascii="微软雅黑" w:eastAsia="微软雅黑" w:hAnsi="微软雅黑"/>
          <w:color w:val="1F497D"/>
          <w:lang w:val="da-DK" w:eastAsia="zh-CN"/>
        </w:rPr>
      </w:pPr>
      <w:r>
        <w:rPr>
          <w:rFonts w:ascii="微软雅黑" w:eastAsia="微软雅黑" w:hAnsi="微软雅黑" w:hint="eastAsia"/>
          <w:color w:val="1F497D"/>
          <w:lang w:val="da-DK" w:eastAsia="zh-CN"/>
        </w:rPr>
        <w:t>处理逻辑：只有待审核的单据才可以编辑，点击</w:t>
      </w:r>
      <w:r w:rsidR="00627BC6">
        <w:rPr>
          <w:noProof/>
          <w:lang w:eastAsia="zh-CN"/>
        </w:rPr>
        <w:pict w14:anchorId="388AA0E8">
          <v:shape id="_x0000_i1074" type="#_x0000_t75" style="width:13.55pt;height:13.55pt;visibility:visible">
            <v:imagedata r:id="rId65" o:title=""/>
          </v:shape>
        </w:pict>
      </w:r>
      <w:r w:rsidRPr="003341A6">
        <w:rPr>
          <w:rFonts w:ascii="微软雅黑" w:eastAsia="微软雅黑" w:hAnsi="微软雅黑" w:hint="eastAsia"/>
          <w:color w:val="1F497D"/>
          <w:lang w:val="da-DK" w:eastAsia="zh-CN"/>
        </w:rPr>
        <w:t>显示</w:t>
      </w:r>
      <w:r w:rsidR="00627BC6">
        <w:rPr>
          <w:noProof/>
          <w:lang w:eastAsia="zh-CN"/>
        </w:rPr>
        <w:pict w14:anchorId="394BC1B8">
          <v:shape id="_x0000_i1075" type="#_x0000_t75" style="width:135.6pt;height:60.8pt;visibility:visible">
            <v:imagedata r:id="rId66" o:title=""/>
          </v:shape>
        </w:pict>
      </w:r>
      <w:r>
        <w:rPr>
          <w:rFonts w:hint="eastAsia"/>
          <w:noProof/>
          <w:lang w:eastAsia="zh-CN"/>
        </w:rPr>
        <w:t>，</w:t>
      </w:r>
      <w:r w:rsidRPr="003341A6">
        <w:rPr>
          <w:rFonts w:ascii="微软雅黑" w:eastAsia="微软雅黑" w:hAnsi="微软雅黑" w:hint="eastAsia"/>
          <w:color w:val="1F497D"/>
          <w:lang w:val="da-DK" w:eastAsia="zh-CN"/>
        </w:rPr>
        <w:t>缺省处置方式为销毁，</w:t>
      </w:r>
      <w:r>
        <w:rPr>
          <w:rFonts w:ascii="微软雅黑" w:eastAsia="微软雅黑" w:hAnsi="微软雅黑" w:hint="eastAsia"/>
          <w:color w:val="1F497D"/>
          <w:lang w:val="da-DK" w:eastAsia="zh-CN"/>
        </w:rPr>
        <w:t>点击确认后页面处置方式修改为销毁，点击取消页面处置方式保持不变。</w:t>
      </w:r>
    </w:p>
    <w:p w14:paraId="096EE52F" w14:textId="77777777" w:rsidR="00974995" w:rsidRDefault="00974995" w:rsidP="002B1EF6">
      <w:pPr>
        <w:pStyle w:val="a7"/>
        <w:numPr>
          <w:ilvl w:val="0"/>
          <w:numId w:val="59"/>
        </w:numPr>
        <w:rPr>
          <w:rFonts w:ascii="微软雅黑" w:eastAsia="微软雅黑" w:hAnsi="微软雅黑"/>
          <w:color w:val="1F497D"/>
          <w:lang w:val="da-DK" w:eastAsia="zh-CN"/>
        </w:rPr>
      </w:pPr>
      <w:r>
        <w:rPr>
          <w:rFonts w:ascii="微软雅黑" w:eastAsia="微软雅黑" w:hAnsi="微软雅黑" w:hint="eastAsia"/>
          <w:color w:val="1F497D"/>
          <w:lang w:val="da-DK" w:eastAsia="zh-CN"/>
        </w:rPr>
        <w:lastRenderedPageBreak/>
        <w:t>点击操作，显示具体操作</w:t>
      </w:r>
      <w:r w:rsidR="00627BC6">
        <w:rPr>
          <w:noProof/>
          <w:lang w:eastAsia="zh-CN"/>
        </w:rPr>
        <w:pict w14:anchorId="2A5376BA">
          <v:shape id="_x0000_i1076" type="#_x0000_t75" style="width:96.8pt;height:18.25pt;visibility:visible">
            <v:imagedata r:id="rId67" o:title=""/>
          </v:shape>
        </w:pict>
      </w:r>
      <w:r>
        <w:rPr>
          <w:rFonts w:ascii="微软雅黑" w:eastAsia="微软雅黑" w:hAnsi="微软雅黑" w:hint="eastAsia"/>
          <w:color w:val="1F497D"/>
          <w:lang w:val="da-DK" w:eastAsia="zh-CN"/>
        </w:rPr>
        <w:t>，点击确认，系统单独记录该单据的QC处置方式和QC审核日期，QC处置状态已审核不可使用，QC处置方式不能为空</w:t>
      </w:r>
    </w:p>
    <w:p w14:paraId="7E5AE847" w14:textId="77777777" w:rsidR="00974995" w:rsidRDefault="00974995" w:rsidP="002B1EF6">
      <w:pPr>
        <w:pStyle w:val="a7"/>
        <w:numPr>
          <w:ilvl w:val="0"/>
          <w:numId w:val="59"/>
        </w:numPr>
        <w:rPr>
          <w:rFonts w:ascii="微软雅黑" w:eastAsia="微软雅黑" w:hAnsi="微软雅黑"/>
          <w:color w:val="1F497D"/>
          <w:lang w:val="da-DK" w:eastAsia="zh-CN"/>
        </w:rPr>
      </w:pPr>
      <w:r>
        <w:rPr>
          <w:rFonts w:ascii="微软雅黑" w:eastAsia="微软雅黑" w:hAnsi="微软雅黑" w:hint="eastAsia"/>
          <w:color w:val="1F497D"/>
          <w:lang w:val="da-DK" w:eastAsia="zh-CN"/>
        </w:rPr>
        <w:t>点击已审核的单据不能编辑</w:t>
      </w:r>
    </w:p>
    <w:p w14:paraId="008DF271" w14:textId="77777777" w:rsidR="00974995" w:rsidRPr="00A27219" w:rsidRDefault="00974995" w:rsidP="002B1EF6">
      <w:pPr>
        <w:pStyle w:val="a7"/>
        <w:numPr>
          <w:ilvl w:val="0"/>
          <w:numId w:val="59"/>
        </w:numPr>
        <w:rPr>
          <w:rFonts w:ascii="微软雅黑" w:eastAsia="微软雅黑" w:hAnsi="微软雅黑"/>
          <w:color w:val="1F497D"/>
          <w:lang w:val="da-DK" w:eastAsia="zh-CN"/>
        </w:rPr>
      </w:pPr>
      <w:r w:rsidRPr="00A27219">
        <w:rPr>
          <w:rFonts w:ascii="微软雅黑" w:eastAsia="微软雅黑" w:hAnsi="微软雅黑" w:hint="eastAsia"/>
          <w:color w:val="1F497D"/>
          <w:lang w:val="da-DK" w:eastAsia="zh-CN"/>
        </w:rPr>
        <w:t>支持批量导出操作，导出表单如下</w:t>
      </w:r>
      <w:r>
        <w:rPr>
          <w:rFonts w:ascii="微软雅黑" w:eastAsia="微软雅黑" w:hAnsi="微软雅黑" w:hint="eastAsia"/>
          <w:color w:val="1F497D"/>
          <w:lang w:val="da-DK" w:eastAsia="zh-CN"/>
        </w:rPr>
        <w:t>，按照查询条件导出</w:t>
      </w:r>
    </w:p>
    <w:tbl>
      <w:tblPr>
        <w:tblpPr w:leftFromText="180" w:rightFromText="180" w:vertAnchor="text" w:horzAnchor="margin" w:tblpY="496"/>
        <w:tblW w:w="9622" w:type="dxa"/>
        <w:tblLook w:val="04A0" w:firstRow="1" w:lastRow="0" w:firstColumn="1" w:lastColumn="0" w:noHBand="0" w:noVBand="1"/>
      </w:tblPr>
      <w:tblGrid>
        <w:gridCol w:w="413"/>
        <w:gridCol w:w="433"/>
        <w:gridCol w:w="435"/>
        <w:gridCol w:w="376"/>
        <w:gridCol w:w="376"/>
        <w:gridCol w:w="571"/>
        <w:gridCol w:w="544"/>
        <w:gridCol w:w="510"/>
        <w:gridCol w:w="510"/>
        <w:gridCol w:w="708"/>
        <w:gridCol w:w="583"/>
        <w:gridCol w:w="609"/>
        <w:gridCol w:w="833"/>
        <w:gridCol w:w="674"/>
        <w:gridCol w:w="510"/>
        <w:gridCol w:w="510"/>
        <w:gridCol w:w="494"/>
        <w:gridCol w:w="533"/>
      </w:tblGrid>
      <w:tr w:rsidR="00974995" w:rsidRPr="00DA49A5" w14:paraId="3294BA92" w14:textId="77777777" w:rsidTr="0023040E">
        <w:trPr>
          <w:trHeight w:val="270"/>
        </w:trPr>
        <w:tc>
          <w:tcPr>
            <w:tcW w:w="413" w:type="dxa"/>
            <w:tcBorders>
              <w:top w:val="single" w:sz="4" w:space="0" w:color="auto"/>
              <w:left w:val="single" w:sz="4" w:space="0" w:color="auto"/>
              <w:bottom w:val="single" w:sz="4" w:space="0" w:color="auto"/>
              <w:right w:val="single" w:sz="4" w:space="0" w:color="auto"/>
            </w:tcBorders>
          </w:tcPr>
          <w:p w14:paraId="609A9C43" w14:textId="77777777" w:rsidR="0097499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Pr>
                <w:rFonts w:ascii="微软雅黑" w:eastAsia="微软雅黑" w:hAnsi="微软雅黑" w:cs="Arial" w:hint="eastAsia"/>
                <w:color w:val="1F497D"/>
                <w:sz w:val="16"/>
                <w:szCs w:val="16"/>
                <w:lang w:eastAsia="zh-CN"/>
              </w:rPr>
              <w:t>系统</w:t>
            </w:r>
          </w:p>
          <w:p w14:paraId="26698D8F"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Pr>
                <w:rFonts w:ascii="微软雅黑" w:eastAsia="微软雅黑" w:hAnsi="微软雅黑" w:cs="Arial"/>
                <w:color w:val="1F497D"/>
                <w:sz w:val="16"/>
                <w:szCs w:val="16"/>
                <w:lang w:eastAsia="zh-CN"/>
              </w:rPr>
              <w:t>I</w:t>
            </w:r>
            <w:r>
              <w:rPr>
                <w:rFonts w:ascii="微软雅黑" w:eastAsia="微软雅黑" w:hAnsi="微软雅黑" w:cs="Arial" w:hint="eastAsia"/>
                <w:color w:val="1F497D"/>
                <w:sz w:val="16"/>
                <w:szCs w:val="16"/>
                <w:lang w:eastAsia="zh-CN"/>
              </w:rPr>
              <w:t>d</w:t>
            </w:r>
          </w:p>
        </w:tc>
        <w:tc>
          <w:tcPr>
            <w:tcW w:w="4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687660"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商家</w:t>
            </w:r>
          </w:p>
        </w:tc>
        <w:tc>
          <w:tcPr>
            <w:tcW w:w="435" w:type="dxa"/>
            <w:tcBorders>
              <w:top w:val="single" w:sz="4" w:space="0" w:color="auto"/>
              <w:left w:val="nil"/>
              <w:bottom w:val="single" w:sz="4" w:space="0" w:color="auto"/>
              <w:right w:val="single" w:sz="4" w:space="0" w:color="auto"/>
            </w:tcBorders>
            <w:shd w:val="clear" w:color="auto" w:fill="auto"/>
            <w:vAlign w:val="center"/>
            <w:hideMark/>
          </w:tcPr>
          <w:p w14:paraId="54920908"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仓库</w:t>
            </w:r>
          </w:p>
        </w:tc>
        <w:tc>
          <w:tcPr>
            <w:tcW w:w="376" w:type="dxa"/>
            <w:tcBorders>
              <w:top w:val="single" w:sz="4" w:space="0" w:color="auto"/>
              <w:left w:val="nil"/>
              <w:bottom w:val="single" w:sz="4" w:space="0" w:color="auto"/>
              <w:right w:val="single" w:sz="4" w:space="0" w:color="auto"/>
            </w:tcBorders>
          </w:tcPr>
          <w:p w14:paraId="01714EAD"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Pr>
                <w:rFonts w:ascii="微软雅黑" w:eastAsia="微软雅黑" w:hAnsi="微软雅黑" w:cs="Arial" w:hint="eastAsia"/>
                <w:color w:val="1F497D"/>
                <w:sz w:val="16"/>
                <w:szCs w:val="16"/>
                <w:lang w:eastAsia="zh-CN"/>
              </w:rPr>
              <w:t>单据类型</w:t>
            </w:r>
          </w:p>
        </w:tc>
        <w:tc>
          <w:tcPr>
            <w:tcW w:w="3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E4035C"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单号</w:t>
            </w:r>
          </w:p>
        </w:tc>
        <w:tc>
          <w:tcPr>
            <w:tcW w:w="571" w:type="dxa"/>
            <w:tcBorders>
              <w:top w:val="single" w:sz="4" w:space="0" w:color="auto"/>
              <w:left w:val="nil"/>
              <w:bottom w:val="single" w:sz="4" w:space="0" w:color="auto"/>
              <w:right w:val="single" w:sz="4" w:space="0" w:color="auto"/>
            </w:tcBorders>
            <w:shd w:val="clear" w:color="auto" w:fill="auto"/>
            <w:vAlign w:val="center"/>
            <w:hideMark/>
          </w:tcPr>
          <w:p w14:paraId="3061C953"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产品编码</w:t>
            </w:r>
          </w:p>
        </w:tc>
        <w:tc>
          <w:tcPr>
            <w:tcW w:w="544" w:type="dxa"/>
            <w:tcBorders>
              <w:top w:val="single" w:sz="4" w:space="0" w:color="auto"/>
              <w:left w:val="nil"/>
              <w:bottom w:val="single" w:sz="4" w:space="0" w:color="auto"/>
              <w:right w:val="single" w:sz="4" w:space="0" w:color="auto"/>
            </w:tcBorders>
            <w:shd w:val="clear" w:color="auto" w:fill="auto"/>
            <w:vAlign w:val="center"/>
            <w:hideMark/>
          </w:tcPr>
          <w:p w14:paraId="32753F8F"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产品名称</w:t>
            </w:r>
          </w:p>
        </w:tc>
        <w:tc>
          <w:tcPr>
            <w:tcW w:w="510" w:type="dxa"/>
            <w:tcBorders>
              <w:top w:val="single" w:sz="4" w:space="0" w:color="auto"/>
              <w:left w:val="nil"/>
              <w:bottom w:val="single" w:sz="4" w:space="0" w:color="auto"/>
              <w:right w:val="single" w:sz="4" w:space="0" w:color="auto"/>
            </w:tcBorders>
            <w:shd w:val="clear" w:color="auto" w:fill="auto"/>
            <w:vAlign w:val="center"/>
            <w:hideMark/>
          </w:tcPr>
          <w:p w14:paraId="57141296"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一级分类</w:t>
            </w:r>
          </w:p>
        </w:tc>
        <w:tc>
          <w:tcPr>
            <w:tcW w:w="510" w:type="dxa"/>
            <w:tcBorders>
              <w:top w:val="single" w:sz="4" w:space="0" w:color="auto"/>
              <w:left w:val="nil"/>
              <w:bottom w:val="single" w:sz="4" w:space="0" w:color="auto"/>
              <w:right w:val="single" w:sz="4" w:space="0" w:color="auto"/>
            </w:tcBorders>
            <w:shd w:val="clear" w:color="auto" w:fill="auto"/>
            <w:vAlign w:val="center"/>
            <w:hideMark/>
          </w:tcPr>
          <w:p w14:paraId="3819E2D4"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数量</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41FACCA"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移动平均成本</w:t>
            </w:r>
          </w:p>
        </w:tc>
        <w:tc>
          <w:tcPr>
            <w:tcW w:w="583" w:type="dxa"/>
            <w:tcBorders>
              <w:top w:val="single" w:sz="4" w:space="0" w:color="auto"/>
              <w:left w:val="nil"/>
              <w:bottom w:val="single" w:sz="4" w:space="0" w:color="auto"/>
              <w:right w:val="single" w:sz="4" w:space="0" w:color="auto"/>
            </w:tcBorders>
            <w:shd w:val="clear" w:color="auto" w:fill="auto"/>
            <w:vAlign w:val="center"/>
            <w:hideMark/>
          </w:tcPr>
          <w:p w14:paraId="5E34B00D"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赔付金额</w:t>
            </w:r>
          </w:p>
        </w:tc>
        <w:tc>
          <w:tcPr>
            <w:tcW w:w="609" w:type="dxa"/>
            <w:tcBorders>
              <w:top w:val="single" w:sz="4" w:space="0" w:color="auto"/>
              <w:left w:val="nil"/>
              <w:bottom w:val="single" w:sz="4" w:space="0" w:color="auto"/>
              <w:right w:val="single" w:sz="4" w:space="0" w:color="auto"/>
            </w:tcBorders>
            <w:shd w:val="clear" w:color="auto" w:fill="auto"/>
            <w:vAlign w:val="center"/>
            <w:hideMark/>
          </w:tcPr>
          <w:p w14:paraId="2652C76E" w14:textId="77777777" w:rsidR="0097499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坏品</w:t>
            </w:r>
          </w:p>
          <w:p w14:paraId="50B97F3B"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原因</w:t>
            </w:r>
          </w:p>
        </w:tc>
        <w:tc>
          <w:tcPr>
            <w:tcW w:w="833" w:type="dxa"/>
            <w:tcBorders>
              <w:top w:val="single" w:sz="4" w:space="0" w:color="auto"/>
              <w:left w:val="nil"/>
              <w:bottom w:val="single" w:sz="4" w:space="0" w:color="auto"/>
              <w:right w:val="single" w:sz="4" w:space="0" w:color="auto"/>
            </w:tcBorders>
            <w:shd w:val="clear" w:color="auto" w:fill="auto"/>
            <w:vAlign w:val="center"/>
            <w:hideMark/>
          </w:tcPr>
          <w:p w14:paraId="7752E414"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坏货备注</w:t>
            </w:r>
          </w:p>
        </w:tc>
        <w:tc>
          <w:tcPr>
            <w:tcW w:w="674" w:type="dxa"/>
            <w:tcBorders>
              <w:top w:val="single" w:sz="4" w:space="0" w:color="auto"/>
              <w:left w:val="nil"/>
              <w:bottom w:val="single" w:sz="4" w:space="0" w:color="auto"/>
              <w:right w:val="single" w:sz="4" w:space="0" w:color="auto"/>
            </w:tcBorders>
            <w:shd w:val="clear" w:color="auto" w:fill="auto"/>
            <w:vAlign w:val="center"/>
            <w:hideMark/>
          </w:tcPr>
          <w:p w14:paraId="4204D7D0" w14:textId="77777777" w:rsidR="0097499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一级</w:t>
            </w:r>
          </w:p>
          <w:p w14:paraId="4ED82CD7"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责任方</w:t>
            </w:r>
          </w:p>
        </w:tc>
        <w:tc>
          <w:tcPr>
            <w:tcW w:w="510" w:type="dxa"/>
            <w:tcBorders>
              <w:top w:val="single" w:sz="4" w:space="0" w:color="auto"/>
              <w:left w:val="nil"/>
              <w:bottom w:val="single" w:sz="4" w:space="0" w:color="auto"/>
              <w:right w:val="single" w:sz="4" w:space="0" w:color="auto"/>
            </w:tcBorders>
            <w:shd w:val="clear" w:color="auto" w:fill="auto"/>
            <w:vAlign w:val="center"/>
            <w:hideMark/>
          </w:tcPr>
          <w:p w14:paraId="563D0B9F"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审核时间</w:t>
            </w:r>
          </w:p>
        </w:tc>
        <w:tc>
          <w:tcPr>
            <w:tcW w:w="510" w:type="dxa"/>
            <w:tcBorders>
              <w:top w:val="single" w:sz="4" w:space="0" w:color="auto"/>
              <w:left w:val="nil"/>
              <w:bottom w:val="single" w:sz="4" w:space="0" w:color="auto"/>
              <w:right w:val="single" w:sz="4" w:space="0" w:color="auto"/>
            </w:tcBorders>
            <w:shd w:val="clear" w:color="auto" w:fill="auto"/>
            <w:vAlign w:val="center"/>
            <w:hideMark/>
          </w:tcPr>
          <w:p w14:paraId="7EF3B297"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赔付状态</w:t>
            </w:r>
          </w:p>
        </w:tc>
        <w:tc>
          <w:tcPr>
            <w:tcW w:w="494" w:type="dxa"/>
            <w:tcBorders>
              <w:top w:val="single" w:sz="4" w:space="0" w:color="auto"/>
              <w:left w:val="nil"/>
              <w:bottom w:val="single" w:sz="4" w:space="0" w:color="auto"/>
              <w:right w:val="single" w:sz="4" w:space="0" w:color="auto"/>
            </w:tcBorders>
          </w:tcPr>
          <w:p w14:paraId="66175745" w14:textId="77777777" w:rsidR="0097499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Pr>
                <w:rFonts w:ascii="微软雅黑" w:eastAsia="微软雅黑" w:hAnsi="微软雅黑" w:cs="Arial" w:hint="eastAsia"/>
                <w:color w:val="1F497D"/>
                <w:sz w:val="16"/>
                <w:szCs w:val="16"/>
                <w:lang w:eastAsia="zh-CN"/>
              </w:rPr>
              <w:t>定责处置方式</w:t>
            </w:r>
          </w:p>
        </w:tc>
        <w:tc>
          <w:tcPr>
            <w:tcW w:w="5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7BDB31"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Pr>
                <w:rFonts w:ascii="微软雅黑" w:eastAsia="微软雅黑" w:hAnsi="微软雅黑" w:cs="Arial" w:hint="eastAsia"/>
                <w:color w:val="1F497D"/>
                <w:sz w:val="16"/>
                <w:szCs w:val="16"/>
                <w:lang w:eastAsia="zh-CN"/>
              </w:rPr>
              <w:t>QC</w:t>
            </w:r>
            <w:r w:rsidRPr="00DA49A5">
              <w:rPr>
                <w:rFonts w:ascii="微软雅黑" w:eastAsia="微软雅黑" w:hAnsi="微软雅黑" w:cs="Arial" w:hint="eastAsia"/>
                <w:color w:val="1F497D"/>
                <w:sz w:val="16"/>
                <w:szCs w:val="16"/>
                <w:lang w:eastAsia="zh-CN"/>
              </w:rPr>
              <w:t>处置方式</w:t>
            </w:r>
          </w:p>
        </w:tc>
      </w:tr>
      <w:tr w:rsidR="00974995" w:rsidRPr="00DA49A5" w14:paraId="39BACFF0" w14:textId="77777777" w:rsidTr="0023040E">
        <w:trPr>
          <w:trHeight w:val="270"/>
        </w:trPr>
        <w:tc>
          <w:tcPr>
            <w:tcW w:w="413" w:type="dxa"/>
            <w:tcBorders>
              <w:top w:val="nil"/>
              <w:left w:val="single" w:sz="4" w:space="0" w:color="auto"/>
              <w:bottom w:val="single" w:sz="4" w:space="0" w:color="auto"/>
              <w:right w:val="single" w:sz="4" w:space="0" w:color="auto"/>
            </w:tcBorders>
          </w:tcPr>
          <w:p w14:paraId="0EC64FBB"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Pr>
                <w:rFonts w:ascii="微软雅黑" w:eastAsia="微软雅黑" w:hAnsi="微软雅黑" w:cs="Arial" w:hint="eastAsia"/>
                <w:color w:val="1F497D"/>
                <w:sz w:val="16"/>
                <w:szCs w:val="16"/>
                <w:lang w:eastAsia="zh-CN"/>
              </w:rPr>
              <w:t>不可修改</w:t>
            </w:r>
          </w:p>
        </w:tc>
        <w:tc>
          <w:tcPr>
            <w:tcW w:w="433" w:type="dxa"/>
            <w:tcBorders>
              <w:top w:val="nil"/>
              <w:left w:val="single" w:sz="4" w:space="0" w:color="auto"/>
              <w:bottom w:val="single" w:sz="4" w:space="0" w:color="auto"/>
              <w:right w:val="single" w:sz="4" w:space="0" w:color="auto"/>
            </w:tcBorders>
            <w:shd w:val="clear" w:color="auto" w:fill="auto"/>
            <w:vAlign w:val="center"/>
            <w:hideMark/>
          </w:tcPr>
          <w:p w14:paraId="68ED607E"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435" w:type="dxa"/>
            <w:tcBorders>
              <w:top w:val="nil"/>
              <w:left w:val="nil"/>
              <w:bottom w:val="single" w:sz="4" w:space="0" w:color="auto"/>
              <w:right w:val="single" w:sz="4" w:space="0" w:color="auto"/>
            </w:tcBorders>
            <w:shd w:val="clear" w:color="auto" w:fill="auto"/>
            <w:vAlign w:val="center"/>
            <w:hideMark/>
          </w:tcPr>
          <w:p w14:paraId="759BBE60"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376" w:type="dxa"/>
            <w:tcBorders>
              <w:top w:val="single" w:sz="4" w:space="0" w:color="auto"/>
              <w:left w:val="nil"/>
              <w:bottom w:val="single" w:sz="4" w:space="0" w:color="auto"/>
              <w:right w:val="single" w:sz="4" w:space="0" w:color="auto"/>
            </w:tcBorders>
          </w:tcPr>
          <w:p w14:paraId="72E36BB2"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p>
        </w:tc>
        <w:tc>
          <w:tcPr>
            <w:tcW w:w="3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A79190"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571" w:type="dxa"/>
            <w:tcBorders>
              <w:top w:val="nil"/>
              <w:left w:val="nil"/>
              <w:bottom w:val="single" w:sz="4" w:space="0" w:color="auto"/>
              <w:right w:val="single" w:sz="4" w:space="0" w:color="auto"/>
            </w:tcBorders>
            <w:shd w:val="clear" w:color="auto" w:fill="auto"/>
            <w:vAlign w:val="center"/>
            <w:hideMark/>
          </w:tcPr>
          <w:p w14:paraId="4C880B91"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544" w:type="dxa"/>
            <w:tcBorders>
              <w:top w:val="nil"/>
              <w:left w:val="nil"/>
              <w:bottom w:val="single" w:sz="4" w:space="0" w:color="auto"/>
              <w:right w:val="single" w:sz="4" w:space="0" w:color="auto"/>
            </w:tcBorders>
            <w:shd w:val="clear" w:color="auto" w:fill="auto"/>
            <w:vAlign w:val="center"/>
            <w:hideMark/>
          </w:tcPr>
          <w:p w14:paraId="1A3093BE"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510" w:type="dxa"/>
            <w:tcBorders>
              <w:top w:val="nil"/>
              <w:left w:val="nil"/>
              <w:bottom w:val="single" w:sz="4" w:space="0" w:color="auto"/>
              <w:right w:val="single" w:sz="4" w:space="0" w:color="auto"/>
            </w:tcBorders>
            <w:shd w:val="clear" w:color="auto" w:fill="auto"/>
            <w:vAlign w:val="center"/>
            <w:hideMark/>
          </w:tcPr>
          <w:p w14:paraId="54A0A03C"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510" w:type="dxa"/>
            <w:tcBorders>
              <w:top w:val="nil"/>
              <w:left w:val="nil"/>
              <w:bottom w:val="single" w:sz="4" w:space="0" w:color="auto"/>
              <w:right w:val="single" w:sz="4" w:space="0" w:color="auto"/>
            </w:tcBorders>
            <w:shd w:val="clear" w:color="auto" w:fill="auto"/>
            <w:vAlign w:val="center"/>
            <w:hideMark/>
          </w:tcPr>
          <w:p w14:paraId="31301130"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708" w:type="dxa"/>
            <w:tcBorders>
              <w:top w:val="nil"/>
              <w:left w:val="nil"/>
              <w:bottom w:val="single" w:sz="4" w:space="0" w:color="auto"/>
              <w:right w:val="single" w:sz="4" w:space="0" w:color="auto"/>
            </w:tcBorders>
            <w:shd w:val="clear" w:color="auto" w:fill="auto"/>
            <w:vAlign w:val="center"/>
            <w:hideMark/>
          </w:tcPr>
          <w:p w14:paraId="1C102DCA"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583" w:type="dxa"/>
            <w:tcBorders>
              <w:top w:val="nil"/>
              <w:left w:val="nil"/>
              <w:bottom w:val="single" w:sz="4" w:space="0" w:color="auto"/>
              <w:right w:val="single" w:sz="4" w:space="0" w:color="auto"/>
            </w:tcBorders>
            <w:shd w:val="clear" w:color="auto" w:fill="auto"/>
            <w:vAlign w:val="center"/>
            <w:hideMark/>
          </w:tcPr>
          <w:p w14:paraId="33B95F92"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609" w:type="dxa"/>
            <w:tcBorders>
              <w:top w:val="nil"/>
              <w:left w:val="nil"/>
              <w:bottom w:val="single" w:sz="4" w:space="0" w:color="auto"/>
              <w:right w:val="single" w:sz="4" w:space="0" w:color="auto"/>
            </w:tcBorders>
            <w:shd w:val="clear" w:color="auto" w:fill="auto"/>
            <w:vAlign w:val="center"/>
            <w:hideMark/>
          </w:tcPr>
          <w:p w14:paraId="69943EED"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833" w:type="dxa"/>
            <w:tcBorders>
              <w:top w:val="nil"/>
              <w:left w:val="nil"/>
              <w:bottom w:val="single" w:sz="4" w:space="0" w:color="auto"/>
              <w:right w:val="single" w:sz="4" w:space="0" w:color="auto"/>
            </w:tcBorders>
            <w:shd w:val="clear" w:color="auto" w:fill="auto"/>
            <w:vAlign w:val="center"/>
            <w:hideMark/>
          </w:tcPr>
          <w:p w14:paraId="773EF099"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674" w:type="dxa"/>
            <w:tcBorders>
              <w:top w:val="nil"/>
              <w:left w:val="nil"/>
              <w:bottom w:val="single" w:sz="4" w:space="0" w:color="auto"/>
              <w:right w:val="single" w:sz="4" w:space="0" w:color="auto"/>
            </w:tcBorders>
            <w:shd w:val="clear" w:color="auto" w:fill="auto"/>
            <w:vAlign w:val="center"/>
            <w:hideMark/>
          </w:tcPr>
          <w:p w14:paraId="44A10A01"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510" w:type="dxa"/>
            <w:tcBorders>
              <w:top w:val="nil"/>
              <w:left w:val="nil"/>
              <w:bottom w:val="single" w:sz="4" w:space="0" w:color="auto"/>
              <w:right w:val="single" w:sz="4" w:space="0" w:color="auto"/>
            </w:tcBorders>
            <w:shd w:val="clear" w:color="auto" w:fill="auto"/>
            <w:vAlign w:val="center"/>
            <w:hideMark/>
          </w:tcPr>
          <w:p w14:paraId="71099BE8"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510" w:type="dxa"/>
            <w:tcBorders>
              <w:top w:val="nil"/>
              <w:left w:val="nil"/>
              <w:bottom w:val="single" w:sz="4" w:space="0" w:color="auto"/>
              <w:right w:val="single" w:sz="4" w:space="0" w:color="auto"/>
            </w:tcBorders>
            <w:shd w:val="clear" w:color="auto" w:fill="auto"/>
            <w:vAlign w:val="center"/>
            <w:hideMark/>
          </w:tcPr>
          <w:p w14:paraId="18AF016E"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494" w:type="dxa"/>
            <w:tcBorders>
              <w:top w:val="single" w:sz="4" w:space="0" w:color="auto"/>
              <w:left w:val="nil"/>
              <w:bottom w:val="single" w:sz="4" w:space="0" w:color="auto"/>
              <w:right w:val="single" w:sz="4" w:space="0" w:color="auto"/>
            </w:tcBorders>
          </w:tcPr>
          <w:p w14:paraId="0CD68D0A"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p>
        </w:tc>
        <w:tc>
          <w:tcPr>
            <w:tcW w:w="5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ED7554"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r>
      <w:tr w:rsidR="00974995" w:rsidRPr="00DA49A5" w14:paraId="7A6D1170" w14:textId="77777777" w:rsidTr="0023040E">
        <w:trPr>
          <w:trHeight w:val="270"/>
        </w:trPr>
        <w:tc>
          <w:tcPr>
            <w:tcW w:w="413" w:type="dxa"/>
            <w:tcBorders>
              <w:top w:val="nil"/>
              <w:left w:val="single" w:sz="4" w:space="0" w:color="auto"/>
              <w:bottom w:val="single" w:sz="4" w:space="0" w:color="auto"/>
              <w:right w:val="single" w:sz="4" w:space="0" w:color="auto"/>
            </w:tcBorders>
          </w:tcPr>
          <w:p w14:paraId="4EC7FB69"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val="da-DK" w:eastAsia="zh-CN"/>
              </w:rPr>
            </w:pPr>
          </w:p>
        </w:tc>
        <w:tc>
          <w:tcPr>
            <w:tcW w:w="433" w:type="dxa"/>
            <w:tcBorders>
              <w:top w:val="nil"/>
              <w:left w:val="single" w:sz="4" w:space="0" w:color="auto"/>
              <w:bottom w:val="single" w:sz="4" w:space="0" w:color="auto"/>
              <w:right w:val="single" w:sz="4" w:space="0" w:color="auto"/>
            </w:tcBorders>
            <w:shd w:val="clear" w:color="auto" w:fill="auto"/>
            <w:vAlign w:val="center"/>
            <w:hideMark/>
          </w:tcPr>
          <w:p w14:paraId="6904C116"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435" w:type="dxa"/>
            <w:tcBorders>
              <w:top w:val="nil"/>
              <w:left w:val="nil"/>
              <w:bottom w:val="single" w:sz="4" w:space="0" w:color="auto"/>
              <w:right w:val="single" w:sz="4" w:space="0" w:color="auto"/>
            </w:tcBorders>
            <w:shd w:val="clear" w:color="auto" w:fill="auto"/>
            <w:vAlign w:val="center"/>
            <w:hideMark/>
          </w:tcPr>
          <w:p w14:paraId="76704FF1"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376" w:type="dxa"/>
            <w:tcBorders>
              <w:top w:val="single" w:sz="4" w:space="0" w:color="auto"/>
              <w:left w:val="nil"/>
              <w:bottom w:val="single" w:sz="4" w:space="0" w:color="auto"/>
              <w:right w:val="single" w:sz="4" w:space="0" w:color="auto"/>
            </w:tcBorders>
          </w:tcPr>
          <w:p w14:paraId="4DB7C06B"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val="da-DK" w:eastAsia="zh-CN"/>
              </w:rPr>
            </w:pPr>
          </w:p>
        </w:tc>
        <w:tc>
          <w:tcPr>
            <w:tcW w:w="3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DAA0E"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571" w:type="dxa"/>
            <w:tcBorders>
              <w:top w:val="nil"/>
              <w:left w:val="nil"/>
              <w:bottom w:val="single" w:sz="4" w:space="0" w:color="auto"/>
              <w:right w:val="single" w:sz="4" w:space="0" w:color="auto"/>
            </w:tcBorders>
            <w:shd w:val="clear" w:color="auto" w:fill="auto"/>
            <w:vAlign w:val="center"/>
            <w:hideMark/>
          </w:tcPr>
          <w:p w14:paraId="2D51A51E"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544" w:type="dxa"/>
            <w:tcBorders>
              <w:top w:val="nil"/>
              <w:left w:val="nil"/>
              <w:bottom w:val="single" w:sz="4" w:space="0" w:color="auto"/>
              <w:right w:val="single" w:sz="4" w:space="0" w:color="auto"/>
            </w:tcBorders>
            <w:shd w:val="clear" w:color="auto" w:fill="auto"/>
            <w:vAlign w:val="center"/>
            <w:hideMark/>
          </w:tcPr>
          <w:p w14:paraId="3038350F"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510" w:type="dxa"/>
            <w:tcBorders>
              <w:top w:val="nil"/>
              <w:left w:val="nil"/>
              <w:bottom w:val="single" w:sz="4" w:space="0" w:color="auto"/>
              <w:right w:val="single" w:sz="4" w:space="0" w:color="auto"/>
            </w:tcBorders>
            <w:shd w:val="clear" w:color="auto" w:fill="auto"/>
            <w:vAlign w:val="center"/>
            <w:hideMark/>
          </w:tcPr>
          <w:p w14:paraId="77584D06"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eastAsia="zh-CN"/>
              </w:rPr>
              <w:t xml:space="preserve">　</w:t>
            </w:r>
          </w:p>
        </w:tc>
        <w:tc>
          <w:tcPr>
            <w:tcW w:w="510" w:type="dxa"/>
            <w:tcBorders>
              <w:top w:val="nil"/>
              <w:left w:val="nil"/>
              <w:bottom w:val="single" w:sz="4" w:space="0" w:color="auto"/>
              <w:right w:val="single" w:sz="4" w:space="0" w:color="auto"/>
            </w:tcBorders>
            <w:shd w:val="clear" w:color="auto" w:fill="auto"/>
            <w:vAlign w:val="center"/>
            <w:hideMark/>
          </w:tcPr>
          <w:p w14:paraId="118FD173"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708" w:type="dxa"/>
            <w:tcBorders>
              <w:top w:val="nil"/>
              <w:left w:val="nil"/>
              <w:bottom w:val="single" w:sz="4" w:space="0" w:color="auto"/>
              <w:right w:val="single" w:sz="4" w:space="0" w:color="auto"/>
            </w:tcBorders>
            <w:shd w:val="clear" w:color="auto" w:fill="auto"/>
            <w:vAlign w:val="center"/>
            <w:hideMark/>
          </w:tcPr>
          <w:p w14:paraId="5562DC67"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583" w:type="dxa"/>
            <w:tcBorders>
              <w:top w:val="nil"/>
              <w:left w:val="nil"/>
              <w:bottom w:val="single" w:sz="4" w:space="0" w:color="auto"/>
              <w:right w:val="single" w:sz="4" w:space="0" w:color="auto"/>
            </w:tcBorders>
            <w:shd w:val="clear" w:color="auto" w:fill="auto"/>
            <w:vAlign w:val="center"/>
            <w:hideMark/>
          </w:tcPr>
          <w:p w14:paraId="4CAE3B07"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609" w:type="dxa"/>
            <w:tcBorders>
              <w:top w:val="nil"/>
              <w:left w:val="nil"/>
              <w:bottom w:val="single" w:sz="4" w:space="0" w:color="auto"/>
              <w:right w:val="single" w:sz="4" w:space="0" w:color="auto"/>
            </w:tcBorders>
            <w:shd w:val="clear" w:color="auto" w:fill="auto"/>
            <w:vAlign w:val="center"/>
            <w:hideMark/>
          </w:tcPr>
          <w:p w14:paraId="531B4CB1"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833" w:type="dxa"/>
            <w:tcBorders>
              <w:top w:val="nil"/>
              <w:left w:val="nil"/>
              <w:bottom w:val="single" w:sz="4" w:space="0" w:color="auto"/>
              <w:right w:val="single" w:sz="4" w:space="0" w:color="auto"/>
            </w:tcBorders>
            <w:shd w:val="clear" w:color="auto" w:fill="auto"/>
            <w:vAlign w:val="center"/>
            <w:hideMark/>
          </w:tcPr>
          <w:p w14:paraId="5959F146"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674" w:type="dxa"/>
            <w:tcBorders>
              <w:top w:val="nil"/>
              <w:left w:val="nil"/>
              <w:bottom w:val="single" w:sz="4" w:space="0" w:color="auto"/>
              <w:right w:val="single" w:sz="4" w:space="0" w:color="auto"/>
            </w:tcBorders>
            <w:shd w:val="clear" w:color="auto" w:fill="auto"/>
            <w:vAlign w:val="center"/>
            <w:hideMark/>
          </w:tcPr>
          <w:p w14:paraId="6A89F580"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510" w:type="dxa"/>
            <w:tcBorders>
              <w:top w:val="nil"/>
              <w:left w:val="nil"/>
              <w:bottom w:val="single" w:sz="4" w:space="0" w:color="auto"/>
              <w:right w:val="single" w:sz="4" w:space="0" w:color="auto"/>
            </w:tcBorders>
            <w:shd w:val="clear" w:color="auto" w:fill="auto"/>
            <w:vAlign w:val="center"/>
            <w:hideMark/>
          </w:tcPr>
          <w:p w14:paraId="499C1EFE"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510" w:type="dxa"/>
            <w:tcBorders>
              <w:top w:val="nil"/>
              <w:left w:val="nil"/>
              <w:bottom w:val="single" w:sz="4" w:space="0" w:color="auto"/>
              <w:right w:val="single" w:sz="4" w:space="0" w:color="auto"/>
            </w:tcBorders>
            <w:shd w:val="clear" w:color="auto" w:fill="auto"/>
            <w:vAlign w:val="center"/>
            <w:hideMark/>
          </w:tcPr>
          <w:p w14:paraId="055DDAE8"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c>
          <w:tcPr>
            <w:tcW w:w="494" w:type="dxa"/>
            <w:tcBorders>
              <w:top w:val="single" w:sz="4" w:space="0" w:color="auto"/>
              <w:left w:val="nil"/>
              <w:bottom w:val="single" w:sz="4" w:space="0" w:color="auto"/>
              <w:right w:val="single" w:sz="4" w:space="0" w:color="auto"/>
            </w:tcBorders>
          </w:tcPr>
          <w:p w14:paraId="7CA3A795"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val="da-DK" w:eastAsia="zh-CN"/>
              </w:rPr>
            </w:pPr>
          </w:p>
        </w:tc>
        <w:tc>
          <w:tcPr>
            <w:tcW w:w="5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60ECE6" w14:textId="77777777" w:rsidR="00974995" w:rsidRPr="00DA49A5" w:rsidRDefault="00974995" w:rsidP="0023040E">
            <w:pPr>
              <w:overflowPunct/>
              <w:autoSpaceDE/>
              <w:autoSpaceDN/>
              <w:adjustRightInd/>
              <w:spacing w:after="0"/>
              <w:textAlignment w:val="auto"/>
              <w:rPr>
                <w:rFonts w:ascii="微软雅黑" w:eastAsia="微软雅黑" w:hAnsi="微软雅黑" w:cs="Arial"/>
                <w:color w:val="1F497D"/>
                <w:sz w:val="16"/>
                <w:szCs w:val="16"/>
                <w:lang w:eastAsia="zh-CN"/>
              </w:rPr>
            </w:pPr>
            <w:r w:rsidRPr="00DA49A5">
              <w:rPr>
                <w:rFonts w:ascii="微软雅黑" w:eastAsia="微软雅黑" w:hAnsi="微软雅黑" w:cs="Arial" w:hint="eastAsia"/>
                <w:color w:val="1F497D"/>
                <w:sz w:val="16"/>
                <w:szCs w:val="16"/>
                <w:lang w:val="da-DK" w:eastAsia="zh-CN"/>
              </w:rPr>
              <w:t xml:space="preserve">　</w:t>
            </w:r>
          </w:p>
        </w:tc>
      </w:tr>
    </w:tbl>
    <w:p w14:paraId="4542E661" w14:textId="77777777" w:rsidR="00974995" w:rsidRDefault="00974995" w:rsidP="00974995">
      <w:pPr>
        <w:pStyle w:val="a7"/>
        <w:rPr>
          <w:rFonts w:ascii="微软雅黑" w:eastAsia="微软雅黑" w:hAnsi="微软雅黑"/>
          <w:color w:val="1F497D"/>
          <w:lang w:val="da-DK" w:eastAsia="zh-CN"/>
        </w:rPr>
      </w:pPr>
      <w:r>
        <w:rPr>
          <w:rFonts w:ascii="微软雅黑" w:eastAsia="微软雅黑" w:hAnsi="微软雅黑" w:hint="eastAsia"/>
          <w:color w:val="1F497D"/>
          <w:lang w:val="da-DK" w:eastAsia="zh-CN"/>
        </w:rPr>
        <w:t>6、批量导入：可修改导出结果的QC处置方式后，批量导入，系统根据系统ID的QC审核状态判断，只有QC待审核的才更新对应的QC处置方式、QC审核状态、QC审核日期。</w:t>
      </w:r>
    </w:p>
    <w:p w14:paraId="328CF846" w14:textId="77777777" w:rsidR="00974995" w:rsidRDefault="00974995" w:rsidP="00974995">
      <w:pPr>
        <w:pStyle w:val="a7"/>
        <w:rPr>
          <w:rFonts w:ascii="微软雅黑" w:eastAsia="微软雅黑" w:hAnsi="微软雅黑"/>
          <w:color w:val="1F497D"/>
          <w:lang w:val="da-DK" w:eastAsia="zh-CN"/>
        </w:rPr>
      </w:pPr>
      <w:r>
        <w:rPr>
          <w:rFonts w:ascii="微软雅黑" w:eastAsia="微软雅黑" w:hAnsi="微软雅黑" w:hint="eastAsia"/>
          <w:color w:val="1F497D"/>
          <w:lang w:val="da-DK" w:eastAsia="zh-CN"/>
        </w:rPr>
        <w:t>批量导出： 根据查询条件导出对应单据列表，只导出待审批状态的单据。</w:t>
      </w:r>
    </w:p>
    <w:p w14:paraId="651D5185" w14:textId="77777777" w:rsidR="00974995" w:rsidRDefault="00974995" w:rsidP="00974995">
      <w:pPr>
        <w:pStyle w:val="a7"/>
        <w:rPr>
          <w:rFonts w:ascii="微软雅黑" w:eastAsia="微软雅黑" w:hAnsi="微软雅黑"/>
          <w:color w:val="1F497D"/>
          <w:lang w:val="da-DK" w:eastAsia="zh-CN"/>
        </w:rPr>
      </w:pPr>
      <w:r>
        <w:rPr>
          <w:rFonts w:ascii="微软雅黑" w:eastAsia="微软雅黑" w:hAnsi="微软雅黑" w:hint="eastAsia"/>
          <w:color w:val="1F497D"/>
          <w:lang w:val="da-DK" w:eastAsia="zh-CN"/>
        </w:rPr>
        <w:t>7、定责处置方式为RTV退货的单据，可点击操作生成RTV，只有处置方式是RTV退货的才可操作，调用PMS接口。</w:t>
      </w:r>
    </w:p>
    <w:p w14:paraId="30CD4F15" w14:textId="77777777" w:rsidR="00974995" w:rsidRDefault="00974995" w:rsidP="00974995">
      <w:pPr>
        <w:pStyle w:val="a7"/>
        <w:rPr>
          <w:rFonts w:ascii="微软雅黑" w:eastAsia="微软雅黑" w:hAnsi="微软雅黑"/>
          <w:color w:val="1F497D"/>
          <w:lang w:val="da-DK" w:eastAsia="zh-CN"/>
        </w:rPr>
      </w:pPr>
      <w:r>
        <w:rPr>
          <w:rFonts w:ascii="微软雅黑" w:eastAsia="微软雅黑" w:hAnsi="微软雅黑" w:hint="eastAsia"/>
          <w:color w:val="1F497D"/>
          <w:lang w:val="da-DK" w:eastAsia="zh-CN"/>
        </w:rPr>
        <w:t>8、点击单据编号，打开坏品单据详情页面，不可编辑</w:t>
      </w:r>
    </w:p>
    <w:p w14:paraId="4F5FA475" w14:textId="77777777" w:rsidR="00974995" w:rsidRPr="006D6FC6" w:rsidRDefault="00627BC6" w:rsidP="00974995">
      <w:pPr>
        <w:pStyle w:val="a7"/>
        <w:ind w:left="360"/>
        <w:rPr>
          <w:rFonts w:ascii="微软雅黑" w:eastAsia="微软雅黑" w:hAnsi="微软雅黑"/>
          <w:color w:val="1F497D"/>
          <w:lang w:val="da-DK" w:eastAsia="zh-CN"/>
        </w:rPr>
      </w:pPr>
      <w:r>
        <w:rPr>
          <w:noProof/>
          <w:lang w:eastAsia="zh-CN"/>
        </w:rPr>
        <w:lastRenderedPageBreak/>
        <w:pict w14:anchorId="5EFE90F7">
          <v:shape id="_x0000_i1077" type="#_x0000_t75" style="width:6in;height:318.4pt;visibility:visible">
            <v:imagedata r:id="rId68" o:titl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7"/>
        <w:gridCol w:w="3207"/>
        <w:gridCol w:w="3208"/>
      </w:tblGrid>
      <w:tr w:rsidR="00974995" w:rsidRPr="007E5A32" w14:paraId="61C5F8AA" w14:textId="77777777" w:rsidTr="0023040E">
        <w:tc>
          <w:tcPr>
            <w:tcW w:w="3207" w:type="dxa"/>
            <w:shd w:val="clear" w:color="auto" w:fill="auto"/>
          </w:tcPr>
          <w:p w14:paraId="2334EF74"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维度1</w:t>
            </w:r>
          </w:p>
        </w:tc>
        <w:tc>
          <w:tcPr>
            <w:tcW w:w="3207" w:type="dxa"/>
            <w:shd w:val="clear" w:color="auto" w:fill="auto"/>
          </w:tcPr>
          <w:p w14:paraId="40D2EB8A"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维度2</w:t>
            </w:r>
          </w:p>
        </w:tc>
        <w:tc>
          <w:tcPr>
            <w:tcW w:w="3208" w:type="dxa"/>
            <w:shd w:val="clear" w:color="auto" w:fill="auto"/>
          </w:tcPr>
          <w:p w14:paraId="76A2E206"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维度3</w:t>
            </w:r>
          </w:p>
        </w:tc>
      </w:tr>
      <w:tr w:rsidR="00974995" w:rsidRPr="007E5A32" w14:paraId="5FAB7CB3" w14:textId="77777777" w:rsidTr="0023040E">
        <w:tc>
          <w:tcPr>
            <w:tcW w:w="3207" w:type="dxa"/>
            <w:shd w:val="clear" w:color="auto" w:fill="auto"/>
          </w:tcPr>
          <w:p w14:paraId="02E16E99"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每</w:t>
            </w:r>
            <w:r>
              <w:rPr>
                <w:rFonts w:ascii="微软雅黑" w:eastAsia="微软雅黑" w:hAnsi="微软雅黑" w:hint="eastAsia"/>
                <w:color w:val="1F497D"/>
                <w:lang w:val="da-DK" w:eastAsia="zh-CN"/>
              </w:rPr>
              <w:t>月</w:t>
            </w:r>
          </w:p>
        </w:tc>
        <w:tc>
          <w:tcPr>
            <w:tcW w:w="3207" w:type="dxa"/>
            <w:shd w:val="clear" w:color="auto" w:fill="auto"/>
          </w:tcPr>
          <w:p w14:paraId="1D5C9915"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商家</w:t>
            </w:r>
          </w:p>
        </w:tc>
        <w:tc>
          <w:tcPr>
            <w:tcW w:w="3208" w:type="dxa"/>
            <w:shd w:val="clear" w:color="auto" w:fill="auto"/>
          </w:tcPr>
          <w:p w14:paraId="046988A3"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类目</w:t>
            </w:r>
          </w:p>
        </w:tc>
      </w:tr>
    </w:tbl>
    <w:p w14:paraId="50DBD4AA"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商家维度：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4"/>
        <w:gridCol w:w="1374"/>
        <w:gridCol w:w="1374"/>
        <w:gridCol w:w="1375"/>
        <w:gridCol w:w="1375"/>
        <w:gridCol w:w="1375"/>
        <w:gridCol w:w="1375"/>
      </w:tblGrid>
      <w:tr w:rsidR="00974995" w:rsidRPr="007E5A32" w14:paraId="23BD6D38" w14:textId="77777777" w:rsidTr="0023040E">
        <w:trPr>
          <w:trHeight w:val="357"/>
        </w:trPr>
        <w:tc>
          <w:tcPr>
            <w:tcW w:w="1374" w:type="dxa"/>
            <w:shd w:val="clear" w:color="auto" w:fill="auto"/>
          </w:tcPr>
          <w:p w14:paraId="1C7A5E58"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上海</w:t>
            </w:r>
          </w:p>
        </w:tc>
        <w:tc>
          <w:tcPr>
            <w:tcW w:w="1374" w:type="dxa"/>
            <w:shd w:val="clear" w:color="auto" w:fill="auto"/>
          </w:tcPr>
          <w:p w14:paraId="1D820E9E"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北京</w:t>
            </w:r>
          </w:p>
        </w:tc>
        <w:tc>
          <w:tcPr>
            <w:tcW w:w="1374" w:type="dxa"/>
            <w:shd w:val="clear" w:color="auto" w:fill="auto"/>
          </w:tcPr>
          <w:p w14:paraId="2177832A"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广州</w:t>
            </w:r>
          </w:p>
        </w:tc>
        <w:tc>
          <w:tcPr>
            <w:tcW w:w="1375" w:type="dxa"/>
            <w:shd w:val="clear" w:color="auto" w:fill="auto"/>
          </w:tcPr>
          <w:p w14:paraId="00EFABD7"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廊坊</w:t>
            </w:r>
          </w:p>
        </w:tc>
        <w:tc>
          <w:tcPr>
            <w:tcW w:w="1375" w:type="dxa"/>
            <w:shd w:val="clear" w:color="auto" w:fill="auto"/>
          </w:tcPr>
          <w:p w14:paraId="05A018D2"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武汉</w:t>
            </w:r>
          </w:p>
        </w:tc>
        <w:tc>
          <w:tcPr>
            <w:tcW w:w="1375" w:type="dxa"/>
            <w:shd w:val="clear" w:color="auto" w:fill="auto"/>
          </w:tcPr>
          <w:p w14:paraId="69E4EF3A"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济南</w:t>
            </w:r>
          </w:p>
        </w:tc>
        <w:tc>
          <w:tcPr>
            <w:tcW w:w="1375" w:type="dxa"/>
            <w:shd w:val="clear" w:color="auto" w:fill="auto"/>
          </w:tcPr>
          <w:p w14:paraId="0EBA7F97"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泉州</w:t>
            </w:r>
          </w:p>
        </w:tc>
      </w:tr>
    </w:tbl>
    <w:p w14:paraId="3513BB03"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类目维度：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806"/>
        <w:gridCol w:w="2005"/>
        <w:gridCol w:w="2406"/>
      </w:tblGrid>
      <w:tr w:rsidR="00974995" w:rsidRPr="007E5A32" w14:paraId="6D806AB1" w14:textId="77777777" w:rsidTr="0023040E">
        <w:tc>
          <w:tcPr>
            <w:tcW w:w="2405" w:type="dxa"/>
            <w:shd w:val="clear" w:color="auto" w:fill="auto"/>
          </w:tcPr>
          <w:p w14:paraId="50FA285F"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b/>
                <w:color w:val="1F497D"/>
                <w:lang w:val="da-DK" w:eastAsia="zh-CN"/>
              </w:rPr>
              <w:t>数码电子大类</w:t>
            </w:r>
          </w:p>
        </w:tc>
        <w:tc>
          <w:tcPr>
            <w:tcW w:w="2806" w:type="dxa"/>
            <w:shd w:val="clear" w:color="auto" w:fill="auto"/>
          </w:tcPr>
          <w:p w14:paraId="27EBACE3"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b/>
                <w:color w:val="1F497D"/>
                <w:lang w:val="da-DK" w:eastAsia="zh-CN"/>
              </w:rPr>
              <w:t>食品大类</w:t>
            </w:r>
          </w:p>
        </w:tc>
        <w:tc>
          <w:tcPr>
            <w:tcW w:w="2005" w:type="dxa"/>
            <w:shd w:val="clear" w:color="auto" w:fill="auto"/>
          </w:tcPr>
          <w:p w14:paraId="17545B48"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b/>
                <w:color w:val="1F497D"/>
                <w:lang w:val="da-DK" w:eastAsia="zh-CN"/>
              </w:rPr>
              <w:t>电器大类</w:t>
            </w:r>
          </w:p>
        </w:tc>
        <w:tc>
          <w:tcPr>
            <w:tcW w:w="2406" w:type="dxa"/>
            <w:shd w:val="clear" w:color="auto" w:fill="auto"/>
          </w:tcPr>
          <w:p w14:paraId="1A3E9254"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b/>
                <w:color w:val="1F497D"/>
                <w:lang w:val="da-DK" w:eastAsia="zh-CN"/>
              </w:rPr>
              <w:t>其他大类</w:t>
            </w:r>
          </w:p>
        </w:tc>
      </w:tr>
      <w:tr w:rsidR="00974995" w:rsidRPr="007E5A32" w14:paraId="321829E6" w14:textId="77777777" w:rsidTr="0023040E">
        <w:tc>
          <w:tcPr>
            <w:tcW w:w="2405" w:type="dxa"/>
            <w:shd w:val="clear" w:color="auto" w:fill="auto"/>
          </w:tcPr>
          <w:p w14:paraId="728A01C2"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手机数码/电脑/消费电子</w:t>
            </w:r>
          </w:p>
        </w:tc>
        <w:tc>
          <w:tcPr>
            <w:tcW w:w="2806" w:type="dxa"/>
            <w:shd w:val="clear" w:color="auto" w:fill="auto"/>
          </w:tcPr>
          <w:p w14:paraId="33725A40"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食品饮料/生鲜/进口食品/</w:t>
            </w:r>
          </w:p>
        </w:tc>
        <w:tc>
          <w:tcPr>
            <w:tcW w:w="2005" w:type="dxa"/>
            <w:shd w:val="clear" w:color="auto" w:fill="auto"/>
          </w:tcPr>
          <w:p w14:paraId="44FD1CF2"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生活电器</w:t>
            </w:r>
          </w:p>
        </w:tc>
        <w:tc>
          <w:tcPr>
            <w:tcW w:w="2406" w:type="dxa"/>
            <w:shd w:val="clear" w:color="auto" w:fill="auto"/>
          </w:tcPr>
          <w:p w14:paraId="3D4C45A2" w14:textId="77777777" w:rsidR="00974995" w:rsidRPr="007E5A32" w:rsidRDefault="00974995" w:rsidP="0023040E">
            <w:pPr>
              <w:pStyle w:val="a7"/>
              <w:spacing w:before="6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 xml:space="preserve">其他一级类目 </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 xml:space="preserve"> 母婴/厨卫清洁/美容护理/家居/服装/户外/保健滋补/箱包/珠宝眼镜/图书音像/礼品</w:t>
            </w:r>
          </w:p>
        </w:tc>
      </w:tr>
    </w:tbl>
    <w:p w14:paraId="640C326C"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lastRenderedPageBreak/>
        <w:t>根据以上维度生成对应单据，并打包，名称：</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 xml:space="preserve">年/月/日 竞标售卖审批 </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 xml:space="preserve"> XX商家XX类目</w:t>
      </w:r>
    </w:p>
    <w:p w14:paraId="42F73938"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eastAsia="zh-CN"/>
        </w:rPr>
        <w:t xml:space="preserve">需管理层审批的内采售卖单主题为 </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年/月/日 竞标售卖审批 </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 XX商家</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 例如 </w:t>
      </w:r>
      <w:r w:rsidRPr="007E5A32">
        <w:rPr>
          <w:rFonts w:ascii="微软雅黑" w:eastAsia="微软雅黑" w:hAnsi="微软雅黑"/>
          <w:color w:val="1F497D"/>
          <w:lang w:eastAsia="zh-CN"/>
        </w:rPr>
        <w:t>“2014/4/11</w:t>
      </w:r>
      <w:r w:rsidRPr="007E5A32">
        <w:rPr>
          <w:rFonts w:ascii="微软雅黑" w:eastAsia="微软雅黑" w:hAnsi="微软雅黑" w:hint="eastAsia"/>
          <w:color w:val="1F497D"/>
          <w:lang w:eastAsia="zh-CN"/>
        </w:rPr>
        <w:t xml:space="preserve"> 二手售卖审批 </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 北京商家</w:t>
      </w:r>
    </w:p>
    <w:p w14:paraId="215AE6F9"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eastAsia="zh-CN"/>
        </w:rPr>
        <w:t>单据编号为</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 xml:space="preserve">SD </w:t>
      </w:r>
      <w:r w:rsidRPr="007E5A32">
        <w:rPr>
          <w:rFonts w:ascii="微软雅黑" w:eastAsia="微软雅黑" w:hAnsi="微软雅黑" w:hint="eastAsia"/>
          <w:color w:val="1F497D"/>
          <w:lang w:eastAsia="zh-CN"/>
        </w:rPr>
        <w:t>年月日</w:t>
      </w:r>
      <w:r w:rsidRPr="007E5A32">
        <w:rPr>
          <w:rFonts w:ascii="微软雅黑" w:eastAsia="微软雅黑" w:hAnsi="微软雅黑" w:hint="eastAsia"/>
          <w:color w:val="1F497D"/>
          <w:lang w:val="da-DK" w:eastAsia="zh-CN"/>
        </w:rPr>
        <w:t xml:space="preserve"> B </w:t>
      </w:r>
      <w:r w:rsidRPr="007E5A32">
        <w:rPr>
          <w:rFonts w:ascii="微软雅黑" w:eastAsia="微软雅黑" w:hAnsi="微软雅黑" w:hint="eastAsia"/>
          <w:color w:val="1F497D"/>
          <w:lang w:eastAsia="zh-CN"/>
        </w:rPr>
        <w:t>三位顺序号</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 xml:space="preserve">, </w:t>
      </w:r>
      <w:r w:rsidRPr="007E5A32">
        <w:rPr>
          <w:rFonts w:ascii="微软雅黑" w:eastAsia="微软雅黑" w:hAnsi="微软雅黑" w:hint="eastAsia"/>
          <w:color w:val="1F497D"/>
          <w:lang w:eastAsia="zh-CN"/>
        </w:rPr>
        <w:t>例如</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SD20140102</w:t>
      </w:r>
      <w:r>
        <w:rPr>
          <w:rFonts w:ascii="微软雅黑" w:eastAsia="微软雅黑" w:hAnsi="微软雅黑" w:hint="eastAsia"/>
          <w:color w:val="1F497D"/>
          <w:lang w:val="da-DK" w:eastAsia="zh-CN"/>
        </w:rPr>
        <w:t>B</w:t>
      </w:r>
      <w:r w:rsidRPr="007E5A32">
        <w:rPr>
          <w:rFonts w:ascii="微软雅黑" w:eastAsia="微软雅黑" w:hAnsi="微软雅黑" w:hint="eastAsia"/>
          <w:color w:val="1F497D"/>
          <w:lang w:val="da-DK" w:eastAsia="zh-CN"/>
        </w:rPr>
        <w:t>002</w:t>
      </w:r>
      <w:r w:rsidRPr="007E5A32">
        <w:rPr>
          <w:rFonts w:ascii="微软雅黑" w:eastAsia="微软雅黑" w:hAnsi="微软雅黑"/>
          <w:color w:val="1F497D"/>
          <w:lang w:val="da-DK" w:eastAsia="zh-CN"/>
        </w:rPr>
        <w:t>”</w:t>
      </w:r>
    </w:p>
    <w:p w14:paraId="375B98D4" w14:textId="77777777" w:rsidR="00974995" w:rsidRDefault="00974995" w:rsidP="00974995">
      <w:pPr>
        <w:pStyle w:val="a7"/>
        <w:rPr>
          <w:rFonts w:ascii="微软雅黑" w:eastAsia="微软雅黑" w:hAnsi="微软雅黑"/>
          <w:color w:val="C00000"/>
          <w:lang w:val="da-DK" w:eastAsia="zh-CN"/>
        </w:rPr>
      </w:pPr>
      <w:r>
        <w:rPr>
          <w:rFonts w:ascii="微软雅黑" w:eastAsia="微软雅黑" w:hAnsi="微软雅黑" w:hint="eastAsia"/>
          <w:color w:val="C00000"/>
          <w:lang w:val="da-DK" w:eastAsia="zh-CN"/>
        </w:rPr>
        <w:t>1、</w:t>
      </w:r>
      <w:r w:rsidRPr="00681082">
        <w:rPr>
          <w:rFonts w:ascii="微软雅黑" w:eastAsia="微软雅黑" w:hAnsi="微软雅黑" w:hint="eastAsia"/>
          <w:color w:val="C00000"/>
          <w:lang w:val="da-DK" w:eastAsia="zh-CN"/>
        </w:rPr>
        <w:t>每月月初将上月的QC审核通过的且处置方式为竞标售卖的单据打包</w:t>
      </w:r>
    </w:p>
    <w:p w14:paraId="5002C399" w14:textId="77777777" w:rsidR="00974995" w:rsidRDefault="00974995" w:rsidP="00974995">
      <w:pPr>
        <w:pStyle w:val="a7"/>
        <w:rPr>
          <w:rFonts w:ascii="微软雅黑" w:eastAsia="微软雅黑" w:hAnsi="微软雅黑"/>
          <w:color w:val="C00000"/>
          <w:lang w:val="da-DK" w:eastAsia="zh-CN"/>
        </w:rPr>
      </w:pPr>
      <w:r>
        <w:rPr>
          <w:rFonts w:ascii="微软雅黑" w:eastAsia="微软雅黑" w:hAnsi="微软雅黑" w:hint="eastAsia"/>
          <w:color w:val="C00000"/>
          <w:lang w:val="da-DK" w:eastAsia="zh-CN"/>
        </w:rPr>
        <w:t>2、根据数据包中SKU的责任方生成工作流，共3个工作流：</w:t>
      </w:r>
    </w:p>
    <w:p w14:paraId="1516A278" w14:textId="77777777" w:rsidR="00974995" w:rsidRDefault="00974995" w:rsidP="002B1EF6">
      <w:pPr>
        <w:pStyle w:val="a7"/>
        <w:numPr>
          <w:ilvl w:val="0"/>
          <w:numId w:val="60"/>
        </w:numPr>
        <w:rPr>
          <w:rFonts w:ascii="微软雅黑" w:eastAsia="微软雅黑" w:hAnsi="微软雅黑"/>
          <w:color w:val="C00000"/>
          <w:lang w:val="da-DK" w:eastAsia="zh-CN"/>
        </w:rPr>
      </w:pPr>
      <w:r>
        <w:rPr>
          <w:rFonts w:ascii="微软雅黑" w:eastAsia="微软雅黑" w:hAnsi="微软雅黑" w:hint="eastAsia"/>
          <w:color w:val="C00000"/>
          <w:lang w:val="da-DK" w:eastAsia="zh-CN"/>
        </w:rPr>
        <w:t>数据包内所有商品责任方是产品部，产品部一级审批人审批</w:t>
      </w:r>
    </w:p>
    <w:p w14:paraId="20639FED" w14:textId="77777777" w:rsidR="00974995" w:rsidRDefault="00974995" w:rsidP="002B1EF6">
      <w:pPr>
        <w:pStyle w:val="a7"/>
        <w:numPr>
          <w:ilvl w:val="0"/>
          <w:numId w:val="60"/>
        </w:numPr>
        <w:rPr>
          <w:rFonts w:ascii="微软雅黑" w:eastAsia="微软雅黑" w:hAnsi="微软雅黑"/>
          <w:color w:val="C00000"/>
          <w:lang w:val="da-DK" w:eastAsia="zh-CN"/>
        </w:rPr>
      </w:pPr>
      <w:r>
        <w:rPr>
          <w:rFonts w:ascii="微软雅黑" w:eastAsia="微软雅黑" w:hAnsi="微软雅黑" w:hint="eastAsia"/>
          <w:color w:val="C00000"/>
          <w:lang w:val="da-DK" w:eastAsia="zh-CN"/>
        </w:rPr>
        <w:t>数据包内所有商品责任方是非产品部，运营部一级审批人审批</w:t>
      </w:r>
    </w:p>
    <w:p w14:paraId="28FB01C5" w14:textId="77777777" w:rsidR="00974995" w:rsidRPr="00681082" w:rsidRDefault="00974995" w:rsidP="002B1EF6">
      <w:pPr>
        <w:pStyle w:val="a7"/>
        <w:numPr>
          <w:ilvl w:val="0"/>
          <w:numId w:val="60"/>
        </w:numPr>
        <w:rPr>
          <w:rFonts w:ascii="微软雅黑" w:eastAsia="微软雅黑" w:hAnsi="微软雅黑"/>
          <w:color w:val="C00000"/>
          <w:lang w:val="da-DK" w:eastAsia="zh-CN"/>
        </w:rPr>
      </w:pPr>
      <w:r>
        <w:rPr>
          <w:rFonts w:ascii="微软雅黑" w:eastAsia="微软雅黑" w:hAnsi="微软雅黑" w:hint="eastAsia"/>
          <w:color w:val="C00000"/>
          <w:lang w:val="da-DK" w:eastAsia="zh-CN"/>
        </w:rPr>
        <w:t>数据包内部分商品责任方是产品部、部分责任方式非产品部，需要双方一级审批人审批后才能流转到后续财务审批，</w:t>
      </w:r>
      <w:r w:rsidRPr="00E31CBD">
        <w:rPr>
          <w:rFonts w:ascii="微软雅黑" w:eastAsia="微软雅黑" w:hAnsi="微软雅黑" w:hint="eastAsia"/>
          <w:b/>
          <w:color w:val="C00000"/>
          <w:lang w:val="da-DK" w:eastAsia="zh-CN"/>
        </w:rPr>
        <w:t>审批顺序的风险</w:t>
      </w:r>
    </w:p>
    <w:p w14:paraId="407F9EA9" w14:textId="77777777" w:rsidR="00974995" w:rsidRPr="00262324" w:rsidRDefault="00974995" w:rsidP="00974995">
      <w:pPr>
        <w:pStyle w:val="a7"/>
        <w:rPr>
          <w:rFonts w:ascii="微软雅黑" w:eastAsia="微软雅黑" w:hAnsi="微软雅黑"/>
          <w:i/>
          <w:color w:val="0000FF"/>
          <w:lang w:val="da-DK" w:eastAsia="zh-CN"/>
        </w:rPr>
      </w:pPr>
      <w:r w:rsidRPr="00262324">
        <w:rPr>
          <w:rFonts w:ascii="微软雅黑" w:eastAsia="微软雅黑" w:hAnsi="微软雅黑" w:hint="eastAsia"/>
          <w:i/>
          <w:color w:val="0000FF"/>
          <w:lang w:val="da-DK" w:eastAsia="zh-CN"/>
        </w:rPr>
        <w:t>______________________________________________________________________________________________________</w:t>
      </w:r>
    </w:p>
    <w:p w14:paraId="7AF686CB" w14:textId="77777777" w:rsidR="00974995" w:rsidRPr="00262324" w:rsidRDefault="00974995" w:rsidP="00974995">
      <w:pPr>
        <w:pStyle w:val="a7"/>
        <w:rPr>
          <w:rFonts w:ascii="微软雅黑" w:eastAsia="微软雅黑" w:hAnsi="微软雅黑"/>
          <w:b/>
          <w:color w:val="1F497D"/>
          <w:sz w:val="24"/>
          <w:szCs w:val="24"/>
          <w:lang w:val="da-DK" w:eastAsia="zh-CN"/>
        </w:rPr>
      </w:pPr>
      <w:r w:rsidRPr="00262324">
        <w:rPr>
          <w:rFonts w:ascii="微软雅黑" w:eastAsia="微软雅黑" w:hAnsi="微软雅黑" w:hint="eastAsia"/>
          <w:b/>
          <w:color w:val="1F497D"/>
          <w:sz w:val="24"/>
          <w:szCs w:val="24"/>
          <w:lang w:val="da-DK" w:eastAsia="zh-CN"/>
        </w:rPr>
        <w:t>[</w:t>
      </w:r>
      <w:r>
        <w:rPr>
          <w:rFonts w:ascii="微软雅黑" w:eastAsia="微软雅黑" w:hAnsi="微软雅黑" w:hint="eastAsia"/>
          <w:b/>
          <w:color w:val="1F497D"/>
          <w:sz w:val="24"/>
          <w:szCs w:val="24"/>
          <w:lang w:val="da-DK" w:eastAsia="zh-CN"/>
        </w:rPr>
        <w:t>销毁处理</w:t>
      </w:r>
      <w:r w:rsidRPr="00262324">
        <w:rPr>
          <w:rFonts w:ascii="微软雅黑" w:eastAsia="微软雅黑" w:hAnsi="微软雅黑" w:hint="eastAsia"/>
          <w:b/>
          <w:color w:val="1F497D"/>
          <w:sz w:val="24"/>
          <w:szCs w:val="24"/>
          <w:lang w:val="da-DK" w:eastAsia="zh-CN"/>
        </w:rPr>
        <w:t>]</w:t>
      </w:r>
    </w:p>
    <w:p w14:paraId="5E9E0BEF" w14:textId="77777777" w:rsidR="00974995" w:rsidRPr="007E5A32" w:rsidRDefault="00974995" w:rsidP="00974995">
      <w:pPr>
        <w:pStyle w:val="a7"/>
        <w:rPr>
          <w:rFonts w:ascii="微软雅黑" w:eastAsia="微软雅黑" w:hAnsi="微软雅黑"/>
          <w:color w:val="1F497D"/>
          <w:lang w:eastAsia="zh-CN"/>
        </w:rPr>
      </w:pPr>
      <w:r w:rsidRPr="007E5A32">
        <w:rPr>
          <w:rFonts w:ascii="微软雅黑" w:eastAsia="微软雅黑" w:hAnsi="微软雅黑" w:hint="eastAsia"/>
          <w:color w:val="1F497D"/>
          <w:lang w:eastAsia="zh-CN"/>
        </w:rPr>
        <w:t>每天从赔付认责平台流转过来的需要销毁审批的数据(及被PMS负PO接口拒绝后手工转入的数据), 通常最终合并成5张审批单, 即按照责任归属, 每个二级部门(分别是商品部食品线,</w:t>
      </w:r>
      <w:r>
        <w:rPr>
          <w:rFonts w:ascii="微软雅黑" w:eastAsia="微软雅黑" w:hAnsi="微软雅黑" w:hint="eastAsia"/>
          <w:color w:val="1F497D"/>
          <w:lang w:eastAsia="zh-CN"/>
        </w:rPr>
        <w:t>（</w:t>
      </w:r>
      <w:r w:rsidRPr="00361EA2">
        <w:rPr>
          <w:rFonts w:ascii="微软雅黑" w:eastAsia="微软雅黑" w:hAnsi="微软雅黑" w:hint="eastAsia"/>
          <w:color w:val="FF0000"/>
          <w:lang w:eastAsia="zh-CN"/>
        </w:rPr>
        <w:t>具体食品线</w:t>
      </w:r>
      <w:r>
        <w:rPr>
          <w:rFonts w:ascii="微软雅黑" w:eastAsia="微软雅黑" w:hAnsi="微软雅黑" w:hint="eastAsia"/>
          <w:color w:val="FF0000"/>
          <w:lang w:eastAsia="zh-CN"/>
        </w:rPr>
        <w:t>，需要配置表单</w:t>
      </w:r>
      <w:r>
        <w:rPr>
          <w:rFonts w:ascii="微软雅黑" w:eastAsia="微软雅黑" w:hAnsi="微软雅黑" w:hint="eastAsia"/>
          <w:color w:val="1F497D"/>
          <w:lang w:eastAsia="zh-CN"/>
        </w:rPr>
        <w:t>）</w:t>
      </w:r>
      <w:r w:rsidRPr="007E5A32">
        <w:rPr>
          <w:rFonts w:ascii="微软雅黑" w:eastAsia="微软雅黑" w:hAnsi="微软雅黑" w:hint="eastAsia"/>
          <w:color w:val="1F497D"/>
          <w:lang w:eastAsia="zh-CN"/>
        </w:rPr>
        <w:t xml:space="preserve"> 商品部非食品线, 仓储部, 配送部, 客服部)各有一张待审批单据. 合并显示的单据以逆向物流经理作为发起人, 自动开始流程. 审批环节遇到拒绝的, 单据返回至初始节点, 由逆向物流经理线下沟通完成后, 上传沟通邮件作为附件, 重新提交该流程, 此流程单据状态转为</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审批结束</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接入WMS接口.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05"/>
        <w:gridCol w:w="2406"/>
        <w:gridCol w:w="2406"/>
      </w:tblGrid>
      <w:tr w:rsidR="00974995" w:rsidRPr="007E5A32" w14:paraId="60CC633F" w14:textId="77777777" w:rsidTr="0023040E">
        <w:tc>
          <w:tcPr>
            <w:tcW w:w="2405" w:type="dxa"/>
            <w:shd w:val="clear" w:color="auto" w:fill="auto"/>
          </w:tcPr>
          <w:p w14:paraId="703CC921"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判责方</w:t>
            </w:r>
          </w:p>
        </w:tc>
        <w:tc>
          <w:tcPr>
            <w:tcW w:w="2405" w:type="dxa"/>
            <w:shd w:val="clear" w:color="auto" w:fill="auto"/>
          </w:tcPr>
          <w:p w14:paraId="66FCFA1C"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频率</w:t>
            </w:r>
          </w:p>
        </w:tc>
        <w:tc>
          <w:tcPr>
            <w:tcW w:w="2406" w:type="dxa"/>
            <w:shd w:val="clear" w:color="auto" w:fill="auto"/>
          </w:tcPr>
          <w:p w14:paraId="1213FF95"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SKU</w:t>
            </w:r>
          </w:p>
        </w:tc>
        <w:tc>
          <w:tcPr>
            <w:tcW w:w="2406" w:type="dxa"/>
            <w:shd w:val="clear" w:color="auto" w:fill="auto"/>
          </w:tcPr>
          <w:p w14:paraId="2440B0D3"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处置方式</w:t>
            </w:r>
          </w:p>
        </w:tc>
      </w:tr>
      <w:tr w:rsidR="00974995" w:rsidRPr="007E5A32" w14:paraId="6BC840EB" w14:textId="77777777" w:rsidTr="0023040E">
        <w:tc>
          <w:tcPr>
            <w:tcW w:w="2405" w:type="dxa"/>
            <w:shd w:val="clear" w:color="auto" w:fill="auto"/>
          </w:tcPr>
          <w:p w14:paraId="1C084480"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商品部</w:t>
            </w:r>
          </w:p>
          <w:p w14:paraId="0438A976"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仓储部</w:t>
            </w:r>
          </w:p>
          <w:p w14:paraId="0CC9C7DF"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配送部</w:t>
            </w:r>
          </w:p>
          <w:p w14:paraId="34056BBD"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客服部</w:t>
            </w:r>
          </w:p>
        </w:tc>
        <w:tc>
          <w:tcPr>
            <w:tcW w:w="2405" w:type="dxa"/>
            <w:shd w:val="clear" w:color="auto" w:fill="auto"/>
          </w:tcPr>
          <w:p w14:paraId="4F02EE34"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每天</w:t>
            </w:r>
          </w:p>
        </w:tc>
        <w:tc>
          <w:tcPr>
            <w:tcW w:w="2406" w:type="dxa"/>
            <w:shd w:val="clear" w:color="auto" w:fill="auto"/>
          </w:tcPr>
          <w:p w14:paraId="3E7911BD"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如果判责方是商品部</w:t>
            </w:r>
          </w:p>
          <w:p w14:paraId="45AA5920"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需要按照SKU区分食品线和非食品线</w:t>
            </w:r>
          </w:p>
        </w:tc>
        <w:tc>
          <w:tcPr>
            <w:tcW w:w="2406" w:type="dxa"/>
            <w:shd w:val="clear" w:color="auto" w:fill="auto"/>
          </w:tcPr>
          <w:p w14:paraId="3329F5D2" w14:textId="77777777" w:rsidR="00974995" w:rsidRPr="007E5A32" w:rsidRDefault="00974995" w:rsidP="0023040E">
            <w:pPr>
              <w:pStyle w:val="a7"/>
              <w:spacing w:before="60"/>
              <w:rPr>
                <w:rFonts w:ascii="微软雅黑" w:eastAsia="微软雅黑" w:hAnsi="微软雅黑"/>
                <w:color w:val="1F497D"/>
                <w:lang w:eastAsia="zh-CN"/>
              </w:rPr>
            </w:pPr>
            <w:r w:rsidRPr="007E5A32">
              <w:rPr>
                <w:rFonts w:ascii="微软雅黑" w:eastAsia="微软雅黑" w:hAnsi="微软雅黑" w:hint="eastAsia"/>
                <w:color w:val="1F497D"/>
                <w:lang w:eastAsia="zh-CN"/>
              </w:rPr>
              <w:t>销毁</w:t>
            </w:r>
          </w:p>
        </w:tc>
      </w:tr>
    </w:tbl>
    <w:p w14:paraId="7C6F6A15" w14:textId="77777777" w:rsidR="00974995" w:rsidRPr="007E5A32" w:rsidRDefault="00974995" w:rsidP="00974995">
      <w:pPr>
        <w:pStyle w:val="a7"/>
        <w:rPr>
          <w:rFonts w:ascii="微软雅黑" w:eastAsia="微软雅黑" w:hAnsi="微软雅黑"/>
          <w:i/>
          <w:color w:val="1F497D"/>
          <w:lang w:eastAsia="zh-CN"/>
        </w:rPr>
      </w:pPr>
      <w:r w:rsidRPr="00D02716">
        <w:rPr>
          <w:rFonts w:ascii="微软雅黑" w:eastAsia="微软雅黑" w:hAnsi="微软雅黑" w:hint="eastAsia"/>
          <w:color w:val="1F497D"/>
          <w:lang w:eastAsia="zh-CN"/>
        </w:rPr>
        <w:t>单据编号为</w:t>
      </w:r>
      <w:r w:rsidRPr="00D02716">
        <w:rPr>
          <w:rFonts w:ascii="微软雅黑" w:eastAsia="微软雅黑" w:hAnsi="微软雅黑"/>
          <w:color w:val="1F497D"/>
          <w:lang w:val="da-DK" w:eastAsia="zh-CN"/>
        </w:rPr>
        <w:t>”</w:t>
      </w:r>
      <w:r w:rsidRPr="00D02716">
        <w:rPr>
          <w:rFonts w:ascii="微软雅黑" w:eastAsia="微软雅黑" w:hAnsi="微软雅黑" w:hint="eastAsia"/>
          <w:color w:val="1F497D"/>
          <w:lang w:val="da-DK" w:eastAsia="zh-CN"/>
        </w:rPr>
        <w:t xml:space="preserve">SD </w:t>
      </w:r>
      <w:r w:rsidRPr="00D02716">
        <w:rPr>
          <w:rFonts w:ascii="微软雅黑" w:eastAsia="微软雅黑" w:hAnsi="微软雅黑" w:hint="eastAsia"/>
          <w:color w:val="1F497D"/>
          <w:lang w:eastAsia="zh-CN"/>
        </w:rPr>
        <w:t>年月日</w:t>
      </w:r>
      <w:r w:rsidRPr="00D02716">
        <w:rPr>
          <w:rFonts w:ascii="微软雅黑" w:eastAsia="微软雅黑" w:hAnsi="微软雅黑" w:hint="eastAsia"/>
          <w:color w:val="1F497D"/>
          <w:lang w:val="da-DK" w:eastAsia="zh-CN"/>
        </w:rPr>
        <w:t xml:space="preserve"> A </w:t>
      </w:r>
      <w:r w:rsidRPr="00D02716">
        <w:rPr>
          <w:rFonts w:ascii="微软雅黑" w:eastAsia="微软雅黑" w:hAnsi="微软雅黑" w:hint="eastAsia"/>
          <w:color w:val="1F497D"/>
          <w:lang w:eastAsia="zh-CN"/>
        </w:rPr>
        <w:t>三位顺序号</w:t>
      </w:r>
      <w:r w:rsidRPr="00D02716">
        <w:rPr>
          <w:rFonts w:ascii="微软雅黑" w:eastAsia="微软雅黑" w:hAnsi="微软雅黑"/>
          <w:color w:val="1F497D"/>
          <w:lang w:val="da-DK" w:eastAsia="zh-CN"/>
        </w:rPr>
        <w:t>”</w:t>
      </w:r>
      <w:r w:rsidRPr="00D02716">
        <w:rPr>
          <w:rFonts w:ascii="微软雅黑" w:eastAsia="微软雅黑" w:hAnsi="微软雅黑" w:hint="eastAsia"/>
          <w:color w:val="1F497D"/>
          <w:lang w:val="da-DK" w:eastAsia="zh-CN"/>
        </w:rPr>
        <w:t xml:space="preserve">, </w:t>
      </w:r>
      <w:r w:rsidRPr="00D02716">
        <w:rPr>
          <w:rFonts w:ascii="微软雅黑" w:eastAsia="微软雅黑" w:hAnsi="微软雅黑" w:hint="eastAsia"/>
          <w:color w:val="1F497D"/>
          <w:lang w:eastAsia="zh-CN"/>
        </w:rPr>
        <w:t>例如</w:t>
      </w:r>
      <w:r w:rsidRPr="00D02716">
        <w:rPr>
          <w:rFonts w:ascii="微软雅黑" w:eastAsia="微软雅黑" w:hAnsi="微软雅黑"/>
          <w:color w:val="1F497D"/>
          <w:lang w:val="da-DK" w:eastAsia="zh-CN"/>
        </w:rPr>
        <w:t>”</w:t>
      </w:r>
      <w:r w:rsidRPr="00D02716">
        <w:rPr>
          <w:rFonts w:ascii="微软雅黑" w:eastAsia="微软雅黑" w:hAnsi="微软雅黑" w:hint="eastAsia"/>
          <w:color w:val="1F497D"/>
          <w:lang w:val="da-DK" w:eastAsia="zh-CN"/>
        </w:rPr>
        <w:t>SD20140102A002</w:t>
      </w:r>
      <w:r w:rsidRPr="00D02716">
        <w:rPr>
          <w:rFonts w:ascii="微软雅黑" w:eastAsia="微软雅黑" w:hAnsi="微软雅黑"/>
          <w:color w:val="1F497D"/>
          <w:lang w:val="da-DK" w:eastAsia="zh-CN"/>
        </w:rPr>
        <w:t>”</w:t>
      </w:r>
    </w:p>
    <w:p w14:paraId="5945AB6D" w14:textId="77777777" w:rsidR="00974995" w:rsidRPr="007E5A32" w:rsidRDefault="00974995" w:rsidP="00974995">
      <w:pPr>
        <w:pStyle w:val="a7"/>
        <w:rPr>
          <w:rFonts w:ascii="微软雅黑" w:eastAsia="微软雅黑" w:hAnsi="微软雅黑"/>
          <w:color w:val="1F497D"/>
          <w:lang w:eastAsia="zh-CN"/>
        </w:rPr>
      </w:pPr>
      <w:r w:rsidRPr="007E5A32">
        <w:rPr>
          <w:rFonts w:ascii="微软雅黑" w:eastAsia="微软雅黑" w:hAnsi="微软雅黑" w:hint="eastAsia"/>
          <w:color w:val="1F497D"/>
          <w:lang w:eastAsia="zh-CN"/>
        </w:rPr>
        <w:lastRenderedPageBreak/>
        <w:t>应当在明细数据行层面记录单据编号, 供应商信息, 处置方式, 处置数量和金额, 预计回收额, PMS/WMS/Portal接口状态, WMS实际处置数量,二手回收商报价 等信息</w:t>
      </w:r>
    </w:p>
    <w:p w14:paraId="60CE61EB" w14:textId="77777777" w:rsidR="00974995" w:rsidRPr="007E5A32" w:rsidRDefault="00974995" w:rsidP="00974995">
      <w:pPr>
        <w:pStyle w:val="a7"/>
        <w:rPr>
          <w:rFonts w:ascii="微软雅黑" w:eastAsia="微软雅黑" w:hAnsi="微软雅黑"/>
          <w:color w:val="1F497D"/>
          <w:lang w:eastAsia="zh-CN"/>
        </w:rPr>
      </w:pPr>
      <w:r w:rsidRPr="007E5A32">
        <w:rPr>
          <w:rFonts w:ascii="微软雅黑" w:eastAsia="微软雅黑" w:hAnsi="微软雅黑" w:hint="eastAsia"/>
          <w:color w:val="1F497D"/>
          <w:lang w:eastAsia="zh-CN"/>
        </w:rPr>
        <w:t xml:space="preserve">需管理层审批的销毁单主题为 </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年/月/日 库存损溢审批 </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 责任部门</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例如</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2014/01/02 库存损溢审批 </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 商品部</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 xml:space="preserve">; </w:t>
      </w:r>
    </w:p>
    <w:p w14:paraId="688F4EBC" w14:textId="77777777" w:rsidR="00974995" w:rsidRPr="003E4349" w:rsidRDefault="00974995" w:rsidP="00974995">
      <w:pPr>
        <w:pStyle w:val="3"/>
        <w:rPr>
          <w:lang w:eastAsia="zh-CN"/>
        </w:rPr>
      </w:pPr>
      <w:r>
        <w:rPr>
          <w:rFonts w:hint="eastAsia"/>
          <w:lang w:val="en-GB" w:eastAsia="zh-CN"/>
        </w:rPr>
        <w:t>SR</w:t>
      </w:r>
      <w:r>
        <w:rPr>
          <w:lang w:val="en-GB" w:eastAsia="zh-CN"/>
        </w:rPr>
        <w:t xml:space="preserve">10-F03 </w:t>
      </w:r>
      <w:r>
        <w:rPr>
          <w:rFonts w:ascii="微软雅黑" w:eastAsia="微软雅黑" w:hAnsi="微软雅黑" w:hint="eastAsia"/>
          <w:lang w:eastAsia="zh-CN"/>
        </w:rPr>
        <w:t>节点审批界面</w:t>
      </w:r>
    </w:p>
    <w:p w14:paraId="5CCC5E62" w14:textId="77777777" w:rsidR="00974995" w:rsidRPr="007E5A32" w:rsidRDefault="00974995" w:rsidP="00974995">
      <w:pPr>
        <w:pStyle w:val="a7"/>
        <w:rPr>
          <w:rFonts w:ascii="微软雅黑" w:eastAsia="微软雅黑" w:hAnsi="微软雅黑"/>
          <w:color w:val="1F497D"/>
          <w:sz w:val="30"/>
          <w:szCs w:val="30"/>
          <w:lang w:eastAsia="zh-CN"/>
        </w:rPr>
      </w:pPr>
      <w:r w:rsidRPr="007E5A32">
        <w:rPr>
          <w:rFonts w:ascii="微软雅黑" w:eastAsia="微软雅黑" w:hAnsi="微软雅黑" w:hint="eastAsia"/>
          <w:b/>
          <w:color w:val="1F497D"/>
          <w:sz w:val="30"/>
          <w:szCs w:val="30"/>
          <w:lang w:eastAsia="zh-CN"/>
        </w:rPr>
        <w:t>销毁审批单据</w:t>
      </w:r>
      <w:r w:rsidRPr="007E5A32">
        <w:rPr>
          <w:rFonts w:ascii="微软雅黑" w:eastAsia="微软雅黑" w:hAnsi="微软雅黑" w:hint="eastAsia"/>
          <w:color w:val="1F497D"/>
          <w:sz w:val="30"/>
          <w:szCs w:val="30"/>
          <w:lang w:eastAsia="zh-CN"/>
        </w:rPr>
        <w:t xml:space="preserve"> 用户界面</w:t>
      </w:r>
    </w:p>
    <w:p w14:paraId="274DB882" w14:textId="77777777" w:rsidR="00974995" w:rsidRDefault="00627BC6" w:rsidP="00974995">
      <w:pPr>
        <w:pStyle w:val="a7"/>
        <w:rPr>
          <w:noProof/>
          <w:lang w:eastAsia="zh-CN"/>
        </w:rPr>
      </w:pPr>
      <w:r>
        <w:rPr>
          <w:noProof/>
          <w:lang w:eastAsia="zh-CN"/>
        </w:rPr>
        <w:pict w14:anchorId="670C33F0">
          <v:shape id="_x0000_i1078" type="#_x0000_t75" style="width:6in;height:287.55pt;visibility:visible">
            <v:imagedata r:id="rId69" o:title=""/>
          </v:shape>
        </w:pict>
      </w:r>
    </w:p>
    <w:p w14:paraId="6BAC2412" w14:textId="77777777" w:rsidR="00974995" w:rsidRPr="007E5A32" w:rsidRDefault="00974995" w:rsidP="00974995">
      <w:pPr>
        <w:pStyle w:val="a7"/>
        <w:rPr>
          <w:rFonts w:ascii="微软雅黑" w:eastAsia="微软雅黑" w:hAnsi="微软雅黑"/>
          <w:color w:val="1F497D"/>
          <w:lang w:eastAsia="zh-CN"/>
        </w:rPr>
      </w:pPr>
      <w:r w:rsidRPr="007E5A32">
        <w:rPr>
          <w:rFonts w:ascii="微软雅黑" w:eastAsia="微软雅黑" w:hAnsi="微软雅黑" w:hint="eastAsia"/>
          <w:color w:val="1F497D"/>
          <w:lang w:eastAsia="zh-CN"/>
        </w:rPr>
        <w:t>用户在审核单据时, 可以点击</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仓库产品明细</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查看该汇总行对应的明细数据</w:t>
      </w:r>
    </w:p>
    <w:p w14:paraId="45F0C65E" w14:textId="77777777" w:rsidR="00974995" w:rsidRDefault="00627BC6" w:rsidP="00974995">
      <w:pPr>
        <w:pStyle w:val="a7"/>
        <w:rPr>
          <w:rFonts w:ascii="微软雅黑" w:eastAsia="微软雅黑" w:hAnsi="微软雅黑"/>
          <w:i/>
          <w:color w:val="0000FF"/>
          <w:lang w:eastAsia="zh-CN"/>
        </w:rPr>
      </w:pPr>
      <w:r>
        <w:rPr>
          <w:noProof/>
          <w:lang w:eastAsia="zh-CN"/>
        </w:rPr>
        <w:lastRenderedPageBreak/>
        <w:pict w14:anchorId="5A3160B8">
          <v:shape id="_x0000_i1079" type="#_x0000_t75" style="width:6in;height:287.55pt;visibility:visible">
            <v:imagedata r:id="rId70" o:title=""/>
          </v:shape>
        </w:pict>
      </w:r>
    </w:p>
    <w:p w14:paraId="40F6D97E" w14:textId="77777777" w:rsidR="00974995" w:rsidRDefault="00974995" w:rsidP="00974995">
      <w:pPr>
        <w:pStyle w:val="af3"/>
        <w:ind w:left="360"/>
        <w:rPr>
          <w:lang w:val="da-DK"/>
        </w:rPr>
      </w:pPr>
    </w:p>
    <w:p w14:paraId="59028C57" w14:textId="77777777" w:rsidR="00974995" w:rsidRPr="007E5A32" w:rsidRDefault="00974995" w:rsidP="00974995">
      <w:pPr>
        <w:pStyle w:val="af3"/>
        <w:ind w:left="360"/>
        <w:rPr>
          <w:rFonts w:ascii="微软雅黑" w:eastAsia="微软雅黑" w:hAnsi="微软雅黑"/>
          <w:color w:val="1F497D"/>
          <w:lang w:val="da-DK"/>
        </w:rPr>
      </w:pPr>
      <w:r w:rsidRPr="007E5A32">
        <w:rPr>
          <w:rFonts w:ascii="微软雅黑" w:eastAsia="微软雅黑" w:hAnsi="微软雅黑" w:hint="eastAsia"/>
          <w:color w:val="1F497D"/>
          <w:lang w:val="da-DK"/>
        </w:rPr>
        <w:t xml:space="preserve">操作说明: </w:t>
      </w:r>
    </w:p>
    <w:p w14:paraId="51CED014" w14:textId="77777777" w:rsidR="00974995" w:rsidRPr="007E5A32" w:rsidRDefault="00974995" w:rsidP="002B1EF6">
      <w:pPr>
        <w:pStyle w:val="af3"/>
        <w:widowControl/>
        <w:numPr>
          <w:ilvl w:val="0"/>
          <w:numId w:val="62"/>
        </w:numPr>
        <w:ind w:firstLineChars="0" w:firstLine="420"/>
        <w:rPr>
          <w:rFonts w:ascii="微软雅黑" w:eastAsia="微软雅黑" w:hAnsi="微软雅黑"/>
          <w:color w:val="1F497D"/>
          <w:lang w:val="da-DK"/>
        </w:rPr>
      </w:pPr>
      <w:r w:rsidRPr="007E5A32">
        <w:rPr>
          <w:rFonts w:ascii="微软雅黑" w:eastAsia="微软雅黑" w:hAnsi="微软雅黑" w:hint="eastAsia"/>
          <w:color w:val="1F497D"/>
          <w:lang w:val="da-DK"/>
        </w:rPr>
        <w:t>明细行按金额列倒序排列;</w:t>
      </w:r>
    </w:p>
    <w:p w14:paraId="06116D61" w14:textId="77777777" w:rsidR="00974995" w:rsidRPr="007E5A32" w:rsidRDefault="00974995" w:rsidP="002B1EF6">
      <w:pPr>
        <w:pStyle w:val="af3"/>
        <w:widowControl/>
        <w:numPr>
          <w:ilvl w:val="0"/>
          <w:numId w:val="62"/>
        </w:numPr>
        <w:ind w:firstLineChars="0" w:firstLine="420"/>
        <w:rPr>
          <w:rFonts w:ascii="微软雅黑" w:eastAsia="微软雅黑" w:hAnsi="微软雅黑"/>
          <w:color w:val="1F497D"/>
          <w:lang w:val="da-DK"/>
        </w:rPr>
      </w:pPr>
      <w:r w:rsidRPr="007E5A32">
        <w:rPr>
          <w:rFonts w:ascii="微软雅黑" w:eastAsia="微软雅黑" w:hAnsi="微软雅黑" w:hint="eastAsia"/>
          <w:color w:val="1F497D"/>
          <w:lang w:val="da-DK"/>
        </w:rPr>
        <w:t>用户对整个单据拒绝时, 必须填写审批备注;</w:t>
      </w:r>
    </w:p>
    <w:p w14:paraId="659DDB1B" w14:textId="77777777" w:rsidR="00974995" w:rsidRPr="007E5A32" w:rsidRDefault="00974995" w:rsidP="002B1EF6">
      <w:pPr>
        <w:pStyle w:val="af3"/>
        <w:widowControl/>
        <w:numPr>
          <w:ilvl w:val="0"/>
          <w:numId w:val="62"/>
        </w:numPr>
        <w:ind w:firstLineChars="0" w:firstLine="420"/>
        <w:rPr>
          <w:rFonts w:ascii="微软雅黑" w:eastAsia="微软雅黑" w:hAnsi="微软雅黑"/>
          <w:color w:val="1F497D"/>
          <w:lang w:val="da-DK"/>
        </w:rPr>
      </w:pPr>
      <w:r w:rsidRPr="007E5A32">
        <w:rPr>
          <w:rFonts w:ascii="微软雅黑" w:eastAsia="微软雅黑" w:hAnsi="微软雅黑" w:hint="eastAsia"/>
          <w:color w:val="1F497D"/>
          <w:lang w:val="da-DK"/>
        </w:rPr>
        <w:t>单据被拒绝后, 返回到初始节点, 逆向物流经理进行线下沟通;</w:t>
      </w:r>
    </w:p>
    <w:p w14:paraId="73EB95D7" w14:textId="77777777" w:rsidR="00974995" w:rsidRPr="00314014" w:rsidRDefault="00974995" w:rsidP="00974995">
      <w:pPr>
        <w:pStyle w:val="a7"/>
        <w:rPr>
          <w:rFonts w:ascii="微软雅黑" w:eastAsia="微软雅黑" w:hAnsi="微软雅黑"/>
          <w:b/>
          <w:color w:val="C00000"/>
          <w:lang w:val="da-DK" w:eastAsia="zh-CN"/>
        </w:rPr>
      </w:pPr>
      <w:r w:rsidRPr="00314014">
        <w:rPr>
          <w:rFonts w:ascii="微软雅黑" w:eastAsia="微软雅黑" w:hAnsi="微软雅黑" w:hint="eastAsia"/>
          <w:b/>
          <w:color w:val="C00000"/>
          <w:lang w:val="da-DK" w:eastAsia="zh-CN"/>
        </w:rPr>
        <w:t>增加</w:t>
      </w:r>
      <w:r>
        <w:rPr>
          <w:rFonts w:ascii="微软雅黑" w:eastAsia="微软雅黑" w:hAnsi="微软雅黑" w:hint="eastAsia"/>
          <w:b/>
          <w:color w:val="C00000"/>
          <w:lang w:val="da-DK" w:eastAsia="zh-CN"/>
        </w:rPr>
        <w:t>WMS数量和WMS金额</w:t>
      </w:r>
    </w:p>
    <w:p w14:paraId="2FE03CB0" w14:textId="77777777" w:rsidR="00974995" w:rsidRPr="007E5A32" w:rsidRDefault="00974995" w:rsidP="00974995">
      <w:pPr>
        <w:pStyle w:val="a7"/>
        <w:rPr>
          <w:rFonts w:ascii="微软雅黑" w:eastAsia="微软雅黑" w:hAnsi="微软雅黑"/>
          <w:color w:val="1F497D"/>
          <w:lang w:eastAsia="zh-CN"/>
        </w:rPr>
      </w:pPr>
      <w:r w:rsidRPr="007E5A32">
        <w:rPr>
          <w:rFonts w:ascii="微软雅黑" w:eastAsia="微软雅黑" w:hAnsi="微软雅黑" w:hint="eastAsia"/>
          <w:b/>
          <w:color w:val="1F497D"/>
          <w:sz w:val="28"/>
          <w:lang w:eastAsia="zh-CN"/>
        </w:rPr>
        <w:t>PMS退货失败后, 返回至初始节点单据</w:t>
      </w:r>
      <w:r w:rsidRPr="007E5A32">
        <w:rPr>
          <w:rFonts w:ascii="微软雅黑" w:eastAsia="微软雅黑" w:hAnsi="微软雅黑" w:hint="eastAsia"/>
          <w:color w:val="1F497D"/>
          <w:lang w:eastAsia="zh-CN"/>
        </w:rPr>
        <w:t xml:space="preserve"> 用户界面</w:t>
      </w:r>
    </w:p>
    <w:p w14:paraId="4884EED9" w14:textId="77777777" w:rsidR="00974995" w:rsidRDefault="00627BC6" w:rsidP="00974995">
      <w:pPr>
        <w:pStyle w:val="a7"/>
        <w:rPr>
          <w:rFonts w:ascii="微软雅黑" w:eastAsia="微软雅黑" w:hAnsi="微软雅黑"/>
          <w:i/>
          <w:color w:val="0000FF"/>
          <w:lang w:eastAsia="zh-CN"/>
        </w:rPr>
      </w:pPr>
      <w:r>
        <w:rPr>
          <w:noProof/>
          <w:lang w:eastAsia="zh-CN"/>
        </w:rPr>
        <w:lastRenderedPageBreak/>
        <w:pict w14:anchorId="33584737">
          <v:shape id="_x0000_i1080" type="#_x0000_t75" style="width:6in;height:287.55pt;visibility:visible">
            <v:imagedata r:id="rId71" o:title=""/>
          </v:shape>
        </w:pict>
      </w:r>
    </w:p>
    <w:p w14:paraId="2ECBDC8A" w14:textId="77777777" w:rsidR="00974995" w:rsidRPr="007E5A32" w:rsidRDefault="00974995" w:rsidP="00974995">
      <w:pPr>
        <w:pStyle w:val="a7"/>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 xml:space="preserve">1、逆向物流经理收到被PMS拒绝的单据后, 可以根据实际情况提醒和等待相关部门同事采取相关措施; 在此期间, 系统每天晚上继续尝试调用PMS负PO接口(每天一次, 可尝试7次). </w:t>
      </w:r>
    </w:p>
    <w:p w14:paraId="5DD86E93" w14:textId="77777777" w:rsidR="00974995" w:rsidRPr="00C13A50" w:rsidRDefault="00974995" w:rsidP="00974995">
      <w:pPr>
        <w:pStyle w:val="a7"/>
        <w:rPr>
          <w:rFonts w:ascii="微软雅黑" w:eastAsia="微软雅黑" w:hAnsi="微软雅黑"/>
          <w:noProof/>
          <w:color w:val="C00000"/>
          <w:lang w:eastAsia="zh-CN"/>
        </w:rPr>
      </w:pPr>
      <w:r w:rsidRPr="007E5A32">
        <w:rPr>
          <w:rFonts w:ascii="微软雅黑" w:eastAsia="微软雅黑" w:hAnsi="微软雅黑" w:hint="eastAsia"/>
          <w:noProof/>
          <w:color w:val="1F497D"/>
          <w:lang w:eastAsia="zh-CN"/>
        </w:rPr>
        <w:t>2、如果确定无法创建负PO, 由逆向物流经理自行导出商品明细, 通过邮件与相关责任人沟通, 沟通完成后, 将相关沟通邮件作为审批附件上传, 并可以更改</w:t>
      </w:r>
      <w:r w:rsidRPr="007E5A32">
        <w:rPr>
          <w:rFonts w:ascii="微软雅黑" w:eastAsia="微软雅黑" w:hAnsi="微软雅黑"/>
          <w:noProof/>
          <w:color w:val="1F497D"/>
          <w:lang w:eastAsia="zh-CN"/>
        </w:rPr>
        <w:t>”</w:t>
      </w:r>
      <w:r w:rsidRPr="007E5A32">
        <w:rPr>
          <w:rFonts w:ascii="微软雅黑" w:eastAsia="微软雅黑" w:hAnsi="微软雅黑" w:hint="eastAsia"/>
          <w:noProof/>
          <w:color w:val="1F497D"/>
          <w:lang w:eastAsia="zh-CN"/>
        </w:rPr>
        <w:t>处置方式</w:t>
      </w:r>
      <w:r w:rsidRPr="007E5A32">
        <w:rPr>
          <w:rFonts w:ascii="微软雅黑" w:eastAsia="微软雅黑" w:hAnsi="微软雅黑"/>
          <w:noProof/>
          <w:color w:val="1F497D"/>
          <w:lang w:eastAsia="zh-CN"/>
        </w:rPr>
        <w:t>”</w:t>
      </w:r>
      <w:r w:rsidRPr="007E5A32">
        <w:rPr>
          <w:rFonts w:ascii="微软雅黑" w:eastAsia="微软雅黑" w:hAnsi="微软雅黑" w:hint="eastAsia"/>
          <w:noProof/>
          <w:color w:val="1F497D"/>
          <w:lang w:eastAsia="zh-CN"/>
        </w:rPr>
        <w:t>并点击[同意].</w:t>
      </w:r>
      <w:r w:rsidRPr="007E5A32">
        <w:rPr>
          <w:rFonts w:ascii="微软雅黑" w:eastAsia="微软雅黑" w:hAnsi="微软雅黑"/>
          <w:noProof/>
          <w:color w:val="1F497D"/>
          <w:lang w:eastAsia="zh-CN"/>
        </w:rPr>
        <w:br/>
      </w:r>
      <w:r w:rsidRPr="007E5A32">
        <w:rPr>
          <w:rFonts w:ascii="微软雅黑" w:eastAsia="微软雅黑" w:hAnsi="微软雅黑" w:hint="eastAsia"/>
          <w:noProof/>
          <w:color w:val="1F497D"/>
          <w:lang w:eastAsia="zh-CN"/>
        </w:rPr>
        <w:t>-</w:t>
      </w:r>
      <w:r w:rsidRPr="00133305">
        <w:rPr>
          <w:rFonts w:ascii="微软雅黑" w:eastAsia="微软雅黑" w:hAnsi="微软雅黑" w:hint="eastAsia"/>
          <w:b/>
          <w:noProof/>
          <w:color w:val="1F497D"/>
          <w:lang w:eastAsia="zh-CN"/>
        </w:rPr>
        <w:t xml:space="preserve"> </w:t>
      </w:r>
      <w:r w:rsidRPr="00133305">
        <w:rPr>
          <w:rFonts w:ascii="微软雅黑" w:eastAsia="微软雅黑" w:hAnsi="微软雅黑" w:hint="eastAsia"/>
          <w:b/>
          <w:noProof/>
          <w:color w:val="C00000"/>
          <w:lang w:eastAsia="zh-CN"/>
        </w:rPr>
        <w:t>处置方式变更为</w:t>
      </w:r>
      <w:r w:rsidRPr="00133305">
        <w:rPr>
          <w:rFonts w:ascii="微软雅黑" w:eastAsia="微软雅黑" w:hAnsi="微软雅黑"/>
          <w:b/>
          <w:noProof/>
          <w:color w:val="C00000"/>
          <w:lang w:eastAsia="zh-CN"/>
        </w:rPr>
        <w:t>”</w:t>
      </w:r>
      <w:r w:rsidRPr="00133305">
        <w:rPr>
          <w:rFonts w:ascii="微软雅黑" w:eastAsia="微软雅黑" w:hAnsi="微软雅黑" w:hint="eastAsia"/>
          <w:b/>
          <w:noProof/>
          <w:color w:val="C00000"/>
          <w:lang w:eastAsia="zh-CN"/>
        </w:rPr>
        <w:t>竞标售卖</w:t>
      </w:r>
      <w:r w:rsidRPr="00133305">
        <w:rPr>
          <w:rFonts w:ascii="微软雅黑" w:eastAsia="微软雅黑" w:hAnsi="微软雅黑"/>
          <w:b/>
          <w:noProof/>
          <w:color w:val="C00000"/>
          <w:lang w:eastAsia="zh-CN"/>
        </w:rPr>
        <w:t>”</w:t>
      </w:r>
      <w:r w:rsidRPr="00133305">
        <w:rPr>
          <w:rFonts w:ascii="微软雅黑" w:eastAsia="微软雅黑" w:hAnsi="微软雅黑" w:hint="eastAsia"/>
          <w:b/>
          <w:noProof/>
          <w:color w:val="C00000"/>
          <w:lang w:eastAsia="zh-CN"/>
        </w:rPr>
        <w:t>的, 本单据状态变更为</w:t>
      </w:r>
      <w:r w:rsidRPr="00133305">
        <w:rPr>
          <w:rFonts w:ascii="微软雅黑" w:eastAsia="微软雅黑" w:hAnsi="微软雅黑"/>
          <w:b/>
          <w:noProof/>
          <w:color w:val="C00000"/>
          <w:lang w:eastAsia="zh-CN"/>
        </w:rPr>
        <w:t>”</w:t>
      </w:r>
      <w:r w:rsidRPr="00133305">
        <w:rPr>
          <w:rFonts w:ascii="微软雅黑" w:eastAsia="微软雅黑" w:hAnsi="微软雅黑" w:hint="eastAsia"/>
          <w:b/>
          <w:noProof/>
          <w:color w:val="C00000"/>
          <w:lang w:eastAsia="zh-CN"/>
        </w:rPr>
        <w:t>流程取消</w:t>
      </w:r>
      <w:r w:rsidRPr="00133305">
        <w:rPr>
          <w:rFonts w:ascii="微软雅黑" w:eastAsia="微软雅黑" w:hAnsi="微软雅黑"/>
          <w:b/>
          <w:noProof/>
          <w:color w:val="C00000"/>
          <w:lang w:eastAsia="zh-CN"/>
        </w:rPr>
        <w:t>”</w:t>
      </w:r>
      <w:r w:rsidRPr="00133305">
        <w:rPr>
          <w:rFonts w:ascii="微软雅黑" w:eastAsia="微软雅黑" w:hAnsi="微软雅黑" w:hint="eastAsia"/>
          <w:b/>
          <w:noProof/>
          <w:color w:val="C00000"/>
          <w:lang w:eastAsia="zh-CN"/>
        </w:rPr>
        <w:t>, 明细数据被推至竞标售卖流程的初始节点</w:t>
      </w:r>
      <w:r w:rsidRPr="00C13A50">
        <w:rPr>
          <w:rFonts w:ascii="微软雅黑" w:eastAsia="微软雅黑" w:hAnsi="微软雅黑" w:hint="eastAsia"/>
          <w:noProof/>
          <w:color w:val="C00000"/>
          <w:lang w:eastAsia="zh-CN"/>
        </w:rPr>
        <w:t>;</w:t>
      </w:r>
    </w:p>
    <w:p w14:paraId="5316F271" w14:textId="77777777" w:rsidR="00974995" w:rsidRPr="007E5A32" w:rsidRDefault="00974995" w:rsidP="00974995">
      <w:pPr>
        <w:pStyle w:val="a7"/>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明细数据导出字段清单(请胡敏确认是否够用):</w:t>
      </w: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416"/>
        <w:gridCol w:w="567"/>
        <w:gridCol w:w="425"/>
        <w:gridCol w:w="902"/>
        <w:gridCol w:w="576"/>
        <w:gridCol w:w="576"/>
        <w:gridCol w:w="576"/>
        <w:gridCol w:w="576"/>
        <w:gridCol w:w="576"/>
        <w:gridCol w:w="576"/>
        <w:gridCol w:w="539"/>
        <w:gridCol w:w="539"/>
        <w:gridCol w:w="539"/>
        <w:gridCol w:w="539"/>
        <w:gridCol w:w="456"/>
        <w:gridCol w:w="456"/>
      </w:tblGrid>
      <w:tr w:rsidR="00974995" w:rsidRPr="007E5A32" w14:paraId="732B7A13" w14:textId="77777777" w:rsidTr="0023040E">
        <w:trPr>
          <w:trHeight w:val="787"/>
        </w:trPr>
        <w:tc>
          <w:tcPr>
            <w:tcW w:w="582" w:type="dxa"/>
            <w:shd w:val="clear" w:color="auto" w:fill="auto"/>
          </w:tcPr>
          <w:p w14:paraId="325FA840"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损溢单编号</w:t>
            </w:r>
          </w:p>
        </w:tc>
        <w:tc>
          <w:tcPr>
            <w:tcW w:w="416" w:type="dxa"/>
            <w:shd w:val="clear" w:color="auto" w:fill="auto"/>
            <w:tcMar>
              <w:left w:w="0" w:type="dxa"/>
              <w:right w:w="0" w:type="dxa"/>
            </w:tcMar>
          </w:tcPr>
          <w:p w14:paraId="1AC678DE"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商</w:t>
            </w:r>
          </w:p>
          <w:p w14:paraId="4B17996A"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家</w:t>
            </w:r>
          </w:p>
        </w:tc>
        <w:tc>
          <w:tcPr>
            <w:tcW w:w="567" w:type="dxa"/>
            <w:shd w:val="clear" w:color="auto" w:fill="auto"/>
            <w:tcMar>
              <w:left w:w="0" w:type="dxa"/>
              <w:right w:w="0" w:type="dxa"/>
            </w:tcMar>
          </w:tcPr>
          <w:p w14:paraId="63655D42"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仓</w:t>
            </w:r>
          </w:p>
          <w:p w14:paraId="42B7A071"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库</w:t>
            </w:r>
          </w:p>
        </w:tc>
        <w:tc>
          <w:tcPr>
            <w:tcW w:w="425" w:type="dxa"/>
            <w:shd w:val="clear" w:color="auto" w:fill="auto"/>
            <w:tcMar>
              <w:left w:w="0" w:type="dxa"/>
              <w:right w:w="0" w:type="dxa"/>
            </w:tcMar>
          </w:tcPr>
          <w:p w14:paraId="1992E55F"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一</w:t>
            </w:r>
          </w:p>
          <w:p w14:paraId="33762A94"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级</w:t>
            </w:r>
          </w:p>
          <w:p w14:paraId="574C4B07"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类、目</w:t>
            </w:r>
          </w:p>
        </w:tc>
        <w:tc>
          <w:tcPr>
            <w:tcW w:w="902" w:type="dxa"/>
            <w:shd w:val="clear" w:color="auto" w:fill="auto"/>
            <w:tcMar>
              <w:left w:w="0" w:type="dxa"/>
              <w:right w:w="0" w:type="dxa"/>
            </w:tcMar>
          </w:tcPr>
          <w:p w14:paraId="24E72E86"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二</w:t>
            </w:r>
          </w:p>
          <w:p w14:paraId="53F0A27F"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级</w:t>
            </w:r>
          </w:p>
          <w:p w14:paraId="5196B77B"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类</w:t>
            </w:r>
          </w:p>
          <w:p w14:paraId="1E09BF41"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目</w:t>
            </w:r>
          </w:p>
        </w:tc>
        <w:tc>
          <w:tcPr>
            <w:tcW w:w="576" w:type="dxa"/>
            <w:shd w:val="clear" w:color="auto" w:fill="auto"/>
            <w:tcMar>
              <w:left w:w="0" w:type="dxa"/>
              <w:right w:w="0" w:type="dxa"/>
            </w:tcMar>
          </w:tcPr>
          <w:p w14:paraId="76FAE4B8"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品牌</w:t>
            </w:r>
          </w:p>
        </w:tc>
        <w:tc>
          <w:tcPr>
            <w:tcW w:w="576" w:type="dxa"/>
            <w:shd w:val="clear" w:color="auto" w:fill="auto"/>
            <w:tcMar>
              <w:left w:w="0" w:type="dxa"/>
              <w:right w:w="0" w:type="dxa"/>
            </w:tcMar>
          </w:tcPr>
          <w:p w14:paraId="12256B52"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商品编码</w:t>
            </w:r>
          </w:p>
        </w:tc>
        <w:tc>
          <w:tcPr>
            <w:tcW w:w="576" w:type="dxa"/>
            <w:shd w:val="clear" w:color="auto" w:fill="auto"/>
            <w:tcMar>
              <w:left w:w="0" w:type="dxa"/>
              <w:right w:w="0" w:type="dxa"/>
            </w:tcMar>
          </w:tcPr>
          <w:p w14:paraId="4092E1A9"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商品名称</w:t>
            </w:r>
          </w:p>
        </w:tc>
        <w:tc>
          <w:tcPr>
            <w:tcW w:w="576" w:type="dxa"/>
            <w:shd w:val="clear" w:color="auto" w:fill="auto"/>
            <w:tcMar>
              <w:left w:w="0" w:type="dxa"/>
              <w:right w:w="0" w:type="dxa"/>
            </w:tcMar>
          </w:tcPr>
          <w:p w14:paraId="5DE7E510"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数量</w:t>
            </w:r>
          </w:p>
        </w:tc>
        <w:tc>
          <w:tcPr>
            <w:tcW w:w="576" w:type="dxa"/>
            <w:shd w:val="clear" w:color="auto" w:fill="auto"/>
            <w:tcMar>
              <w:left w:w="0" w:type="dxa"/>
              <w:right w:w="0" w:type="dxa"/>
            </w:tcMar>
          </w:tcPr>
          <w:p w14:paraId="244B7A65"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移动平均价</w:t>
            </w:r>
          </w:p>
        </w:tc>
        <w:tc>
          <w:tcPr>
            <w:tcW w:w="576" w:type="dxa"/>
            <w:shd w:val="clear" w:color="auto" w:fill="auto"/>
            <w:tcMar>
              <w:left w:w="0" w:type="dxa"/>
              <w:right w:w="0" w:type="dxa"/>
            </w:tcMar>
          </w:tcPr>
          <w:p w14:paraId="7EA33786"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成本金额</w:t>
            </w:r>
          </w:p>
        </w:tc>
        <w:tc>
          <w:tcPr>
            <w:tcW w:w="539" w:type="dxa"/>
            <w:shd w:val="clear" w:color="auto" w:fill="auto"/>
            <w:tcMar>
              <w:left w:w="0" w:type="dxa"/>
              <w:right w:w="0" w:type="dxa"/>
            </w:tcMar>
          </w:tcPr>
          <w:p w14:paraId="569610C8"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责任部门</w:t>
            </w:r>
          </w:p>
        </w:tc>
        <w:tc>
          <w:tcPr>
            <w:tcW w:w="539" w:type="dxa"/>
            <w:shd w:val="clear" w:color="auto" w:fill="auto"/>
            <w:tcMar>
              <w:left w:w="0" w:type="dxa"/>
              <w:right w:w="0" w:type="dxa"/>
            </w:tcMar>
          </w:tcPr>
          <w:p w14:paraId="560EA14C"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坏品原因</w:t>
            </w:r>
          </w:p>
        </w:tc>
        <w:tc>
          <w:tcPr>
            <w:tcW w:w="539" w:type="dxa"/>
            <w:shd w:val="clear" w:color="auto" w:fill="auto"/>
            <w:tcMar>
              <w:left w:w="0" w:type="dxa"/>
              <w:right w:w="0" w:type="dxa"/>
            </w:tcMar>
          </w:tcPr>
          <w:p w14:paraId="0A4EB5E2"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损坏日期</w:t>
            </w:r>
          </w:p>
        </w:tc>
        <w:tc>
          <w:tcPr>
            <w:tcW w:w="539" w:type="dxa"/>
            <w:shd w:val="clear" w:color="auto" w:fill="auto"/>
            <w:tcMar>
              <w:left w:w="0" w:type="dxa"/>
              <w:right w:w="0" w:type="dxa"/>
            </w:tcMar>
          </w:tcPr>
          <w:p w14:paraId="08A44757"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供应商编号</w:t>
            </w:r>
          </w:p>
        </w:tc>
        <w:tc>
          <w:tcPr>
            <w:tcW w:w="456" w:type="dxa"/>
            <w:shd w:val="clear" w:color="auto" w:fill="auto"/>
            <w:tcMar>
              <w:left w:w="0" w:type="dxa"/>
              <w:right w:w="0" w:type="dxa"/>
            </w:tcMar>
          </w:tcPr>
          <w:p w14:paraId="21519CD7"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供应商名称</w:t>
            </w:r>
          </w:p>
        </w:tc>
        <w:tc>
          <w:tcPr>
            <w:tcW w:w="456" w:type="dxa"/>
            <w:shd w:val="clear" w:color="auto" w:fill="auto"/>
            <w:tcMar>
              <w:left w:w="0" w:type="dxa"/>
              <w:right w:w="0" w:type="dxa"/>
            </w:tcMar>
          </w:tcPr>
          <w:p w14:paraId="52FA9B7A" w14:textId="77777777" w:rsidR="00974995" w:rsidRPr="007E5A32" w:rsidRDefault="00974995" w:rsidP="0023040E">
            <w:pPr>
              <w:pStyle w:val="a7"/>
              <w:spacing w:before="60" w:after="0"/>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退货失败原因</w:t>
            </w:r>
          </w:p>
        </w:tc>
      </w:tr>
      <w:tr w:rsidR="00974995" w:rsidRPr="007E5A32" w14:paraId="551DADAC" w14:textId="77777777" w:rsidTr="0023040E">
        <w:tc>
          <w:tcPr>
            <w:tcW w:w="582" w:type="dxa"/>
            <w:shd w:val="clear" w:color="auto" w:fill="auto"/>
          </w:tcPr>
          <w:p w14:paraId="65F7142D"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416" w:type="dxa"/>
            <w:shd w:val="clear" w:color="auto" w:fill="auto"/>
            <w:tcMar>
              <w:left w:w="0" w:type="dxa"/>
              <w:right w:w="0" w:type="dxa"/>
            </w:tcMar>
          </w:tcPr>
          <w:p w14:paraId="52CDE421"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567" w:type="dxa"/>
            <w:shd w:val="clear" w:color="auto" w:fill="auto"/>
            <w:tcMar>
              <w:left w:w="0" w:type="dxa"/>
              <w:right w:w="0" w:type="dxa"/>
            </w:tcMar>
          </w:tcPr>
          <w:p w14:paraId="3FB5A167"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425" w:type="dxa"/>
            <w:shd w:val="clear" w:color="auto" w:fill="auto"/>
            <w:tcMar>
              <w:left w:w="0" w:type="dxa"/>
              <w:right w:w="0" w:type="dxa"/>
            </w:tcMar>
          </w:tcPr>
          <w:p w14:paraId="35FDB6F9"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902" w:type="dxa"/>
            <w:shd w:val="clear" w:color="auto" w:fill="auto"/>
            <w:tcMar>
              <w:left w:w="0" w:type="dxa"/>
              <w:right w:w="0" w:type="dxa"/>
            </w:tcMar>
          </w:tcPr>
          <w:p w14:paraId="61613E07"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576" w:type="dxa"/>
            <w:shd w:val="clear" w:color="auto" w:fill="auto"/>
            <w:tcMar>
              <w:left w:w="0" w:type="dxa"/>
              <w:right w:w="0" w:type="dxa"/>
            </w:tcMar>
          </w:tcPr>
          <w:p w14:paraId="6A958EFF"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576" w:type="dxa"/>
            <w:shd w:val="clear" w:color="auto" w:fill="auto"/>
            <w:tcMar>
              <w:left w:w="0" w:type="dxa"/>
              <w:right w:w="0" w:type="dxa"/>
            </w:tcMar>
          </w:tcPr>
          <w:p w14:paraId="069BC187"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576" w:type="dxa"/>
            <w:shd w:val="clear" w:color="auto" w:fill="auto"/>
            <w:tcMar>
              <w:left w:w="0" w:type="dxa"/>
              <w:right w:w="0" w:type="dxa"/>
            </w:tcMar>
          </w:tcPr>
          <w:p w14:paraId="205C194F"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576" w:type="dxa"/>
            <w:shd w:val="clear" w:color="auto" w:fill="auto"/>
            <w:tcMar>
              <w:left w:w="0" w:type="dxa"/>
              <w:right w:w="0" w:type="dxa"/>
            </w:tcMar>
          </w:tcPr>
          <w:p w14:paraId="0843A732"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576" w:type="dxa"/>
            <w:shd w:val="clear" w:color="auto" w:fill="auto"/>
            <w:tcMar>
              <w:left w:w="0" w:type="dxa"/>
              <w:right w:w="0" w:type="dxa"/>
            </w:tcMar>
          </w:tcPr>
          <w:p w14:paraId="2671E52F"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576" w:type="dxa"/>
            <w:shd w:val="clear" w:color="auto" w:fill="auto"/>
            <w:tcMar>
              <w:left w:w="0" w:type="dxa"/>
              <w:right w:w="0" w:type="dxa"/>
            </w:tcMar>
          </w:tcPr>
          <w:p w14:paraId="7A720281"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539" w:type="dxa"/>
            <w:shd w:val="clear" w:color="auto" w:fill="auto"/>
            <w:tcMar>
              <w:left w:w="0" w:type="dxa"/>
              <w:right w:w="0" w:type="dxa"/>
            </w:tcMar>
          </w:tcPr>
          <w:p w14:paraId="02D7052E"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539" w:type="dxa"/>
            <w:shd w:val="clear" w:color="auto" w:fill="auto"/>
            <w:tcMar>
              <w:left w:w="0" w:type="dxa"/>
              <w:right w:w="0" w:type="dxa"/>
            </w:tcMar>
          </w:tcPr>
          <w:p w14:paraId="0DEE61FF"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539" w:type="dxa"/>
            <w:shd w:val="clear" w:color="auto" w:fill="auto"/>
            <w:tcMar>
              <w:left w:w="0" w:type="dxa"/>
              <w:right w:w="0" w:type="dxa"/>
            </w:tcMar>
          </w:tcPr>
          <w:p w14:paraId="0D323488"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539" w:type="dxa"/>
            <w:shd w:val="clear" w:color="auto" w:fill="auto"/>
            <w:tcMar>
              <w:left w:w="0" w:type="dxa"/>
              <w:right w:w="0" w:type="dxa"/>
            </w:tcMar>
          </w:tcPr>
          <w:p w14:paraId="5A15F50F"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456" w:type="dxa"/>
            <w:shd w:val="clear" w:color="auto" w:fill="auto"/>
            <w:tcMar>
              <w:left w:w="0" w:type="dxa"/>
              <w:right w:w="0" w:type="dxa"/>
            </w:tcMar>
          </w:tcPr>
          <w:p w14:paraId="17672E5F" w14:textId="77777777" w:rsidR="00974995" w:rsidRPr="007E5A32" w:rsidRDefault="00974995" w:rsidP="0023040E">
            <w:pPr>
              <w:pStyle w:val="a7"/>
              <w:spacing w:before="60" w:after="0"/>
              <w:rPr>
                <w:rFonts w:ascii="微软雅黑" w:eastAsia="微软雅黑" w:hAnsi="微软雅黑"/>
                <w:noProof/>
                <w:color w:val="1F497D"/>
                <w:lang w:eastAsia="zh-CN"/>
              </w:rPr>
            </w:pPr>
          </w:p>
        </w:tc>
        <w:tc>
          <w:tcPr>
            <w:tcW w:w="456" w:type="dxa"/>
            <w:shd w:val="clear" w:color="auto" w:fill="auto"/>
            <w:tcMar>
              <w:left w:w="0" w:type="dxa"/>
              <w:right w:w="0" w:type="dxa"/>
            </w:tcMar>
          </w:tcPr>
          <w:p w14:paraId="6C6AB7E5" w14:textId="77777777" w:rsidR="00974995" w:rsidRPr="007E5A32" w:rsidRDefault="00974995" w:rsidP="0023040E">
            <w:pPr>
              <w:pStyle w:val="a7"/>
              <w:spacing w:before="60" w:after="0"/>
              <w:rPr>
                <w:rFonts w:ascii="微软雅黑" w:eastAsia="微软雅黑" w:hAnsi="微软雅黑"/>
                <w:noProof/>
                <w:color w:val="1F497D"/>
                <w:lang w:eastAsia="zh-CN"/>
              </w:rPr>
            </w:pPr>
          </w:p>
        </w:tc>
      </w:tr>
    </w:tbl>
    <w:p w14:paraId="6E9C8576" w14:textId="77777777" w:rsidR="00974995" w:rsidRDefault="00974995" w:rsidP="00974995">
      <w:pPr>
        <w:pStyle w:val="a7"/>
        <w:rPr>
          <w:noProof/>
          <w:lang w:eastAsia="zh-CN"/>
        </w:rPr>
      </w:pPr>
    </w:p>
    <w:p w14:paraId="05B8E1E1" w14:textId="77777777" w:rsidR="00974995" w:rsidRDefault="00974995" w:rsidP="00974995">
      <w:pPr>
        <w:pStyle w:val="a7"/>
        <w:rPr>
          <w:noProof/>
          <w:lang w:eastAsia="zh-CN"/>
        </w:rPr>
      </w:pPr>
      <w:r>
        <w:rPr>
          <w:rFonts w:hint="eastAsia"/>
          <w:noProof/>
          <w:lang w:eastAsia="zh-CN"/>
        </w:rPr>
        <w:t>供应商编号和名称：默认供应商，非批次供应商，有待确认</w:t>
      </w:r>
    </w:p>
    <w:p w14:paraId="20BE1855" w14:textId="77777777" w:rsidR="00974995" w:rsidRPr="00510139" w:rsidRDefault="00974995" w:rsidP="00974995">
      <w:pPr>
        <w:pStyle w:val="a7"/>
        <w:rPr>
          <w:rFonts w:ascii="微软雅黑" w:eastAsia="微软雅黑" w:hAnsi="微软雅黑"/>
          <w:noProof/>
          <w:color w:val="C00000"/>
          <w:lang w:eastAsia="zh-CN"/>
        </w:rPr>
      </w:pPr>
      <w:r w:rsidRPr="00510139">
        <w:rPr>
          <w:rFonts w:ascii="微软雅黑" w:eastAsia="微软雅黑" w:hAnsi="微软雅黑" w:hint="eastAsia"/>
          <w:noProof/>
          <w:color w:val="C00000"/>
          <w:lang w:eastAsia="zh-CN"/>
        </w:rPr>
        <w:lastRenderedPageBreak/>
        <w:t>如果竞标不成功</w:t>
      </w:r>
      <w:r>
        <w:rPr>
          <w:rFonts w:ascii="微软雅黑" w:eastAsia="微软雅黑" w:hAnsi="微软雅黑" w:hint="eastAsia"/>
          <w:noProof/>
          <w:color w:val="C00000"/>
          <w:lang w:eastAsia="zh-CN"/>
        </w:rPr>
        <w:t>后的处理逻辑，重新可</w:t>
      </w:r>
      <w:r w:rsidRPr="00510139">
        <w:rPr>
          <w:rFonts w:ascii="微软雅黑" w:eastAsia="微软雅黑" w:hAnsi="微软雅黑" w:hint="eastAsia"/>
          <w:noProof/>
          <w:color w:val="C00000"/>
          <w:lang w:eastAsia="zh-CN"/>
        </w:rPr>
        <w:t>选择销毁</w:t>
      </w:r>
      <w:r>
        <w:rPr>
          <w:rFonts w:ascii="微软雅黑" w:eastAsia="微软雅黑" w:hAnsi="微软雅黑" w:hint="eastAsia"/>
          <w:noProof/>
          <w:color w:val="C00000"/>
          <w:lang w:eastAsia="zh-CN"/>
        </w:rPr>
        <w:t>？业务逻辑需要讨论</w:t>
      </w:r>
    </w:p>
    <w:p w14:paraId="37B83312" w14:textId="77777777" w:rsidR="00974995" w:rsidRPr="007E5A32" w:rsidRDefault="00974995" w:rsidP="00974995">
      <w:pPr>
        <w:pStyle w:val="a7"/>
        <w:rPr>
          <w:rFonts w:ascii="微软雅黑" w:eastAsia="微软雅黑" w:hAnsi="微软雅黑"/>
          <w:b/>
          <w:color w:val="1F497D"/>
          <w:sz w:val="28"/>
          <w:lang w:eastAsia="zh-CN"/>
        </w:rPr>
      </w:pPr>
      <w:r w:rsidRPr="007E5A32">
        <w:rPr>
          <w:rFonts w:ascii="微软雅黑" w:eastAsia="微软雅黑" w:hAnsi="微软雅黑" w:hint="eastAsia"/>
          <w:b/>
          <w:color w:val="1F497D"/>
          <w:sz w:val="28"/>
          <w:lang w:eastAsia="zh-CN"/>
        </w:rPr>
        <w:t xml:space="preserve">竞标售卖 采控专员处理 </w:t>
      </w:r>
      <w:r w:rsidRPr="007E5A32">
        <w:rPr>
          <w:rFonts w:ascii="微软雅黑" w:eastAsia="微软雅黑" w:hAnsi="微软雅黑" w:hint="eastAsia"/>
          <w:color w:val="1F497D"/>
          <w:lang w:eastAsia="zh-CN"/>
        </w:rPr>
        <w:t>用户界面</w:t>
      </w:r>
    </w:p>
    <w:p w14:paraId="308C0A3D" w14:textId="77777777" w:rsidR="00974995" w:rsidRDefault="00627BC6" w:rsidP="00974995">
      <w:pPr>
        <w:pStyle w:val="a7"/>
        <w:rPr>
          <w:noProof/>
          <w:lang w:eastAsia="zh-CN"/>
        </w:rPr>
      </w:pPr>
      <w:r>
        <w:rPr>
          <w:noProof/>
          <w:lang w:eastAsia="zh-CN"/>
        </w:rPr>
        <w:pict w14:anchorId="5CB0D0AF">
          <v:shape id="_x0000_i1081" type="#_x0000_t75" style="width:432.45pt;height:329.15pt;visibility:visible">
            <v:imagedata r:id="rId72" o:title=""/>
          </v:shape>
        </w:pict>
      </w:r>
    </w:p>
    <w:p w14:paraId="077191B1" w14:textId="77777777" w:rsidR="00974995" w:rsidRPr="00475155" w:rsidRDefault="00974995" w:rsidP="00974995">
      <w:pPr>
        <w:pStyle w:val="a7"/>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界面修改：中标总金额（不可选）显示导入成功的回收金额合计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7"/>
        <w:gridCol w:w="3207"/>
        <w:gridCol w:w="3208"/>
      </w:tblGrid>
      <w:tr w:rsidR="00974995" w:rsidRPr="00475155" w14:paraId="79773F37" w14:textId="77777777" w:rsidTr="0023040E">
        <w:tc>
          <w:tcPr>
            <w:tcW w:w="3207" w:type="dxa"/>
            <w:shd w:val="clear" w:color="auto" w:fill="auto"/>
          </w:tcPr>
          <w:p w14:paraId="2AEEEA60"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字段</w:t>
            </w:r>
          </w:p>
        </w:tc>
        <w:tc>
          <w:tcPr>
            <w:tcW w:w="3207" w:type="dxa"/>
            <w:shd w:val="clear" w:color="auto" w:fill="auto"/>
          </w:tcPr>
          <w:p w14:paraId="2AA22BC2"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控制</w:t>
            </w:r>
          </w:p>
        </w:tc>
        <w:tc>
          <w:tcPr>
            <w:tcW w:w="3208" w:type="dxa"/>
            <w:shd w:val="clear" w:color="auto" w:fill="auto"/>
          </w:tcPr>
          <w:p w14:paraId="2A7584E0"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备注</w:t>
            </w:r>
          </w:p>
        </w:tc>
      </w:tr>
      <w:tr w:rsidR="00974995" w:rsidRPr="00475155" w14:paraId="5C7A3ACD" w14:textId="77777777" w:rsidTr="0023040E">
        <w:tc>
          <w:tcPr>
            <w:tcW w:w="3207" w:type="dxa"/>
            <w:shd w:val="clear" w:color="auto" w:fill="auto"/>
          </w:tcPr>
          <w:p w14:paraId="6EC129DF"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中标回收商</w:t>
            </w:r>
          </w:p>
        </w:tc>
        <w:tc>
          <w:tcPr>
            <w:tcW w:w="3207" w:type="dxa"/>
            <w:shd w:val="clear" w:color="auto" w:fill="auto"/>
          </w:tcPr>
          <w:p w14:paraId="03704AD3"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必填</w:t>
            </w:r>
          </w:p>
        </w:tc>
        <w:tc>
          <w:tcPr>
            <w:tcW w:w="3208" w:type="dxa"/>
            <w:shd w:val="clear" w:color="auto" w:fill="auto"/>
          </w:tcPr>
          <w:p w14:paraId="05F3290B" w14:textId="77777777" w:rsidR="00974995" w:rsidRPr="00475155" w:rsidRDefault="00974995" w:rsidP="0023040E">
            <w:pPr>
              <w:pStyle w:val="a7"/>
              <w:spacing w:before="60"/>
              <w:rPr>
                <w:rFonts w:ascii="微软雅黑" w:eastAsia="微软雅黑" w:hAnsi="微软雅黑"/>
                <w:noProof/>
                <w:color w:val="C00000"/>
                <w:lang w:eastAsia="zh-CN"/>
              </w:rPr>
            </w:pPr>
          </w:p>
        </w:tc>
      </w:tr>
      <w:tr w:rsidR="00974995" w:rsidRPr="00475155" w14:paraId="6E1AC566" w14:textId="77777777" w:rsidTr="0023040E">
        <w:tc>
          <w:tcPr>
            <w:tcW w:w="3207" w:type="dxa"/>
            <w:shd w:val="clear" w:color="auto" w:fill="auto"/>
          </w:tcPr>
          <w:p w14:paraId="582E9FF7"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合同编号</w:t>
            </w:r>
          </w:p>
        </w:tc>
        <w:tc>
          <w:tcPr>
            <w:tcW w:w="3207" w:type="dxa"/>
            <w:shd w:val="clear" w:color="auto" w:fill="auto"/>
          </w:tcPr>
          <w:p w14:paraId="0FBBAA3D"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选填</w:t>
            </w:r>
          </w:p>
        </w:tc>
        <w:tc>
          <w:tcPr>
            <w:tcW w:w="3208" w:type="dxa"/>
            <w:shd w:val="clear" w:color="auto" w:fill="auto"/>
          </w:tcPr>
          <w:p w14:paraId="2D7EA208"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不做强校验</w:t>
            </w:r>
          </w:p>
        </w:tc>
      </w:tr>
      <w:tr w:rsidR="00974995" w:rsidRPr="00475155" w14:paraId="5F319451" w14:textId="77777777" w:rsidTr="0023040E">
        <w:tc>
          <w:tcPr>
            <w:tcW w:w="3207" w:type="dxa"/>
            <w:shd w:val="clear" w:color="auto" w:fill="auto"/>
          </w:tcPr>
          <w:p w14:paraId="1413D89D"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回收商税号</w:t>
            </w:r>
          </w:p>
        </w:tc>
        <w:tc>
          <w:tcPr>
            <w:tcW w:w="3207" w:type="dxa"/>
            <w:shd w:val="clear" w:color="auto" w:fill="auto"/>
          </w:tcPr>
          <w:p w14:paraId="5869AA91"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选填</w:t>
            </w:r>
          </w:p>
        </w:tc>
        <w:tc>
          <w:tcPr>
            <w:tcW w:w="3208" w:type="dxa"/>
            <w:shd w:val="clear" w:color="auto" w:fill="auto"/>
          </w:tcPr>
          <w:p w14:paraId="68C16AF8"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不做强校验</w:t>
            </w:r>
          </w:p>
        </w:tc>
      </w:tr>
      <w:tr w:rsidR="00974995" w:rsidRPr="00475155" w14:paraId="5AA756AA" w14:textId="77777777" w:rsidTr="0023040E">
        <w:tc>
          <w:tcPr>
            <w:tcW w:w="3207" w:type="dxa"/>
            <w:shd w:val="clear" w:color="auto" w:fill="auto"/>
          </w:tcPr>
          <w:p w14:paraId="0C13DAAB"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交货日期</w:t>
            </w:r>
          </w:p>
        </w:tc>
        <w:tc>
          <w:tcPr>
            <w:tcW w:w="3207" w:type="dxa"/>
            <w:shd w:val="clear" w:color="auto" w:fill="auto"/>
          </w:tcPr>
          <w:p w14:paraId="70B89388"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选填</w:t>
            </w:r>
          </w:p>
        </w:tc>
        <w:tc>
          <w:tcPr>
            <w:tcW w:w="3208" w:type="dxa"/>
            <w:shd w:val="clear" w:color="auto" w:fill="auto"/>
          </w:tcPr>
          <w:p w14:paraId="7400B832" w14:textId="77777777" w:rsidR="00974995" w:rsidRPr="00475155" w:rsidRDefault="00974995" w:rsidP="0023040E">
            <w:pPr>
              <w:pStyle w:val="a7"/>
              <w:spacing w:before="60"/>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〉=当前日期</w:t>
            </w:r>
          </w:p>
        </w:tc>
      </w:tr>
    </w:tbl>
    <w:p w14:paraId="60B4A560" w14:textId="77777777" w:rsidR="00974995" w:rsidRPr="007E5A32" w:rsidRDefault="00974995" w:rsidP="00974995">
      <w:pPr>
        <w:pStyle w:val="a7"/>
        <w:rPr>
          <w:rFonts w:ascii="微软雅黑" w:eastAsia="微软雅黑" w:hAnsi="微软雅黑"/>
          <w:noProof/>
          <w:color w:val="1F497D"/>
          <w:lang w:eastAsia="zh-CN"/>
        </w:rPr>
      </w:pPr>
    </w:p>
    <w:p w14:paraId="0D394A1E" w14:textId="77777777" w:rsidR="00974995" w:rsidRPr="007E5A32" w:rsidRDefault="00974995" w:rsidP="00974995">
      <w:pPr>
        <w:pStyle w:val="a7"/>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lastRenderedPageBreak/>
        <w:t>用户操作:</w:t>
      </w:r>
    </w:p>
    <w:p w14:paraId="69DD0623" w14:textId="77777777" w:rsidR="00974995" w:rsidRPr="007E5A32" w:rsidRDefault="00974995" w:rsidP="002B1EF6">
      <w:pPr>
        <w:pStyle w:val="a7"/>
        <w:numPr>
          <w:ilvl w:val="0"/>
          <w:numId w:val="63"/>
        </w:numPr>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内采专员从界面</w:t>
      </w:r>
      <w:r w:rsidRPr="007E5A32">
        <w:rPr>
          <w:rFonts w:ascii="微软雅黑" w:eastAsia="微软雅黑" w:hAnsi="微软雅黑"/>
          <w:noProof/>
          <w:color w:val="1F497D"/>
          <w:lang w:eastAsia="zh-CN"/>
        </w:rPr>
        <w:t>”</w:t>
      </w:r>
      <w:r w:rsidRPr="007E5A32">
        <w:rPr>
          <w:rFonts w:ascii="微软雅黑" w:eastAsia="微软雅黑" w:hAnsi="微软雅黑" w:hint="eastAsia"/>
          <w:noProof/>
          <w:color w:val="1F497D"/>
          <w:lang w:eastAsia="zh-CN"/>
        </w:rPr>
        <w:t>导出明细</w:t>
      </w:r>
      <w:r w:rsidRPr="007E5A32">
        <w:rPr>
          <w:rFonts w:ascii="微软雅黑" w:eastAsia="微软雅黑" w:hAnsi="微软雅黑"/>
          <w:noProof/>
          <w:color w:val="1F497D"/>
          <w:lang w:eastAsia="zh-CN"/>
        </w:rPr>
        <w:t>”</w:t>
      </w:r>
      <w:r w:rsidRPr="007E5A32">
        <w:rPr>
          <w:rFonts w:ascii="微软雅黑" w:eastAsia="微软雅黑" w:hAnsi="微软雅黑" w:hint="eastAsia"/>
          <w:noProof/>
          <w:color w:val="1F497D"/>
          <w:lang w:eastAsia="zh-CN"/>
        </w:rPr>
        <w:t>按钮导出Excel文件, 并发送给所有相关回收商。一个导出文件含一张单号;</w:t>
      </w:r>
      <w:r w:rsidRPr="007E5A32">
        <w:rPr>
          <w:rFonts w:ascii="微软雅黑" w:eastAsia="微软雅黑" w:hAnsi="微软雅黑" w:hint="eastAsia"/>
          <w:noProof/>
          <w:color w:val="1F497D"/>
          <w:lang w:eastAsia="zh-CN"/>
        </w:rPr>
        <w:br/>
      </w:r>
      <w:r w:rsidRPr="007E5A32">
        <w:rPr>
          <w:rFonts w:ascii="微软雅黑" w:eastAsia="微软雅黑" w:hAnsi="微软雅黑" w:hint="eastAsia"/>
          <w:b/>
          <w:noProof/>
          <w:color w:val="1F497D"/>
          <w:lang w:eastAsia="zh-CN"/>
        </w:rPr>
        <w:t>导出文件名</w:t>
      </w:r>
      <w:r w:rsidRPr="007E5A32">
        <w:rPr>
          <w:rFonts w:ascii="微软雅黑" w:eastAsia="微软雅黑" w:hAnsi="微软雅黑" w:hint="eastAsia"/>
          <w:noProof/>
          <w:color w:val="1F497D"/>
          <w:lang w:eastAsia="zh-CN"/>
        </w:rPr>
        <w:t>: 单据编号+ 商家 + 产品大类 + 日期;</w:t>
      </w:r>
      <w:r w:rsidRPr="007E5A32">
        <w:rPr>
          <w:rFonts w:ascii="微软雅黑" w:eastAsia="微软雅黑" w:hAnsi="微软雅黑"/>
          <w:noProof/>
          <w:color w:val="1F497D"/>
          <w:lang w:eastAsia="zh-CN"/>
        </w:rPr>
        <w:br/>
      </w:r>
      <w:r w:rsidRPr="007E5A32">
        <w:rPr>
          <w:rFonts w:ascii="微软雅黑" w:eastAsia="微软雅黑" w:hAnsi="微软雅黑" w:hint="eastAsia"/>
          <w:b/>
          <w:noProof/>
          <w:color w:val="1F497D"/>
          <w:lang w:eastAsia="zh-CN"/>
        </w:rPr>
        <w:t>导出数据列</w:t>
      </w:r>
      <w:r w:rsidRPr="007E5A32">
        <w:rPr>
          <w:rFonts w:ascii="微软雅黑" w:eastAsia="微软雅黑" w:hAnsi="微软雅黑" w:hint="eastAsia"/>
          <w:noProof/>
          <w:color w:val="1F497D"/>
          <w:lang w:eastAsia="zh-CN"/>
        </w:rPr>
        <w:t>: 单据编号, 行号, 产品编码, 产品名称, 产品条码, 仓库, WMS批次号, 损坏原因, 数量, 市场售价(即1号店售价, 在产品主数据上), 回收单价(初始为空), 回收金额(初始为空);</w:t>
      </w:r>
    </w:p>
    <w:p w14:paraId="5F41511E" w14:textId="77777777" w:rsidR="00974995" w:rsidRPr="007E5A32" w:rsidRDefault="00974995" w:rsidP="002B1EF6">
      <w:pPr>
        <w:pStyle w:val="a7"/>
        <w:numPr>
          <w:ilvl w:val="0"/>
          <w:numId w:val="63"/>
        </w:numPr>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内采部门在系统外完成供应商招标开标等工作;</w:t>
      </w:r>
    </w:p>
    <w:p w14:paraId="67D1D505" w14:textId="77777777" w:rsidR="00974995" w:rsidRPr="007E5A32" w:rsidRDefault="00974995" w:rsidP="002B1EF6">
      <w:pPr>
        <w:pStyle w:val="a7"/>
        <w:numPr>
          <w:ilvl w:val="0"/>
          <w:numId w:val="63"/>
        </w:numPr>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内采专员将中标供应商名称[税号]和中标总金额, 合同编号, 预计交货日期填入审批界面, 并将合同扫描件或电子文档上传(如有多份上传的文件, 按照上传时间倒序排列);</w:t>
      </w:r>
    </w:p>
    <w:p w14:paraId="77E61AF2" w14:textId="77777777" w:rsidR="00974995" w:rsidRPr="007E5A32" w:rsidRDefault="00974995" w:rsidP="002B1EF6">
      <w:pPr>
        <w:pStyle w:val="a7"/>
        <w:numPr>
          <w:ilvl w:val="0"/>
          <w:numId w:val="63"/>
        </w:numPr>
        <w:rPr>
          <w:rFonts w:ascii="微软雅黑" w:eastAsia="微软雅黑" w:hAnsi="微软雅黑"/>
          <w:noProof/>
          <w:color w:val="1F497D"/>
          <w:lang w:eastAsia="zh-CN"/>
        </w:rPr>
      </w:pPr>
      <w:r w:rsidRPr="007E5A32">
        <w:rPr>
          <w:rFonts w:ascii="微软雅黑" w:eastAsia="微软雅黑" w:hAnsi="微软雅黑" w:hint="eastAsia"/>
          <w:noProof/>
          <w:color w:val="1F497D"/>
          <w:lang w:eastAsia="zh-CN"/>
        </w:rPr>
        <w:t>内采专员将中标供应商的报价以Excel形式导入, Excel文件数据列与导出文件相同;</w:t>
      </w:r>
      <w:r w:rsidRPr="007E5A32">
        <w:rPr>
          <w:rFonts w:ascii="微软雅黑" w:eastAsia="微软雅黑" w:hAnsi="微软雅黑"/>
          <w:noProof/>
          <w:color w:val="1F497D"/>
          <w:lang w:eastAsia="zh-CN"/>
        </w:rPr>
        <w:br/>
      </w:r>
      <w:r w:rsidRPr="007E5A32">
        <w:rPr>
          <w:rFonts w:ascii="微软雅黑" w:eastAsia="微软雅黑" w:hAnsi="微软雅黑" w:hint="eastAsia"/>
          <w:noProof/>
          <w:color w:val="1F497D"/>
          <w:lang w:eastAsia="zh-CN"/>
        </w:rPr>
        <w:t>程序将Excel中的</w:t>
      </w:r>
      <w:r w:rsidRPr="007E5A32">
        <w:rPr>
          <w:rFonts w:ascii="微软雅黑" w:eastAsia="微软雅黑" w:hAnsi="微软雅黑"/>
          <w:noProof/>
          <w:color w:val="1F497D"/>
          <w:lang w:eastAsia="zh-CN"/>
        </w:rPr>
        <w:t>”</w:t>
      </w:r>
      <w:r w:rsidRPr="007E5A32">
        <w:rPr>
          <w:rFonts w:ascii="微软雅黑" w:eastAsia="微软雅黑" w:hAnsi="微软雅黑" w:hint="eastAsia"/>
          <w:noProof/>
          <w:color w:val="1F497D"/>
          <w:lang w:eastAsia="zh-CN"/>
        </w:rPr>
        <w:t>回收单价</w:t>
      </w:r>
      <w:r w:rsidRPr="007E5A32">
        <w:rPr>
          <w:rFonts w:ascii="微软雅黑" w:eastAsia="微软雅黑" w:hAnsi="微软雅黑"/>
          <w:noProof/>
          <w:color w:val="1F497D"/>
          <w:lang w:eastAsia="zh-CN"/>
        </w:rPr>
        <w:t>”</w:t>
      </w:r>
      <w:r w:rsidRPr="007E5A32">
        <w:rPr>
          <w:rFonts w:ascii="微软雅黑" w:eastAsia="微软雅黑" w:hAnsi="微软雅黑" w:hint="eastAsia"/>
          <w:noProof/>
          <w:color w:val="1F497D"/>
          <w:lang w:eastAsia="zh-CN"/>
        </w:rPr>
        <w:t>根据 单据编号|产品编码|条形码 匹配后存入表中;</w:t>
      </w:r>
      <w:r w:rsidRPr="007E5A32">
        <w:rPr>
          <w:rFonts w:ascii="微软雅黑" w:eastAsia="微软雅黑" w:hAnsi="微软雅黑" w:hint="eastAsia"/>
          <w:noProof/>
          <w:color w:val="1F497D"/>
          <w:lang w:eastAsia="zh-CN"/>
        </w:rPr>
        <w:br/>
      </w:r>
      <w:r w:rsidRPr="007E5A32">
        <w:rPr>
          <w:rFonts w:ascii="微软雅黑" w:eastAsia="微软雅黑" w:hAnsi="微软雅黑"/>
          <w:noProof/>
          <w:color w:val="1F497D"/>
          <w:lang w:eastAsia="zh-CN"/>
        </w:rPr>
        <w:t>“</w:t>
      </w:r>
      <w:r w:rsidRPr="007E5A32">
        <w:rPr>
          <w:rFonts w:ascii="微软雅黑" w:eastAsia="微软雅黑" w:hAnsi="微软雅黑" w:hint="eastAsia"/>
          <w:noProof/>
          <w:color w:val="1F497D"/>
          <w:lang w:eastAsia="zh-CN"/>
        </w:rPr>
        <w:t>回收金额</w:t>
      </w:r>
      <w:r w:rsidRPr="007E5A32">
        <w:rPr>
          <w:rFonts w:ascii="微软雅黑" w:eastAsia="微软雅黑" w:hAnsi="微软雅黑"/>
          <w:noProof/>
          <w:color w:val="1F497D"/>
          <w:lang w:eastAsia="zh-CN"/>
        </w:rPr>
        <w:t>”</w:t>
      </w:r>
      <w:r w:rsidRPr="007E5A32">
        <w:rPr>
          <w:rFonts w:ascii="微软雅黑" w:eastAsia="微软雅黑" w:hAnsi="微软雅黑" w:hint="eastAsia"/>
          <w:noProof/>
          <w:color w:val="1F497D"/>
          <w:lang w:eastAsia="zh-CN"/>
        </w:rPr>
        <w:t xml:space="preserve"> 根据 回收单价*数量 计算得到;</w:t>
      </w:r>
      <w:r w:rsidRPr="007E5A32">
        <w:rPr>
          <w:rFonts w:ascii="微软雅黑" w:eastAsia="微软雅黑" w:hAnsi="微软雅黑"/>
          <w:noProof/>
          <w:color w:val="1F497D"/>
          <w:lang w:eastAsia="zh-CN"/>
        </w:rPr>
        <w:br/>
      </w:r>
      <w:r w:rsidRPr="00F65692">
        <w:rPr>
          <w:rFonts w:ascii="微软雅黑" w:eastAsia="微软雅黑" w:hAnsi="微软雅黑" w:hint="eastAsia"/>
          <w:noProof/>
          <w:color w:val="C00000"/>
          <w:lang w:eastAsia="zh-CN"/>
        </w:rPr>
        <w:t>用户可以根据需要手工逐行填写或者修改已经导入的数据，修改回收价格自动计算回收金额;修改回收金额自动计算回收价格；保留小数点后2位</w:t>
      </w:r>
    </w:p>
    <w:p w14:paraId="51A4B8F7" w14:textId="77777777" w:rsidR="00974995" w:rsidRPr="00F65692" w:rsidRDefault="00974995" w:rsidP="002B1EF6">
      <w:pPr>
        <w:pStyle w:val="a7"/>
        <w:numPr>
          <w:ilvl w:val="0"/>
          <w:numId w:val="63"/>
        </w:numPr>
        <w:rPr>
          <w:rFonts w:ascii="微软雅黑" w:eastAsia="微软雅黑" w:hAnsi="微软雅黑"/>
          <w:noProof/>
          <w:color w:val="C00000"/>
          <w:lang w:eastAsia="zh-CN"/>
        </w:rPr>
      </w:pPr>
      <w:r w:rsidRPr="00F65692">
        <w:rPr>
          <w:rFonts w:ascii="微软雅黑" w:eastAsia="微软雅黑" w:hAnsi="微软雅黑" w:hint="eastAsia"/>
          <w:noProof/>
          <w:color w:val="C00000"/>
          <w:lang w:eastAsia="zh-CN"/>
        </w:rPr>
        <w:t>一张单据只能一次性导入审批，不可分开审批，需要校验导入商品和单据中商品匹配，excel中价格和金额填其中之一即可，系统自行计算剩下一列</w:t>
      </w:r>
    </w:p>
    <w:p w14:paraId="3758A9BB" w14:textId="77777777" w:rsidR="00974995" w:rsidRPr="007A6DBE" w:rsidRDefault="00974995" w:rsidP="002B1EF6">
      <w:pPr>
        <w:pStyle w:val="a7"/>
        <w:numPr>
          <w:ilvl w:val="0"/>
          <w:numId w:val="63"/>
        </w:numPr>
        <w:rPr>
          <w:rFonts w:ascii="微软雅黑" w:eastAsia="微软雅黑" w:hAnsi="微软雅黑"/>
          <w:noProof/>
          <w:color w:val="C00000"/>
          <w:lang w:eastAsia="zh-CN"/>
        </w:rPr>
      </w:pPr>
      <w:r w:rsidRPr="007E5A32">
        <w:rPr>
          <w:rFonts w:ascii="微软雅黑" w:eastAsia="微软雅黑" w:hAnsi="微软雅黑" w:hint="eastAsia"/>
          <w:noProof/>
          <w:color w:val="1F497D"/>
          <w:lang w:eastAsia="zh-CN"/>
        </w:rPr>
        <w:t>用户点击</w:t>
      </w:r>
      <w:r w:rsidRPr="007E5A32">
        <w:rPr>
          <w:rFonts w:ascii="微软雅黑" w:eastAsia="微软雅黑" w:hAnsi="微软雅黑"/>
          <w:noProof/>
          <w:color w:val="1F497D"/>
          <w:lang w:eastAsia="zh-CN"/>
        </w:rPr>
        <w:t>”</w:t>
      </w:r>
      <w:r w:rsidRPr="007E5A32">
        <w:rPr>
          <w:rFonts w:ascii="微软雅黑" w:eastAsia="微软雅黑" w:hAnsi="微软雅黑" w:hint="eastAsia"/>
          <w:noProof/>
          <w:color w:val="1F497D"/>
          <w:lang w:eastAsia="zh-CN"/>
        </w:rPr>
        <w:t>提交</w:t>
      </w:r>
      <w:r w:rsidRPr="007E5A32">
        <w:rPr>
          <w:rFonts w:ascii="微软雅黑" w:eastAsia="微软雅黑" w:hAnsi="微软雅黑"/>
          <w:noProof/>
          <w:color w:val="1F497D"/>
          <w:lang w:eastAsia="zh-CN"/>
        </w:rPr>
        <w:t>”</w:t>
      </w:r>
      <w:r w:rsidRPr="007E5A32">
        <w:rPr>
          <w:rFonts w:ascii="微软雅黑" w:eastAsia="微软雅黑" w:hAnsi="微软雅黑" w:hint="eastAsia"/>
          <w:noProof/>
          <w:color w:val="1F497D"/>
          <w:lang w:eastAsia="zh-CN"/>
        </w:rPr>
        <w:t xml:space="preserve">后, 保存本单据数据并流转到下一节点, </w:t>
      </w:r>
      <w:r w:rsidRPr="007A6DBE">
        <w:rPr>
          <w:rFonts w:ascii="微软雅黑" w:eastAsia="微软雅黑" w:hAnsi="微软雅黑" w:hint="eastAsia"/>
          <w:noProof/>
          <w:color w:val="C00000"/>
          <w:lang w:eastAsia="zh-CN"/>
        </w:rPr>
        <w:t>点击</w:t>
      </w:r>
      <w:r w:rsidRPr="007A6DBE">
        <w:rPr>
          <w:rFonts w:ascii="微软雅黑" w:eastAsia="微软雅黑" w:hAnsi="微软雅黑"/>
          <w:noProof/>
          <w:color w:val="C00000"/>
          <w:lang w:eastAsia="zh-CN"/>
        </w:rPr>
        <w:t>”</w:t>
      </w:r>
      <w:r w:rsidRPr="007A6DBE">
        <w:rPr>
          <w:rFonts w:ascii="微软雅黑" w:eastAsia="微软雅黑" w:hAnsi="微软雅黑" w:hint="eastAsia"/>
          <w:noProof/>
          <w:color w:val="C00000"/>
          <w:lang w:eastAsia="zh-CN"/>
        </w:rPr>
        <w:t>取消</w:t>
      </w:r>
      <w:r w:rsidRPr="007A6DBE">
        <w:rPr>
          <w:rFonts w:ascii="微软雅黑" w:eastAsia="微软雅黑" w:hAnsi="微软雅黑"/>
          <w:noProof/>
          <w:color w:val="C00000"/>
          <w:lang w:eastAsia="zh-CN"/>
        </w:rPr>
        <w:t>”</w:t>
      </w:r>
      <w:r w:rsidRPr="007A6DBE">
        <w:rPr>
          <w:rFonts w:ascii="微软雅黑" w:eastAsia="微软雅黑" w:hAnsi="微软雅黑" w:hint="eastAsia"/>
          <w:noProof/>
          <w:color w:val="C00000"/>
          <w:lang w:eastAsia="zh-CN"/>
        </w:rPr>
        <w:t>回滚页面操作并关闭单据审批页面;</w:t>
      </w:r>
    </w:p>
    <w:p w14:paraId="5F744825" w14:textId="77777777" w:rsidR="00974995" w:rsidRPr="00CE6011" w:rsidRDefault="00974995" w:rsidP="002B1EF6">
      <w:pPr>
        <w:pStyle w:val="a7"/>
        <w:numPr>
          <w:ilvl w:val="0"/>
          <w:numId w:val="63"/>
        </w:numPr>
        <w:rPr>
          <w:noProof/>
          <w:lang w:eastAsia="zh-CN"/>
        </w:rPr>
      </w:pPr>
      <w:r w:rsidRPr="007E5A32">
        <w:rPr>
          <w:rFonts w:ascii="微软雅黑" w:eastAsia="微软雅黑" w:hAnsi="微软雅黑" w:hint="eastAsia"/>
          <w:noProof/>
          <w:color w:val="1F497D"/>
          <w:lang w:eastAsia="zh-CN"/>
        </w:rPr>
        <w:t>后续审批环节被拒绝的审批单据回到内采专员审批环节(数据不清除), 在审批页面下方显示审批历史; 内采部门需要重新导出明细后进行招标开标工作;</w:t>
      </w:r>
    </w:p>
    <w:p w14:paraId="0B008BC9" w14:textId="77777777" w:rsidR="00974995" w:rsidRDefault="00974995" w:rsidP="00974995">
      <w:pPr>
        <w:pStyle w:val="a7"/>
        <w:rPr>
          <w:noProof/>
          <w:lang w:eastAsia="zh-CN"/>
        </w:rPr>
      </w:pPr>
    </w:p>
    <w:p w14:paraId="2EFF576A" w14:textId="77777777" w:rsidR="00974995" w:rsidRPr="00682002" w:rsidRDefault="00974995" w:rsidP="00974995">
      <w:pPr>
        <w:pStyle w:val="a7"/>
        <w:rPr>
          <w:noProof/>
          <w:lang w:eastAsia="zh-CN"/>
        </w:rPr>
      </w:pPr>
    </w:p>
    <w:p w14:paraId="14C95C98" w14:textId="77777777" w:rsidR="00974995" w:rsidRPr="007E5A32" w:rsidRDefault="00974995" w:rsidP="00974995">
      <w:pPr>
        <w:pStyle w:val="a7"/>
        <w:rPr>
          <w:rFonts w:ascii="微软雅黑" w:eastAsia="微软雅黑" w:hAnsi="微软雅黑"/>
          <w:b/>
          <w:color w:val="1F497D"/>
          <w:sz w:val="28"/>
          <w:lang w:eastAsia="zh-CN"/>
        </w:rPr>
      </w:pPr>
      <w:r w:rsidRPr="007E5A32">
        <w:rPr>
          <w:rFonts w:ascii="微软雅黑" w:eastAsia="微软雅黑" w:hAnsi="微软雅黑" w:hint="eastAsia"/>
          <w:b/>
          <w:color w:val="1F497D"/>
          <w:sz w:val="28"/>
          <w:lang w:eastAsia="zh-CN"/>
        </w:rPr>
        <w:t xml:space="preserve">竞标售卖 财务副总裁/CEO审批 </w:t>
      </w:r>
      <w:r w:rsidRPr="007E5A32">
        <w:rPr>
          <w:rFonts w:ascii="微软雅黑" w:eastAsia="微软雅黑" w:hAnsi="微软雅黑" w:hint="eastAsia"/>
          <w:color w:val="1F497D"/>
          <w:lang w:eastAsia="zh-CN"/>
        </w:rPr>
        <w:t>用户界面</w:t>
      </w:r>
    </w:p>
    <w:p w14:paraId="0BF1F9F4" w14:textId="77777777" w:rsidR="00974995" w:rsidRPr="00475155" w:rsidRDefault="00974995" w:rsidP="00974995">
      <w:pPr>
        <w:pStyle w:val="a7"/>
        <w:rPr>
          <w:rFonts w:ascii="微软雅黑" w:eastAsia="微软雅黑" w:hAnsi="微软雅黑"/>
          <w:noProof/>
          <w:color w:val="1F497D"/>
          <w:lang w:eastAsia="zh-CN"/>
        </w:rPr>
      </w:pPr>
      <w:r w:rsidRPr="00475155">
        <w:rPr>
          <w:rFonts w:ascii="微软雅黑" w:eastAsia="微软雅黑" w:hAnsi="微软雅黑" w:hint="eastAsia"/>
          <w:noProof/>
          <w:color w:val="1F497D"/>
          <w:lang w:eastAsia="zh-CN"/>
        </w:rPr>
        <w:t>界面布局与内采专员界面相同, 屏蔽数据修改，可进行文件上传/删除功能; 用户可用按钮为</w:t>
      </w:r>
      <w:r w:rsidRPr="00475155">
        <w:rPr>
          <w:rFonts w:ascii="微软雅黑" w:eastAsia="微软雅黑" w:hAnsi="微软雅黑"/>
          <w:noProof/>
          <w:color w:val="1F497D"/>
          <w:lang w:eastAsia="zh-CN"/>
        </w:rPr>
        <w:t>”</w:t>
      </w:r>
      <w:r w:rsidRPr="00475155">
        <w:rPr>
          <w:rFonts w:ascii="微软雅黑" w:eastAsia="微软雅黑" w:hAnsi="微软雅黑" w:hint="eastAsia"/>
          <w:noProof/>
          <w:color w:val="1F497D"/>
          <w:lang w:eastAsia="zh-CN"/>
        </w:rPr>
        <w:t>同意</w:t>
      </w:r>
      <w:r w:rsidRPr="00475155">
        <w:rPr>
          <w:rFonts w:ascii="微软雅黑" w:eastAsia="微软雅黑" w:hAnsi="微软雅黑"/>
          <w:noProof/>
          <w:color w:val="1F497D"/>
          <w:lang w:eastAsia="zh-CN"/>
        </w:rPr>
        <w:t>”</w:t>
      </w:r>
      <w:r w:rsidRPr="00475155">
        <w:rPr>
          <w:rFonts w:ascii="微软雅黑" w:eastAsia="微软雅黑" w:hAnsi="微软雅黑" w:hint="eastAsia"/>
          <w:noProof/>
          <w:color w:val="1F497D"/>
          <w:lang w:eastAsia="zh-CN"/>
        </w:rPr>
        <w:t>和</w:t>
      </w:r>
      <w:r w:rsidRPr="00475155">
        <w:rPr>
          <w:rFonts w:ascii="微软雅黑" w:eastAsia="微软雅黑" w:hAnsi="微软雅黑"/>
          <w:noProof/>
          <w:color w:val="1F497D"/>
          <w:lang w:eastAsia="zh-CN"/>
        </w:rPr>
        <w:t>”</w:t>
      </w:r>
      <w:r w:rsidRPr="00475155">
        <w:rPr>
          <w:rFonts w:ascii="微软雅黑" w:eastAsia="微软雅黑" w:hAnsi="微软雅黑" w:hint="eastAsia"/>
          <w:noProof/>
          <w:color w:val="1F497D"/>
          <w:lang w:eastAsia="zh-CN"/>
        </w:rPr>
        <w:t>拒绝</w:t>
      </w:r>
      <w:r w:rsidRPr="00475155">
        <w:rPr>
          <w:rFonts w:ascii="微软雅黑" w:eastAsia="微软雅黑" w:hAnsi="微软雅黑"/>
          <w:noProof/>
          <w:color w:val="1F497D"/>
          <w:lang w:eastAsia="zh-CN"/>
        </w:rPr>
        <w:t>”</w:t>
      </w:r>
    </w:p>
    <w:p w14:paraId="5D0ECB19" w14:textId="77777777" w:rsidR="00974995" w:rsidRPr="007E5A32" w:rsidRDefault="00974995" w:rsidP="00974995">
      <w:pPr>
        <w:pStyle w:val="a7"/>
        <w:rPr>
          <w:noProof/>
          <w:color w:val="1F497D"/>
          <w:lang w:eastAsia="zh-CN"/>
        </w:rPr>
      </w:pPr>
    </w:p>
    <w:p w14:paraId="1B926689" w14:textId="77777777" w:rsidR="00974995" w:rsidRPr="007E5A32" w:rsidRDefault="00974995" w:rsidP="00974995">
      <w:pPr>
        <w:pStyle w:val="a7"/>
        <w:rPr>
          <w:noProof/>
          <w:color w:val="1F497D"/>
          <w:lang w:eastAsia="zh-CN"/>
        </w:rPr>
      </w:pPr>
      <w:r w:rsidRPr="007E5A32">
        <w:rPr>
          <w:rFonts w:ascii="微软雅黑" w:eastAsia="微软雅黑" w:hAnsi="微软雅黑" w:hint="eastAsia"/>
          <w:b/>
          <w:color w:val="1F497D"/>
          <w:sz w:val="28"/>
          <w:lang w:eastAsia="zh-CN"/>
        </w:rPr>
        <w:t xml:space="preserve">竞标售卖 应收会计审批 </w:t>
      </w:r>
      <w:r w:rsidRPr="007E5A32">
        <w:rPr>
          <w:rFonts w:ascii="微软雅黑" w:eastAsia="微软雅黑" w:hAnsi="微软雅黑" w:hint="eastAsia"/>
          <w:color w:val="1F497D"/>
          <w:lang w:eastAsia="zh-CN"/>
        </w:rPr>
        <w:t>用户界面</w:t>
      </w:r>
    </w:p>
    <w:p w14:paraId="5A745130" w14:textId="77777777" w:rsidR="00974995" w:rsidRPr="00475155" w:rsidRDefault="00974995" w:rsidP="00974995">
      <w:pPr>
        <w:pStyle w:val="a7"/>
        <w:rPr>
          <w:rFonts w:ascii="微软雅黑" w:eastAsia="微软雅黑" w:hAnsi="微软雅黑"/>
          <w:noProof/>
          <w:color w:val="1F497D"/>
          <w:lang w:eastAsia="zh-CN"/>
        </w:rPr>
      </w:pPr>
      <w:r w:rsidRPr="007E5A32">
        <w:rPr>
          <w:rFonts w:hint="eastAsia"/>
          <w:noProof/>
          <w:color w:val="1F497D"/>
          <w:lang w:eastAsia="zh-CN"/>
        </w:rPr>
        <w:lastRenderedPageBreak/>
        <w:t>1</w:t>
      </w:r>
      <w:r w:rsidRPr="00475155">
        <w:rPr>
          <w:rFonts w:ascii="微软雅黑" w:eastAsia="微软雅黑" w:hAnsi="微软雅黑" w:hint="eastAsia"/>
          <w:noProof/>
          <w:color w:val="1F497D"/>
          <w:lang w:eastAsia="zh-CN"/>
        </w:rPr>
        <w:t>、界面布局与内采专员界面相同, 屏蔽数据修改，可进行文件上传/删除功能;货款到帐后上传收据; 用户可用按钮为</w:t>
      </w:r>
      <w:r w:rsidRPr="00475155">
        <w:rPr>
          <w:rFonts w:ascii="微软雅黑" w:eastAsia="微软雅黑" w:hAnsi="微软雅黑"/>
          <w:noProof/>
          <w:color w:val="1F497D"/>
          <w:lang w:eastAsia="zh-CN"/>
        </w:rPr>
        <w:t>”</w:t>
      </w:r>
      <w:r w:rsidRPr="00475155">
        <w:rPr>
          <w:rFonts w:ascii="微软雅黑" w:eastAsia="微软雅黑" w:hAnsi="微软雅黑" w:hint="eastAsia"/>
          <w:noProof/>
          <w:color w:val="1F497D"/>
          <w:lang w:eastAsia="zh-CN"/>
        </w:rPr>
        <w:t>同意</w:t>
      </w:r>
      <w:r w:rsidRPr="00475155">
        <w:rPr>
          <w:rFonts w:ascii="微软雅黑" w:eastAsia="微软雅黑" w:hAnsi="微软雅黑"/>
          <w:noProof/>
          <w:color w:val="1F497D"/>
          <w:lang w:eastAsia="zh-CN"/>
        </w:rPr>
        <w:t>”</w:t>
      </w:r>
      <w:r w:rsidRPr="00475155">
        <w:rPr>
          <w:rFonts w:ascii="微软雅黑" w:eastAsia="微软雅黑" w:hAnsi="微软雅黑" w:hint="eastAsia"/>
          <w:noProof/>
          <w:color w:val="1F497D"/>
          <w:lang w:eastAsia="zh-CN"/>
        </w:rPr>
        <w:t>和</w:t>
      </w:r>
      <w:r w:rsidRPr="00475155">
        <w:rPr>
          <w:rFonts w:ascii="微软雅黑" w:eastAsia="微软雅黑" w:hAnsi="微软雅黑"/>
          <w:noProof/>
          <w:color w:val="1F497D"/>
          <w:lang w:eastAsia="zh-CN"/>
        </w:rPr>
        <w:t>”</w:t>
      </w:r>
      <w:r w:rsidRPr="00475155">
        <w:rPr>
          <w:rFonts w:ascii="微软雅黑" w:eastAsia="微软雅黑" w:hAnsi="微软雅黑" w:hint="eastAsia"/>
          <w:noProof/>
          <w:color w:val="1F497D"/>
          <w:lang w:eastAsia="zh-CN"/>
        </w:rPr>
        <w:t>拒绝</w:t>
      </w:r>
      <w:r w:rsidRPr="00475155">
        <w:rPr>
          <w:rFonts w:ascii="微软雅黑" w:eastAsia="微软雅黑" w:hAnsi="微软雅黑"/>
          <w:noProof/>
          <w:color w:val="1F497D"/>
          <w:lang w:eastAsia="zh-CN"/>
        </w:rPr>
        <w:t>”</w:t>
      </w:r>
      <w:r w:rsidRPr="00475155">
        <w:rPr>
          <w:rFonts w:ascii="微软雅黑" w:eastAsia="微软雅黑" w:hAnsi="微软雅黑" w:hint="eastAsia"/>
          <w:noProof/>
          <w:color w:val="1F497D"/>
          <w:lang w:eastAsia="zh-CN"/>
        </w:rPr>
        <w:t>，审批同意后系统将该单据推送至WMS，生成报损单。</w:t>
      </w:r>
    </w:p>
    <w:p w14:paraId="3B5B79DA" w14:textId="77777777" w:rsidR="00974995" w:rsidRPr="00475155" w:rsidRDefault="00974995" w:rsidP="00974995">
      <w:pPr>
        <w:pStyle w:val="a7"/>
        <w:rPr>
          <w:rFonts w:ascii="微软雅黑" w:eastAsia="微软雅黑" w:hAnsi="微软雅黑"/>
          <w:noProof/>
          <w:lang w:eastAsia="zh-CN"/>
        </w:rPr>
      </w:pPr>
      <w:r w:rsidRPr="00475155">
        <w:rPr>
          <w:rFonts w:ascii="微软雅黑" w:eastAsia="微软雅黑" w:hAnsi="微软雅黑" w:hint="eastAsia"/>
          <w:noProof/>
          <w:color w:val="1F497D"/>
          <w:lang w:eastAsia="zh-CN"/>
        </w:rPr>
        <w:t>2、WMS报损操作成功后，定时任务异步系统回传WMS处理标识及处理数量。</w:t>
      </w:r>
    </w:p>
    <w:p w14:paraId="3F5E6AC0" w14:textId="77777777" w:rsidR="00974995" w:rsidRPr="007E5A32" w:rsidRDefault="00974995" w:rsidP="00974995">
      <w:pPr>
        <w:pStyle w:val="af3"/>
        <w:ind w:left="360"/>
        <w:rPr>
          <w:rFonts w:ascii="微软雅黑" w:eastAsia="微软雅黑" w:hAnsi="微软雅黑"/>
          <w:color w:val="1F497D"/>
          <w:lang w:val="da-DK"/>
        </w:rPr>
      </w:pPr>
    </w:p>
    <w:p w14:paraId="24321753" w14:textId="77777777" w:rsidR="00974995" w:rsidRPr="007E5A32" w:rsidRDefault="00974995" w:rsidP="00974995">
      <w:pPr>
        <w:pStyle w:val="af3"/>
        <w:ind w:left="360"/>
        <w:rPr>
          <w:rFonts w:ascii="微软雅黑" w:eastAsia="微软雅黑" w:hAnsi="微软雅黑"/>
          <w:color w:val="1F497D"/>
          <w:lang w:val="da-DK"/>
        </w:rPr>
      </w:pPr>
      <w:r w:rsidRPr="007E5A32">
        <w:rPr>
          <w:rFonts w:ascii="微软雅黑" w:eastAsia="微软雅黑" w:hAnsi="微软雅黑" w:hint="eastAsia"/>
          <w:color w:val="1F497D"/>
          <w:lang w:val="da-DK"/>
        </w:rPr>
        <w:t>字段说明</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4536"/>
        <w:gridCol w:w="1417"/>
      </w:tblGrid>
      <w:tr w:rsidR="00974995" w:rsidRPr="007E5A32" w14:paraId="42F7BC69" w14:textId="77777777" w:rsidTr="0023040E">
        <w:tc>
          <w:tcPr>
            <w:tcW w:w="7686" w:type="dxa"/>
            <w:gridSpan w:val="3"/>
            <w:shd w:val="clear" w:color="auto" w:fill="BFBFBF"/>
          </w:tcPr>
          <w:p w14:paraId="30B5A13F"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头部区域</w:t>
            </w:r>
          </w:p>
        </w:tc>
      </w:tr>
      <w:tr w:rsidR="00974995" w:rsidRPr="007E5A32" w14:paraId="595B2AE8" w14:textId="77777777" w:rsidTr="0023040E">
        <w:tc>
          <w:tcPr>
            <w:tcW w:w="1733" w:type="dxa"/>
            <w:shd w:val="clear" w:color="auto" w:fill="BFBFBF"/>
          </w:tcPr>
          <w:p w14:paraId="3503EFC5"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字段名</w:t>
            </w:r>
          </w:p>
        </w:tc>
        <w:tc>
          <w:tcPr>
            <w:tcW w:w="4536" w:type="dxa"/>
            <w:shd w:val="clear" w:color="auto" w:fill="BFBFBF"/>
          </w:tcPr>
          <w:p w14:paraId="73123A6C"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说明</w:t>
            </w:r>
          </w:p>
        </w:tc>
        <w:tc>
          <w:tcPr>
            <w:tcW w:w="1417" w:type="dxa"/>
            <w:shd w:val="clear" w:color="auto" w:fill="BFBFBF"/>
          </w:tcPr>
          <w:p w14:paraId="1D58239E"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示例</w:t>
            </w:r>
          </w:p>
        </w:tc>
      </w:tr>
      <w:tr w:rsidR="00974995" w:rsidRPr="007E5A32" w14:paraId="39E39C4C" w14:textId="77777777" w:rsidTr="0023040E">
        <w:tc>
          <w:tcPr>
            <w:tcW w:w="1733" w:type="dxa"/>
            <w:shd w:val="clear" w:color="auto" w:fill="auto"/>
          </w:tcPr>
          <w:p w14:paraId="1989DD33"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单据编号</w:t>
            </w:r>
          </w:p>
        </w:tc>
        <w:tc>
          <w:tcPr>
            <w:tcW w:w="4536" w:type="dxa"/>
            <w:shd w:val="clear" w:color="auto" w:fill="auto"/>
          </w:tcPr>
          <w:p w14:paraId="58F7BBF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文本框，左对齐，只读</w:t>
            </w:r>
          </w:p>
        </w:tc>
        <w:tc>
          <w:tcPr>
            <w:tcW w:w="1417" w:type="dxa"/>
            <w:shd w:val="clear" w:color="auto" w:fill="auto"/>
          </w:tcPr>
          <w:p w14:paraId="32F3467B"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1588A8E5" w14:textId="77777777" w:rsidTr="0023040E">
        <w:tc>
          <w:tcPr>
            <w:tcW w:w="1733" w:type="dxa"/>
            <w:shd w:val="clear" w:color="auto" w:fill="auto"/>
          </w:tcPr>
          <w:p w14:paraId="6BEFF19D"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商家</w:t>
            </w:r>
          </w:p>
        </w:tc>
        <w:tc>
          <w:tcPr>
            <w:tcW w:w="4536" w:type="dxa"/>
            <w:shd w:val="clear" w:color="auto" w:fill="auto"/>
          </w:tcPr>
          <w:p w14:paraId="6F15045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文本框，左对齐，只读</w:t>
            </w:r>
          </w:p>
        </w:tc>
        <w:tc>
          <w:tcPr>
            <w:tcW w:w="1417" w:type="dxa"/>
            <w:shd w:val="clear" w:color="auto" w:fill="auto"/>
          </w:tcPr>
          <w:p w14:paraId="1454D554"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26DC8BBC" w14:textId="77777777" w:rsidTr="0023040E">
        <w:tc>
          <w:tcPr>
            <w:tcW w:w="1733" w:type="dxa"/>
            <w:shd w:val="clear" w:color="auto" w:fill="auto"/>
          </w:tcPr>
          <w:p w14:paraId="36C42791"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发起日期</w:t>
            </w:r>
          </w:p>
        </w:tc>
        <w:tc>
          <w:tcPr>
            <w:tcW w:w="4536" w:type="dxa"/>
            <w:shd w:val="clear" w:color="auto" w:fill="auto"/>
          </w:tcPr>
          <w:p w14:paraId="1E2EBF5E"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文本框，左对齐，只读，单据生成日期</w:t>
            </w:r>
          </w:p>
        </w:tc>
        <w:tc>
          <w:tcPr>
            <w:tcW w:w="1417" w:type="dxa"/>
            <w:shd w:val="clear" w:color="auto" w:fill="auto"/>
          </w:tcPr>
          <w:p w14:paraId="02703CE3"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11DA7844" w14:textId="77777777" w:rsidTr="0023040E">
        <w:tc>
          <w:tcPr>
            <w:tcW w:w="1733" w:type="dxa"/>
            <w:shd w:val="clear" w:color="auto" w:fill="auto"/>
          </w:tcPr>
          <w:p w14:paraId="75E978C6" w14:textId="77777777" w:rsidR="00974995" w:rsidRPr="00423084" w:rsidRDefault="00974995" w:rsidP="0023040E">
            <w:pPr>
              <w:pStyle w:val="af3"/>
              <w:spacing w:before="60"/>
              <w:rPr>
                <w:rFonts w:ascii="微软雅黑" w:eastAsia="微软雅黑" w:hAnsi="微软雅黑"/>
                <w:color w:val="C00000"/>
                <w:lang w:val="da-DK"/>
              </w:rPr>
            </w:pPr>
            <w:r w:rsidRPr="00423084">
              <w:rPr>
                <w:rFonts w:ascii="微软雅黑" w:eastAsia="微软雅黑" w:hAnsi="微软雅黑" w:hint="eastAsia"/>
                <w:color w:val="C00000"/>
                <w:lang w:val="da-DK"/>
              </w:rPr>
              <w:t>责任判定结果</w:t>
            </w:r>
          </w:p>
        </w:tc>
        <w:tc>
          <w:tcPr>
            <w:tcW w:w="4536" w:type="dxa"/>
            <w:shd w:val="clear" w:color="auto" w:fill="auto"/>
          </w:tcPr>
          <w:p w14:paraId="18CB2DBB" w14:textId="77777777" w:rsidR="00974995" w:rsidRPr="00423084" w:rsidRDefault="00974995" w:rsidP="0023040E">
            <w:pPr>
              <w:pStyle w:val="af3"/>
              <w:spacing w:before="60"/>
              <w:rPr>
                <w:rFonts w:ascii="微软雅黑" w:eastAsia="微软雅黑" w:hAnsi="微软雅黑"/>
                <w:color w:val="C00000"/>
                <w:lang w:val="da-DK"/>
              </w:rPr>
            </w:pPr>
            <w:r w:rsidRPr="00423084">
              <w:rPr>
                <w:rFonts w:ascii="微软雅黑" w:eastAsia="微软雅黑" w:hAnsi="微软雅黑" w:hint="eastAsia"/>
                <w:color w:val="C00000"/>
                <w:lang w:val="da-DK"/>
              </w:rPr>
              <w:t>文本框，左对齐，只读</w:t>
            </w:r>
          </w:p>
        </w:tc>
        <w:tc>
          <w:tcPr>
            <w:tcW w:w="1417" w:type="dxa"/>
            <w:shd w:val="clear" w:color="auto" w:fill="auto"/>
          </w:tcPr>
          <w:p w14:paraId="45A624B1"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7B75E161" w14:textId="77777777" w:rsidTr="0023040E">
        <w:tc>
          <w:tcPr>
            <w:tcW w:w="1733" w:type="dxa"/>
            <w:shd w:val="clear" w:color="auto" w:fill="auto"/>
          </w:tcPr>
          <w:p w14:paraId="054473A4"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处置方式</w:t>
            </w:r>
          </w:p>
        </w:tc>
        <w:tc>
          <w:tcPr>
            <w:tcW w:w="4536" w:type="dxa"/>
            <w:shd w:val="clear" w:color="auto" w:fill="auto"/>
          </w:tcPr>
          <w:p w14:paraId="2E151121"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列表框, 左对齐, 只读. (当前审批节点是初始节点, 审批人是逆向物流经理时, 该字段可以修改)</w:t>
            </w:r>
          </w:p>
        </w:tc>
        <w:tc>
          <w:tcPr>
            <w:tcW w:w="1417" w:type="dxa"/>
            <w:shd w:val="clear" w:color="auto" w:fill="auto"/>
          </w:tcPr>
          <w:p w14:paraId="793EDB74"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67C7781C" w14:textId="77777777" w:rsidTr="0023040E">
        <w:tc>
          <w:tcPr>
            <w:tcW w:w="1733" w:type="dxa"/>
            <w:shd w:val="clear" w:color="auto" w:fill="auto"/>
          </w:tcPr>
          <w:p w14:paraId="74544A56"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销毁金额</w:t>
            </w:r>
          </w:p>
        </w:tc>
        <w:tc>
          <w:tcPr>
            <w:tcW w:w="4536" w:type="dxa"/>
            <w:shd w:val="clear" w:color="auto" w:fill="auto"/>
          </w:tcPr>
          <w:p w14:paraId="60B4A812"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文本框，右对齐</w:t>
            </w:r>
          </w:p>
        </w:tc>
        <w:tc>
          <w:tcPr>
            <w:tcW w:w="1417" w:type="dxa"/>
            <w:shd w:val="clear" w:color="auto" w:fill="auto"/>
          </w:tcPr>
          <w:p w14:paraId="0DA0AADC"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17C68435" w14:textId="77777777" w:rsidTr="0023040E">
        <w:tc>
          <w:tcPr>
            <w:tcW w:w="1733" w:type="dxa"/>
            <w:shd w:val="clear" w:color="auto" w:fill="auto"/>
          </w:tcPr>
          <w:p w14:paraId="6A57C13B"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审批备注</w:t>
            </w:r>
          </w:p>
        </w:tc>
        <w:tc>
          <w:tcPr>
            <w:tcW w:w="4536" w:type="dxa"/>
            <w:shd w:val="clear" w:color="auto" w:fill="auto"/>
          </w:tcPr>
          <w:p w14:paraId="439CE653"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多行文本框，左对齐，当前审批人可录入;</w:t>
            </w:r>
          </w:p>
          <w:p w14:paraId="753CDB96"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当前审批人点击</w:t>
            </w:r>
            <w:r w:rsidRPr="007E5A32">
              <w:rPr>
                <w:rFonts w:ascii="微软雅黑" w:eastAsia="微软雅黑" w:hAnsi="微软雅黑"/>
                <w:color w:val="1F497D"/>
                <w:lang w:val="da-DK"/>
              </w:rPr>
              <w:t>”</w:t>
            </w:r>
            <w:r w:rsidRPr="007E5A32">
              <w:rPr>
                <w:rFonts w:ascii="微软雅黑" w:eastAsia="微软雅黑" w:hAnsi="微软雅黑" w:hint="eastAsia"/>
                <w:color w:val="1F497D"/>
                <w:lang w:val="da-DK"/>
              </w:rPr>
              <w:t>拒绝</w:t>
            </w:r>
            <w:r w:rsidRPr="007E5A32">
              <w:rPr>
                <w:rFonts w:ascii="微软雅黑" w:eastAsia="微软雅黑" w:hAnsi="微软雅黑"/>
                <w:color w:val="1F497D"/>
                <w:lang w:val="da-DK"/>
              </w:rPr>
              <w:t>”</w:t>
            </w:r>
            <w:r w:rsidRPr="007E5A32">
              <w:rPr>
                <w:rFonts w:ascii="微软雅黑" w:eastAsia="微软雅黑" w:hAnsi="微软雅黑" w:hint="eastAsia"/>
                <w:color w:val="1F497D"/>
                <w:lang w:val="da-DK"/>
              </w:rPr>
              <w:t>前, 必须在审批备注中填写拒绝原因</w:t>
            </w:r>
          </w:p>
        </w:tc>
        <w:tc>
          <w:tcPr>
            <w:tcW w:w="1417" w:type="dxa"/>
            <w:shd w:val="clear" w:color="auto" w:fill="auto"/>
          </w:tcPr>
          <w:p w14:paraId="3AC0F6BD"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4E5E3634" w14:textId="77777777" w:rsidTr="0023040E">
        <w:tc>
          <w:tcPr>
            <w:tcW w:w="1733" w:type="dxa"/>
            <w:shd w:val="clear" w:color="auto" w:fill="auto"/>
          </w:tcPr>
          <w:p w14:paraId="35CAAD09"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下一审批人</w:t>
            </w:r>
          </w:p>
        </w:tc>
        <w:tc>
          <w:tcPr>
            <w:tcW w:w="4536" w:type="dxa"/>
            <w:shd w:val="clear" w:color="auto" w:fill="auto"/>
          </w:tcPr>
          <w:p w14:paraId="3B5D0C8F"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文本框，左对齐，只读</w:t>
            </w:r>
          </w:p>
        </w:tc>
        <w:tc>
          <w:tcPr>
            <w:tcW w:w="1417" w:type="dxa"/>
            <w:shd w:val="clear" w:color="auto" w:fill="auto"/>
          </w:tcPr>
          <w:p w14:paraId="7BB79F10" w14:textId="77777777" w:rsidR="00974995" w:rsidRPr="007E5A32" w:rsidRDefault="00974995" w:rsidP="0023040E">
            <w:pPr>
              <w:pStyle w:val="af3"/>
              <w:spacing w:before="60"/>
              <w:rPr>
                <w:rFonts w:ascii="微软雅黑" w:eastAsia="微软雅黑" w:hAnsi="微软雅黑"/>
                <w:color w:val="1F497D"/>
                <w:lang w:val="da-DK"/>
              </w:rPr>
            </w:pPr>
          </w:p>
        </w:tc>
      </w:tr>
    </w:tbl>
    <w:p w14:paraId="0F523971" w14:textId="77777777" w:rsidR="00974995" w:rsidRPr="007E5A32" w:rsidRDefault="00974995" w:rsidP="00974995">
      <w:pPr>
        <w:pStyle w:val="af3"/>
        <w:ind w:left="360"/>
        <w:rPr>
          <w:rFonts w:ascii="微软雅黑" w:eastAsia="微软雅黑" w:hAnsi="微软雅黑"/>
          <w:color w:val="1F497D"/>
          <w:lang w:val="da-DK"/>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4111"/>
        <w:gridCol w:w="1842"/>
      </w:tblGrid>
      <w:tr w:rsidR="00974995" w:rsidRPr="007E5A32" w14:paraId="1F18B642" w14:textId="77777777" w:rsidTr="0023040E">
        <w:tc>
          <w:tcPr>
            <w:tcW w:w="7686" w:type="dxa"/>
            <w:gridSpan w:val="3"/>
            <w:shd w:val="clear" w:color="auto" w:fill="BFBFBF"/>
          </w:tcPr>
          <w:p w14:paraId="607261A4"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数据行区域</w:t>
            </w:r>
          </w:p>
        </w:tc>
      </w:tr>
      <w:tr w:rsidR="00974995" w:rsidRPr="007E5A32" w14:paraId="122D695C" w14:textId="77777777" w:rsidTr="0023040E">
        <w:tc>
          <w:tcPr>
            <w:tcW w:w="1733" w:type="dxa"/>
            <w:shd w:val="clear" w:color="auto" w:fill="BFBFBF"/>
          </w:tcPr>
          <w:p w14:paraId="1214C81D"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字段名</w:t>
            </w:r>
          </w:p>
        </w:tc>
        <w:tc>
          <w:tcPr>
            <w:tcW w:w="4111" w:type="dxa"/>
            <w:shd w:val="clear" w:color="auto" w:fill="BFBFBF"/>
          </w:tcPr>
          <w:p w14:paraId="424DB49C"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说明</w:t>
            </w:r>
          </w:p>
        </w:tc>
        <w:tc>
          <w:tcPr>
            <w:tcW w:w="1842" w:type="dxa"/>
            <w:shd w:val="clear" w:color="auto" w:fill="BFBFBF"/>
          </w:tcPr>
          <w:p w14:paraId="3A16A7B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示例</w:t>
            </w:r>
          </w:p>
        </w:tc>
      </w:tr>
      <w:tr w:rsidR="00974995" w:rsidRPr="007E5A32" w14:paraId="09E3EDA6" w14:textId="77777777" w:rsidTr="0023040E">
        <w:tc>
          <w:tcPr>
            <w:tcW w:w="1733" w:type="dxa"/>
            <w:shd w:val="clear" w:color="auto" w:fill="auto"/>
          </w:tcPr>
          <w:p w14:paraId="732F9947"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产品编号</w:t>
            </w:r>
          </w:p>
        </w:tc>
        <w:tc>
          <w:tcPr>
            <w:tcW w:w="4111" w:type="dxa"/>
            <w:shd w:val="clear" w:color="auto" w:fill="auto"/>
          </w:tcPr>
          <w:p w14:paraId="0418351A" w14:textId="77777777" w:rsidR="00974995" w:rsidRPr="007E5A32" w:rsidRDefault="00974995" w:rsidP="0023040E">
            <w:pPr>
              <w:pStyle w:val="af3"/>
              <w:spacing w:before="60"/>
              <w:rPr>
                <w:rFonts w:ascii="微软雅黑" w:eastAsia="微软雅黑" w:hAnsi="微软雅黑"/>
                <w:b/>
                <w:color w:val="1F497D"/>
                <w:lang w:val="da-DK"/>
              </w:rPr>
            </w:pPr>
            <w:r w:rsidRPr="007E5A32">
              <w:rPr>
                <w:rFonts w:ascii="微软雅黑" w:eastAsia="微软雅黑" w:hAnsi="微软雅黑" w:hint="eastAsia"/>
                <w:color w:val="1F497D"/>
                <w:lang w:val="da-DK"/>
              </w:rPr>
              <w:t>文本框，左对齐，只读</w:t>
            </w:r>
          </w:p>
        </w:tc>
        <w:tc>
          <w:tcPr>
            <w:tcW w:w="1842" w:type="dxa"/>
            <w:shd w:val="clear" w:color="auto" w:fill="auto"/>
          </w:tcPr>
          <w:p w14:paraId="2FB9E71C"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592A0405" w14:textId="77777777" w:rsidTr="0023040E">
        <w:tc>
          <w:tcPr>
            <w:tcW w:w="1733" w:type="dxa"/>
            <w:shd w:val="clear" w:color="auto" w:fill="auto"/>
          </w:tcPr>
          <w:p w14:paraId="0820AFEE"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产品说明</w:t>
            </w:r>
          </w:p>
        </w:tc>
        <w:tc>
          <w:tcPr>
            <w:tcW w:w="4111" w:type="dxa"/>
            <w:shd w:val="clear" w:color="auto" w:fill="auto"/>
          </w:tcPr>
          <w:p w14:paraId="690A00E5"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文本框，左对齐，只读</w:t>
            </w:r>
          </w:p>
        </w:tc>
        <w:tc>
          <w:tcPr>
            <w:tcW w:w="1842" w:type="dxa"/>
            <w:shd w:val="clear" w:color="auto" w:fill="auto"/>
          </w:tcPr>
          <w:p w14:paraId="3FD13D50"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6528C195" w14:textId="77777777" w:rsidTr="0023040E">
        <w:tc>
          <w:tcPr>
            <w:tcW w:w="1733" w:type="dxa"/>
            <w:shd w:val="clear" w:color="auto" w:fill="auto"/>
          </w:tcPr>
          <w:p w14:paraId="3BE92B7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单价</w:t>
            </w:r>
          </w:p>
        </w:tc>
        <w:tc>
          <w:tcPr>
            <w:tcW w:w="4111" w:type="dxa"/>
            <w:shd w:val="clear" w:color="auto" w:fill="auto"/>
          </w:tcPr>
          <w:p w14:paraId="7B35C43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文本框，左对齐，只读</w:t>
            </w:r>
          </w:p>
        </w:tc>
        <w:tc>
          <w:tcPr>
            <w:tcW w:w="1842" w:type="dxa"/>
            <w:shd w:val="clear" w:color="auto" w:fill="auto"/>
          </w:tcPr>
          <w:p w14:paraId="58B5EE43" w14:textId="77777777" w:rsidR="00974995" w:rsidRDefault="00974995" w:rsidP="0023040E">
            <w:pPr>
              <w:pStyle w:val="af3"/>
              <w:spacing w:before="60"/>
              <w:rPr>
                <w:rFonts w:ascii="微软雅黑" w:eastAsia="微软雅黑" w:hAnsi="微软雅黑"/>
                <w:color w:val="1F497D"/>
                <w:lang w:val="da-DK"/>
              </w:rPr>
            </w:pPr>
            <w:r>
              <w:rPr>
                <w:rFonts w:ascii="微软雅黑" w:eastAsia="微软雅黑" w:hAnsi="微软雅黑" w:hint="eastAsia"/>
                <w:color w:val="1F497D"/>
                <w:lang w:val="da-DK"/>
              </w:rPr>
              <w:t>坏品：</w:t>
            </w:r>
            <w:r w:rsidRPr="007E5A32">
              <w:rPr>
                <w:rFonts w:ascii="微软雅黑" w:eastAsia="微软雅黑" w:hAnsi="微软雅黑" w:hint="eastAsia"/>
                <w:color w:val="1F497D"/>
                <w:lang w:val="da-DK"/>
              </w:rPr>
              <w:t>生成单据时的移动平均价</w:t>
            </w:r>
          </w:p>
          <w:p w14:paraId="568270A8" w14:textId="77777777" w:rsidR="00974995" w:rsidRPr="007E5A32" w:rsidRDefault="00974995" w:rsidP="0023040E">
            <w:pPr>
              <w:pStyle w:val="af3"/>
              <w:spacing w:before="60"/>
              <w:rPr>
                <w:rFonts w:ascii="微软雅黑" w:eastAsia="微软雅黑" w:hAnsi="微软雅黑"/>
                <w:color w:val="1F497D"/>
                <w:lang w:val="da-DK"/>
              </w:rPr>
            </w:pPr>
            <w:r>
              <w:rPr>
                <w:rFonts w:ascii="微软雅黑" w:eastAsia="微软雅黑" w:hAnsi="微软雅黑" w:hint="eastAsia"/>
                <w:color w:val="1F497D"/>
                <w:lang w:val="da-DK"/>
              </w:rPr>
              <w:t>虚拟入库：SO单价</w:t>
            </w:r>
          </w:p>
        </w:tc>
      </w:tr>
      <w:tr w:rsidR="00974995" w:rsidRPr="007E5A32" w14:paraId="7F5DA185" w14:textId="77777777" w:rsidTr="0023040E">
        <w:tc>
          <w:tcPr>
            <w:tcW w:w="1733" w:type="dxa"/>
            <w:shd w:val="clear" w:color="auto" w:fill="auto"/>
          </w:tcPr>
          <w:p w14:paraId="67976830"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lastRenderedPageBreak/>
              <w:t>单位</w:t>
            </w:r>
          </w:p>
        </w:tc>
        <w:tc>
          <w:tcPr>
            <w:tcW w:w="4111" w:type="dxa"/>
            <w:shd w:val="clear" w:color="auto" w:fill="auto"/>
          </w:tcPr>
          <w:p w14:paraId="3684EB54"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文本框，左对齐，只读</w:t>
            </w:r>
          </w:p>
        </w:tc>
        <w:tc>
          <w:tcPr>
            <w:tcW w:w="1842" w:type="dxa"/>
            <w:shd w:val="clear" w:color="auto" w:fill="auto"/>
          </w:tcPr>
          <w:p w14:paraId="2444D2F4"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05A3B5A8" w14:textId="77777777" w:rsidTr="0023040E">
        <w:tc>
          <w:tcPr>
            <w:tcW w:w="1733" w:type="dxa"/>
            <w:shd w:val="clear" w:color="auto" w:fill="auto"/>
          </w:tcPr>
          <w:p w14:paraId="460A6513"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数量</w:t>
            </w:r>
          </w:p>
        </w:tc>
        <w:tc>
          <w:tcPr>
            <w:tcW w:w="4111" w:type="dxa"/>
            <w:shd w:val="clear" w:color="auto" w:fill="auto"/>
          </w:tcPr>
          <w:p w14:paraId="17D46A30"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文本框，左对齐，只读</w:t>
            </w:r>
          </w:p>
        </w:tc>
        <w:tc>
          <w:tcPr>
            <w:tcW w:w="1842" w:type="dxa"/>
            <w:shd w:val="clear" w:color="auto" w:fill="auto"/>
          </w:tcPr>
          <w:p w14:paraId="4AFA7693"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234C92F5" w14:textId="77777777" w:rsidTr="0023040E">
        <w:tc>
          <w:tcPr>
            <w:tcW w:w="1733" w:type="dxa"/>
            <w:shd w:val="clear" w:color="auto" w:fill="auto"/>
          </w:tcPr>
          <w:p w14:paraId="747C8FBF"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金额</w:t>
            </w:r>
          </w:p>
        </w:tc>
        <w:tc>
          <w:tcPr>
            <w:tcW w:w="4111" w:type="dxa"/>
            <w:shd w:val="clear" w:color="auto" w:fill="auto"/>
          </w:tcPr>
          <w:p w14:paraId="69A3888C"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文本框，左对齐，只读</w:t>
            </w:r>
          </w:p>
        </w:tc>
        <w:tc>
          <w:tcPr>
            <w:tcW w:w="1842" w:type="dxa"/>
            <w:shd w:val="clear" w:color="auto" w:fill="auto"/>
          </w:tcPr>
          <w:p w14:paraId="41BA4DEF"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3BE3B734" w14:textId="77777777" w:rsidTr="0023040E">
        <w:tc>
          <w:tcPr>
            <w:tcW w:w="1733" w:type="dxa"/>
            <w:shd w:val="clear" w:color="auto" w:fill="auto"/>
          </w:tcPr>
          <w:p w14:paraId="4BAE7F45"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处置方式</w:t>
            </w:r>
          </w:p>
        </w:tc>
        <w:tc>
          <w:tcPr>
            <w:tcW w:w="4111" w:type="dxa"/>
            <w:shd w:val="clear" w:color="auto" w:fill="auto"/>
          </w:tcPr>
          <w:p w14:paraId="005551BD"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文本框，居中，只读. 显示从赔付平台带过来的处置建议</w:t>
            </w:r>
          </w:p>
        </w:tc>
        <w:tc>
          <w:tcPr>
            <w:tcW w:w="1842" w:type="dxa"/>
            <w:shd w:val="clear" w:color="auto" w:fill="auto"/>
          </w:tcPr>
          <w:p w14:paraId="642D60B4"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07BF1C5C" w14:textId="77777777" w:rsidTr="0023040E">
        <w:tc>
          <w:tcPr>
            <w:tcW w:w="1733" w:type="dxa"/>
            <w:shd w:val="clear" w:color="auto" w:fill="auto"/>
          </w:tcPr>
          <w:p w14:paraId="29F817A4"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回收</w:t>
            </w:r>
            <w:r>
              <w:rPr>
                <w:rFonts w:ascii="微软雅黑" w:eastAsia="微软雅黑" w:hAnsi="微软雅黑" w:hint="eastAsia"/>
                <w:color w:val="1F497D"/>
                <w:lang w:val="da-DK"/>
              </w:rPr>
              <w:t>价</w:t>
            </w:r>
          </w:p>
        </w:tc>
        <w:tc>
          <w:tcPr>
            <w:tcW w:w="4111" w:type="dxa"/>
            <w:shd w:val="clear" w:color="auto" w:fill="auto"/>
          </w:tcPr>
          <w:p w14:paraId="2DAFA893"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文本框，右对齐，只读</w:t>
            </w:r>
          </w:p>
        </w:tc>
        <w:tc>
          <w:tcPr>
            <w:tcW w:w="1842" w:type="dxa"/>
            <w:shd w:val="clear" w:color="auto" w:fill="auto"/>
          </w:tcPr>
          <w:p w14:paraId="46E2D982"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02F88921" w14:textId="77777777" w:rsidTr="0023040E">
        <w:tc>
          <w:tcPr>
            <w:tcW w:w="1733" w:type="dxa"/>
            <w:shd w:val="clear" w:color="auto" w:fill="auto"/>
          </w:tcPr>
          <w:p w14:paraId="49AF9784" w14:textId="77777777" w:rsidR="00974995" w:rsidRPr="007E5A32" w:rsidRDefault="00974995" w:rsidP="0023040E">
            <w:pPr>
              <w:pStyle w:val="af3"/>
              <w:spacing w:before="60"/>
              <w:rPr>
                <w:rFonts w:ascii="微软雅黑" w:eastAsia="微软雅黑" w:hAnsi="微软雅黑"/>
                <w:color w:val="1F497D"/>
                <w:lang w:val="da-DK"/>
              </w:rPr>
            </w:pPr>
            <w:r>
              <w:rPr>
                <w:rFonts w:ascii="微软雅黑" w:eastAsia="微软雅黑" w:hAnsi="微软雅黑" w:hint="eastAsia"/>
                <w:color w:val="1F497D"/>
                <w:lang w:val="da-DK"/>
              </w:rPr>
              <w:t>回收额</w:t>
            </w:r>
          </w:p>
        </w:tc>
        <w:tc>
          <w:tcPr>
            <w:tcW w:w="4111" w:type="dxa"/>
            <w:shd w:val="clear" w:color="auto" w:fill="auto"/>
          </w:tcPr>
          <w:p w14:paraId="70546F3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文本框，右对齐，只读</w:t>
            </w:r>
          </w:p>
        </w:tc>
        <w:tc>
          <w:tcPr>
            <w:tcW w:w="1842" w:type="dxa"/>
            <w:shd w:val="clear" w:color="auto" w:fill="auto"/>
          </w:tcPr>
          <w:p w14:paraId="723C00D3"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6AA2EBFB" w14:textId="77777777" w:rsidTr="0023040E">
        <w:tc>
          <w:tcPr>
            <w:tcW w:w="1733" w:type="dxa"/>
            <w:shd w:val="clear" w:color="auto" w:fill="auto"/>
          </w:tcPr>
          <w:p w14:paraId="13B16ED0"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类目</w:t>
            </w:r>
          </w:p>
        </w:tc>
        <w:tc>
          <w:tcPr>
            <w:tcW w:w="4111" w:type="dxa"/>
            <w:shd w:val="clear" w:color="auto" w:fill="auto"/>
          </w:tcPr>
          <w:p w14:paraId="18F4E168"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文本框，左对齐，只读，显示两级类目</w:t>
            </w:r>
          </w:p>
        </w:tc>
        <w:tc>
          <w:tcPr>
            <w:tcW w:w="1842" w:type="dxa"/>
            <w:shd w:val="clear" w:color="auto" w:fill="auto"/>
          </w:tcPr>
          <w:p w14:paraId="057813F9"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56080BFC" w14:textId="77777777" w:rsidTr="0023040E">
        <w:tc>
          <w:tcPr>
            <w:tcW w:w="1733" w:type="dxa"/>
            <w:shd w:val="clear" w:color="auto" w:fill="auto"/>
          </w:tcPr>
          <w:p w14:paraId="0743E2B0" w14:textId="77777777" w:rsidR="00974995" w:rsidRPr="007E5A32" w:rsidRDefault="00974995" w:rsidP="0023040E">
            <w:pPr>
              <w:pStyle w:val="af3"/>
              <w:spacing w:before="60"/>
              <w:rPr>
                <w:rFonts w:ascii="微软雅黑" w:eastAsia="微软雅黑" w:hAnsi="微软雅黑"/>
                <w:color w:val="1F497D"/>
                <w:lang w:val="da-DK"/>
              </w:rPr>
            </w:pPr>
          </w:p>
        </w:tc>
        <w:tc>
          <w:tcPr>
            <w:tcW w:w="4111" w:type="dxa"/>
            <w:shd w:val="clear" w:color="auto" w:fill="auto"/>
          </w:tcPr>
          <w:p w14:paraId="525C3FFF" w14:textId="77777777" w:rsidR="00974995" w:rsidRPr="007E5A32" w:rsidRDefault="00974995" w:rsidP="0023040E">
            <w:pPr>
              <w:pStyle w:val="af3"/>
              <w:spacing w:before="60"/>
              <w:rPr>
                <w:rFonts w:ascii="微软雅黑" w:eastAsia="微软雅黑" w:hAnsi="微软雅黑"/>
                <w:color w:val="1F497D"/>
                <w:lang w:val="da-DK"/>
              </w:rPr>
            </w:pPr>
          </w:p>
        </w:tc>
        <w:tc>
          <w:tcPr>
            <w:tcW w:w="1842" w:type="dxa"/>
            <w:shd w:val="clear" w:color="auto" w:fill="auto"/>
          </w:tcPr>
          <w:p w14:paraId="380FED1C"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7E5A32" w14:paraId="67E5BDE6" w14:textId="77777777" w:rsidTr="0023040E">
        <w:tc>
          <w:tcPr>
            <w:tcW w:w="1733" w:type="dxa"/>
            <w:shd w:val="clear" w:color="auto" w:fill="auto"/>
          </w:tcPr>
          <w:p w14:paraId="0DC0A0F6" w14:textId="77777777" w:rsidR="00974995" w:rsidRPr="007E5A32" w:rsidRDefault="00974995" w:rsidP="0023040E">
            <w:pPr>
              <w:pStyle w:val="af3"/>
              <w:spacing w:before="60"/>
              <w:rPr>
                <w:rFonts w:ascii="微软雅黑" w:eastAsia="微软雅黑" w:hAnsi="微软雅黑"/>
                <w:color w:val="1F497D"/>
                <w:lang w:val="da-DK"/>
              </w:rPr>
            </w:pPr>
          </w:p>
        </w:tc>
        <w:tc>
          <w:tcPr>
            <w:tcW w:w="4111" w:type="dxa"/>
            <w:shd w:val="clear" w:color="auto" w:fill="auto"/>
          </w:tcPr>
          <w:p w14:paraId="31EBABC0" w14:textId="77777777" w:rsidR="00974995" w:rsidRPr="007E5A32" w:rsidRDefault="00974995" w:rsidP="0023040E">
            <w:pPr>
              <w:pStyle w:val="af3"/>
              <w:spacing w:before="60"/>
              <w:rPr>
                <w:rFonts w:ascii="微软雅黑" w:eastAsia="微软雅黑" w:hAnsi="微软雅黑"/>
                <w:color w:val="1F497D"/>
                <w:lang w:val="da-DK"/>
              </w:rPr>
            </w:pPr>
          </w:p>
        </w:tc>
        <w:tc>
          <w:tcPr>
            <w:tcW w:w="1842" w:type="dxa"/>
            <w:shd w:val="clear" w:color="auto" w:fill="auto"/>
          </w:tcPr>
          <w:p w14:paraId="3928A8EF" w14:textId="77777777" w:rsidR="00974995" w:rsidRPr="007E5A32" w:rsidRDefault="00974995" w:rsidP="0023040E">
            <w:pPr>
              <w:pStyle w:val="af3"/>
              <w:spacing w:before="60"/>
              <w:rPr>
                <w:rFonts w:ascii="微软雅黑" w:eastAsia="微软雅黑" w:hAnsi="微软雅黑"/>
                <w:color w:val="1F497D"/>
                <w:lang w:val="da-DK"/>
              </w:rPr>
            </w:pPr>
          </w:p>
        </w:tc>
      </w:tr>
    </w:tbl>
    <w:p w14:paraId="73B32207" w14:textId="77777777" w:rsidR="00974995" w:rsidRDefault="00974995" w:rsidP="00E74CBF">
      <w:pPr>
        <w:rPr>
          <w:rFonts w:ascii="微软雅黑" w:eastAsia="微软雅黑" w:hAnsi="微软雅黑"/>
          <w:lang w:eastAsia="zh-CN"/>
        </w:rPr>
      </w:pPr>
    </w:p>
    <w:p w14:paraId="3A2D61F3" w14:textId="77777777" w:rsidR="00974995" w:rsidRPr="003E4349" w:rsidRDefault="00974995" w:rsidP="00974995">
      <w:pPr>
        <w:pStyle w:val="3"/>
        <w:rPr>
          <w:lang w:eastAsia="zh-CN"/>
        </w:rPr>
      </w:pPr>
      <w:r>
        <w:rPr>
          <w:rFonts w:hint="eastAsia"/>
          <w:lang w:val="en-GB" w:eastAsia="zh-CN"/>
        </w:rPr>
        <w:t>SR</w:t>
      </w:r>
      <w:r>
        <w:rPr>
          <w:lang w:val="en-GB" w:eastAsia="zh-CN"/>
        </w:rPr>
        <w:t xml:space="preserve">10-F04 </w:t>
      </w:r>
      <w:r>
        <w:rPr>
          <w:rFonts w:ascii="微软雅黑" w:eastAsia="微软雅黑" w:hAnsi="微软雅黑" w:hint="eastAsia"/>
          <w:lang w:eastAsia="zh-CN"/>
        </w:rPr>
        <w:t>损溢平台</w:t>
      </w:r>
    </w:p>
    <w:p w14:paraId="7A138768" w14:textId="77777777" w:rsidR="00974995" w:rsidRPr="007E5A32" w:rsidRDefault="00974995" w:rsidP="00974995">
      <w:pPr>
        <w:rPr>
          <w:rFonts w:ascii="微软雅黑" w:eastAsia="微软雅黑" w:hAnsi="微软雅黑"/>
          <w:color w:val="1F497D"/>
          <w:sz w:val="21"/>
          <w:lang w:eastAsia="zh-CN"/>
        </w:rPr>
      </w:pPr>
      <w:r w:rsidRPr="007E5A32">
        <w:rPr>
          <w:rFonts w:ascii="微软雅黑" w:eastAsia="微软雅黑" w:hAnsi="微软雅黑"/>
          <w:color w:val="1F497D"/>
          <w:sz w:val="21"/>
          <w:lang w:eastAsia="zh-CN"/>
        </w:rPr>
        <w:t>“</w:t>
      </w:r>
      <w:r w:rsidRPr="007E5A32">
        <w:rPr>
          <w:rFonts w:ascii="微软雅黑" w:eastAsia="微软雅黑" w:hAnsi="微软雅黑" w:hint="eastAsia"/>
          <w:color w:val="1F497D"/>
          <w:sz w:val="21"/>
          <w:lang w:eastAsia="zh-CN"/>
        </w:rPr>
        <w:t>库存损溢平台</w:t>
      </w:r>
      <w:r w:rsidRPr="007E5A32">
        <w:rPr>
          <w:rFonts w:ascii="微软雅黑" w:eastAsia="微软雅黑" w:hAnsi="微软雅黑"/>
          <w:color w:val="1F497D"/>
          <w:sz w:val="21"/>
          <w:lang w:eastAsia="zh-CN"/>
        </w:rPr>
        <w:t>”</w:t>
      </w:r>
      <w:r w:rsidRPr="007E5A32">
        <w:rPr>
          <w:rFonts w:ascii="微软雅黑" w:eastAsia="微软雅黑" w:hAnsi="微软雅黑" w:hint="eastAsia"/>
          <w:color w:val="1F497D"/>
          <w:sz w:val="21"/>
          <w:lang w:eastAsia="zh-CN"/>
        </w:rPr>
        <w:t>作为一个平台操作界面, 全程跟踪单据流转情况, 可以监控单据状态, 也可以人工干预推进单据处理.</w:t>
      </w:r>
    </w:p>
    <w:p w14:paraId="5A3EA2B5" w14:textId="77777777" w:rsidR="00974995" w:rsidRPr="007E5A32" w:rsidRDefault="00974995" w:rsidP="00974995">
      <w:pPr>
        <w:rPr>
          <w:rFonts w:ascii="微软雅黑" w:eastAsia="微软雅黑" w:hAnsi="微软雅黑"/>
          <w:color w:val="1F497D"/>
          <w:sz w:val="21"/>
          <w:lang w:eastAsia="zh-CN"/>
        </w:rPr>
      </w:pPr>
      <w:r w:rsidRPr="007E5A32">
        <w:rPr>
          <w:rFonts w:ascii="微软雅黑" w:eastAsia="微软雅黑" w:hAnsi="微软雅黑" w:hint="eastAsia"/>
          <w:color w:val="1F497D"/>
          <w:sz w:val="21"/>
          <w:lang w:eastAsia="zh-CN"/>
        </w:rPr>
        <w:t>主界面:</w:t>
      </w:r>
    </w:p>
    <w:p w14:paraId="2FF4D265" w14:textId="77777777" w:rsidR="00974995" w:rsidRDefault="00627BC6" w:rsidP="00974995">
      <w:pPr>
        <w:rPr>
          <w:lang w:eastAsia="zh-CN"/>
        </w:rPr>
      </w:pPr>
      <w:r>
        <w:rPr>
          <w:noProof/>
          <w:lang w:eastAsia="zh-CN"/>
        </w:rPr>
        <w:pict w14:anchorId="0642C343">
          <v:shape id="_x0000_i1082" type="#_x0000_t75" style="width:6in;height:184.7pt;visibility:visible">
            <v:imagedata r:id="rId73" o:title=""/>
          </v:shape>
        </w:pict>
      </w:r>
    </w:p>
    <w:p w14:paraId="5E3841F5" w14:textId="77777777" w:rsidR="00974995" w:rsidRPr="007E5A32" w:rsidRDefault="00974995" w:rsidP="00974995">
      <w:pPr>
        <w:rPr>
          <w:rFonts w:ascii="微软雅黑" w:eastAsia="微软雅黑" w:hAnsi="微软雅黑"/>
          <w:color w:val="1F497D"/>
          <w:lang w:eastAsia="zh-CN"/>
        </w:rPr>
      </w:pPr>
      <w:r w:rsidRPr="007E5A32">
        <w:rPr>
          <w:rFonts w:ascii="微软雅黑" w:eastAsia="微软雅黑" w:hAnsi="微软雅黑" w:hint="eastAsia"/>
          <w:color w:val="1F497D"/>
          <w:lang w:eastAsia="zh-CN"/>
        </w:rPr>
        <w:t xml:space="preserve">注: 当前审批人为逆向物流经理且处在初始节点的, </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处置方式</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字段可修改, 修改后点击</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提交]再次发起流程;本界面的数据根据单据编号/商家/仓库/责任部门/处置方式 View来分组显示</w:t>
      </w:r>
    </w:p>
    <w:p w14:paraId="2F4748F8" w14:textId="77777777" w:rsidR="00974995" w:rsidRPr="007E5A32" w:rsidRDefault="00974995" w:rsidP="00974995">
      <w:pPr>
        <w:rPr>
          <w:rFonts w:ascii="微软雅黑" w:eastAsia="微软雅黑" w:hAnsi="微软雅黑"/>
          <w:color w:val="1F497D"/>
          <w:lang w:eastAsia="zh-CN"/>
        </w:rPr>
      </w:pPr>
      <w:r w:rsidRPr="007E5A32">
        <w:rPr>
          <w:rFonts w:ascii="微软雅黑" w:eastAsia="微软雅黑" w:hAnsi="微软雅黑" w:hint="eastAsia"/>
          <w:color w:val="1F497D"/>
          <w:lang w:eastAsia="zh-CN"/>
        </w:rPr>
        <w:t>点击</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单据编号</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显示该单据明细数据, 如下图(列出WMS批次层面的最明细数据)</w:t>
      </w:r>
    </w:p>
    <w:p w14:paraId="5CC71A53" w14:textId="77777777" w:rsidR="00974995" w:rsidRDefault="00627BC6" w:rsidP="00974995">
      <w:pPr>
        <w:rPr>
          <w:noProof/>
          <w:lang w:eastAsia="zh-CN"/>
        </w:rPr>
      </w:pPr>
      <w:r>
        <w:rPr>
          <w:noProof/>
          <w:lang w:eastAsia="zh-CN"/>
        </w:rPr>
        <w:lastRenderedPageBreak/>
        <w:pict w14:anchorId="4A499437">
          <v:shape id="_x0000_i1083" type="#_x0000_t75" style="width:6in;height:115.95pt;visibility:visible">
            <v:imagedata r:id="rId74" o:title=""/>
          </v:shape>
        </w:pict>
      </w:r>
    </w:p>
    <w:p w14:paraId="5D49BFE3" w14:textId="77777777" w:rsidR="00974995" w:rsidRPr="00475155" w:rsidRDefault="00974995" w:rsidP="00974995">
      <w:pPr>
        <w:rPr>
          <w:rFonts w:ascii="微软雅黑" w:eastAsia="微软雅黑" w:hAnsi="微软雅黑"/>
          <w:noProof/>
          <w:color w:val="C00000"/>
          <w:lang w:eastAsia="zh-CN"/>
        </w:rPr>
      </w:pPr>
      <w:r w:rsidRPr="00475155">
        <w:rPr>
          <w:rFonts w:ascii="微软雅黑" w:eastAsia="微软雅黑" w:hAnsi="微软雅黑" w:hint="eastAsia"/>
          <w:noProof/>
          <w:color w:val="C00000"/>
          <w:lang w:eastAsia="zh-CN"/>
        </w:rPr>
        <w:t>增加</w:t>
      </w:r>
      <w:r>
        <w:rPr>
          <w:rFonts w:ascii="微软雅黑" w:eastAsia="微软雅黑" w:hAnsi="微软雅黑" w:hint="eastAsia"/>
          <w:noProof/>
          <w:color w:val="C00000"/>
          <w:lang w:eastAsia="zh-CN"/>
        </w:rPr>
        <w:t>WMS处置量和WMS处置金额</w:t>
      </w:r>
    </w:p>
    <w:p w14:paraId="71534A38" w14:textId="77777777" w:rsidR="00974995" w:rsidRDefault="00974995" w:rsidP="00974995">
      <w:pPr>
        <w:rPr>
          <w:lang w:eastAsia="zh-CN"/>
        </w:rPr>
      </w:pPr>
    </w:p>
    <w:p w14:paraId="23532F9F" w14:textId="77777777" w:rsidR="00974995" w:rsidRPr="007E5A32" w:rsidRDefault="00974995" w:rsidP="00974995">
      <w:pPr>
        <w:rPr>
          <w:rFonts w:ascii="微软雅黑" w:eastAsia="微软雅黑" w:hAnsi="微软雅黑"/>
          <w:color w:val="1F497D"/>
          <w:lang w:eastAsia="zh-CN"/>
        </w:rPr>
      </w:pPr>
      <w:r w:rsidRPr="007E5A32">
        <w:rPr>
          <w:rFonts w:ascii="微软雅黑" w:eastAsia="微软雅黑" w:hAnsi="微软雅黑" w:hint="eastAsia"/>
          <w:color w:val="1F497D"/>
          <w:lang w:eastAsia="zh-CN"/>
        </w:rPr>
        <w:t>点击</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审批状态</w:t>
      </w:r>
      <w:r w:rsidRPr="007E5A32">
        <w:rPr>
          <w:rFonts w:ascii="微软雅黑" w:eastAsia="微软雅黑" w:hAnsi="微软雅黑"/>
          <w:color w:val="1F497D"/>
          <w:lang w:eastAsia="zh-CN"/>
        </w:rPr>
        <w:t>”</w:t>
      </w:r>
      <w:r w:rsidRPr="007E5A32">
        <w:rPr>
          <w:rFonts w:ascii="微软雅黑" w:eastAsia="微软雅黑" w:hAnsi="微软雅黑" w:hint="eastAsia"/>
          <w:color w:val="1F497D"/>
          <w:lang w:eastAsia="zh-CN"/>
        </w:rPr>
        <w:t>显示该单据审批历史</w:t>
      </w:r>
    </w:p>
    <w:p w14:paraId="4956A22E" w14:textId="77777777" w:rsidR="00974995" w:rsidRDefault="00627BC6" w:rsidP="00974995">
      <w:pPr>
        <w:rPr>
          <w:lang w:eastAsia="zh-CN"/>
        </w:rPr>
      </w:pPr>
      <w:r>
        <w:rPr>
          <w:noProof/>
          <w:lang w:eastAsia="zh-CN"/>
        </w:rPr>
        <w:pict w14:anchorId="03C7E8A3">
          <v:shape id="_x0000_i1084" type="#_x0000_t75" style="width:431.55pt;height:65.45pt;visibility:visible">
            <v:imagedata r:id="rId75" o:title=""/>
          </v:shape>
        </w:pict>
      </w:r>
    </w:p>
    <w:p w14:paraId="1B989A20" w14:textId="77777777" w:rsidR="00974995" w:rsidRDefault="00974995" w:rsidP="00974995">
      <w:pPr>
        <w:rPr>
          <w:lang w:eastAsia="zh-CN"/>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6378"/>
        <w:gridCol w:w="1134"/>
      </w:tblGrid>
      <w:tr w:rsidR="00974995" w:rsidRPr="005C5A6D" w14:paraId="473E1C49" w14:textId="77777777" w:rsidTr="0023040E">
        <w:tc>
          <w:tcPr>
            <w:tcW w:w="8647" w:type="dxa"/>
            <w:gridSpan w:val="3"/>
            <w:shd w:val="clear" w:color="auto" w:fill="BFBFBF"/>
          </w:tcPr>
          <w:p w14:paraId="485D882E"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查询条件</w:t>
            </w:r>
          </w:p>
        </w:tc>
      </w:tr>
      <w:tr w:rsidR="00974995" w:rsidRPr="005C5A6D" w14:paraId="0FA14143" w14:textId="77777777" w:rsidTr="0023040E">
        <w:tc>
          <w:tcPr>
            <w:tcW w:w="1135" w:type="dxa"/>
            <w:shd w:val="clear" w:color="auto" w:fill="BFBFBF"/>
          </w:tcPr>
          <w:p w14:paraId="34CFF29D"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字段名</w:t>
            </w:r>
          </w:p>
        </w:tc>
        <w:tc>
          <w:tcPr>
            <w:tcW w:w="6378" w:type="dxa"/>
            <w:shd w:val="clear" w:color="auto" w:fill="BFBFBF"/>
          </w:tcPr>
          <w:p w14:paraId="289B3F90"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说明</w:t>
            </w:r>
          </w:p>
        </w:tc>
        <w:tc>
          <w:tcPr>
            <w:tcW w:w="1134" w:type="dxa"/>
            <w:shd w:val="clear" w:color="auto" w:fill="BFBFBF"/>
          </w:tcPr>
          <w:p w14:paraId="66E23893"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示例</w:t>
            </w:r>
          </w:p>
        </w:tc>
      </w:tr>
      <w:tr w:rsidR="00974995" w:rsidRPr="005C5A6D" w14:paraId="1CF600CD" w14:textId="77777777" w:rsidTr="0023040E">
        <w:tc>
          <w:tcPr>
            <w:tcW w:w="1135" w:type="dxa"/>
            <w:shd w:val="clear" w:color="auto" w:fill="auto"/>
          </w:tcPr>
          <w:p w14:paraId="3851635C"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商家</w:t>
            </w:r>
          </w:p>
        </w:tc>
        <w:tc>
          <w:tcPr>
            <w:tcW w:w="6378" w:type="dxa"/>
            <w:shd w:val="clear" w:color="auto" w:fill="auto"/>
          </w:tcPr>
          <w:p w14:paraId="255D86DB" w14:textId="77777777" w:rsidR="00974995" w:rsidRPr="007E5A32" w:rsidRDefault="00974995" w:rsidP="0023040E">
            <w:pPr>
              <w:pStyle w:val="af3"/>
              <w:spacing w:before="60"/>
              <w:rPr>
                <w:rFonts w:ascii="微软雅黑" w:eastAsia="微软雅黑" w:hAnsi="微软雅黑"/>
                <w:b/>
                <w:color w:val="1F497D"/>
                <w:lang w:val="da-DK"/>
              </w:rPr>
            </w:pPr>
            <w:r w:rsidRPr="007E5A32">
              <w:rPr>
                <w:rFonts w:ascii="微软雅黑" w:eastAsia="微软雅黑" w:hAnsi="微软雅黑" w:hint="eastAsia"/>
                <w:color w:val="1F497D"/>
                <w:lang w:val="da-DK"/>
              </w:rPr>
              <w:t>下拉框，左对齐，可选, 列出所有自营商家, 可选择ALL</w:t>
            </w:r>
          </w:p>
        </w:tc>
        <w:tc>
          <w:tcPr>
            <w:tcW w:w="1134" w:type="dxa"/>
            <w:shd w:val="clear" w:color="auto" w:fill="auto"/>
          </w:tcPr>
          <w:p w14:paraId="100B4F83"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上海</w:t>
            </w:r>
          </w:p>
        </w:tc>
      </w:tr>
      <w:tr w:rsidR="00974995" w:rsidRPr="005C5A6D" w14:paraId="621E20C8" w14:textId="77777777" w:rsidTr="0023040E">
        <w:tc>
          <w:tcPr>
            <w:tcW w:w="1135" w:type="dxa"/>
            <w:shd w:val="clear" w:color="auto" w:fill="auto"/>
          </w:tcPr>
          <w:p w14:paraId="24897265"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仓库</w:t>
            </w:r>
          </w:p>
        </w:tc>
        <w:tc>
          <w:tcPr>
            <w:tcW w:w="6378" w:type="dxa"/>
            <w:shd w:val="clear" w:color="auto" w:fill="auto"/>
          </w:tcPr>
          <w:p w14:paraId="47F64FD4"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下拉框，左对齐，可选, 列出商家下的所有仓库, 可以选择ALL</w:t>
            </w:r>
          </w:p>
        </w:tc>
        <w:tc>
          <w:tcPr>
            <w:tcW w:w="1134" w:type="dxa"/>
            <w:shd w:val="clear" w:color="auto" w:fill="auto"/>
          </w:tcPr>
          <w:p w14:paraId="4F614843"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5C5A6D" w14:paraId="5FFFEA62" w14:textId="77777777" w:rsidTr="0023040E">
        <w:tc>
          <w:tcPr>
            <w:tcW w:w="1135" w:type="dxa"/>
            <w:shd w:val="clear" w:color="auto" w:fill="auto"/>
          </w:tcPr>
          <w:p w14:paraId="38DC8ED2"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审批状态</w:t>
            </w:r>
          </w:p>
        </w:tc>
        <w:tc>
          <w:tcPr>
            <w:tcW w:w="6378" w:type="dxa"/>
            <w:shd w:val="clear" w:color="auto" w:fill="auto"/>
          </w:tcPr>
          <w:p w14:paraId="005FD2ED"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下拉框, 左对齐, 可选. 可选项有</w:t>
            </w:r>
            <w:r w:rsidRPr="007E5A32">
              <w:rPr>
                <w:rFonts w:ascii="微软雅黑" w:eastAsia="微软雅黑" w:hAnsi="微软雅黑" w:hint="eastAsia"/>
                <w:b/>
                <w:color w:val="1F497D"/>
                <w:lang w:val="da-DK"/>
              </w:rPr>
              <w:t>N/A, 完成, 审批中</w:t>
            </w:r>
            <w:r w:rsidRPr="007E5A32">
              <w:rPr>
                <w:rFonts w:ascii="微软雅黑" w:eastAsia="微软雅黑" w:hAnsi="微软雅黑" w:hint="eastAsia"/>
                <w:color w:val="1F497D"/>
                <w:lang w:val="da-DK"/>
              </w:rPr>
              <w:t>; 可以选择ALL</w:t>
            </w:r>
          </w:p>
        </w:tc>
        <w:tc>
          <w:tcPr>
            <w:tcW w:w="1134" w:type="dxa"/>
            <w:shd w:val="clear" w:color="auto" w:fill="auto"/>
          </w:tcPr>
          <w:p w14:paraId="772B9042" w14:textId="77777777" w:rsidR="00974995" w:rsidRDefault="00974995" w:rsidP="0023040E">
            <w:pPr>
              <w:pStyle w:val="af3"/>
              <w:spacing w:before="60"/>
              <w:rPr>
                <w:rFonts w:ascii="微软雅黑" w:eastAsia="微软雅黑" w:hAnsi="微软雅黑"/>
                <w:color w:val="C00000"/>
                <w:lang w:val="da-DK"/>
              </w:rPr>
            </w:pPr>
            <w:r>
              <w:rPr>
                <w:rFonts w:ascii="微软雅黑" w:eastAsia="微软雅黑" w:hAnsi="微软雅黑" w:hint="eastAsia"/>
                <w:color w:val="C00000"/>
                <w:lang w:val="da-DK"/>
              </w:rPr>
              <w:t>待审批</w:t>
            </w:r>
          </w:p>
          <w:p w14:paraId="5D4A1CBA" w14:textId="77777777" w:rsidR="00974995" w:rsidRPr="00966901" w:rsidRDefault="00974995" w:rsidP="0023040E">
            <w:pPr>
              <w:pStyle w:val="af3"/>
              <w:spacing w:before="60"/>
              <w:rPr>
                <w:rFonts w:ascii="微软雅黑" w:eastAsia="微软雅黑" w:hAnsi="微软雅黑"/>
                <w:color w:val="C00000"/>
                <w:lang w:val="da-DK"/>
              </w:rPr>
            </w:pPr>
            <w:r w:rsidRPr="00966901">
              <w:rPr>
                <w:rFonts w:ascii="微软雅黑" w:eastAsia="微软雅黑" w:hAnsi="微软雅黑" w:hint="eastAsia"/>
                <w:color w:val="C00000"/>
                <w:lang w:val="da-DK"/>
              </w:rPr>
              <w:t>审批</w:t>
            </w:r>
            <w:r>
              <w:rPr>
                <w:rFonts w:ascii="微软雅黑" w:eastAsia="微软雅黑" w:hAnsi="微软雅黑" w:hint="eastAsia"/>
                <w:color w:val="C00000"/>
                <w:lang w:val="da-DK"/>
              </w:rPr>
              <w:t>中</w:t>
            </w:r>
          </w:p>
          <w:p w14:paraId="7F3CF13F" w14:textId="77777777" w:rsidR="00974995" w:rsidRPr="007E5A32" w:rsidRDefault="00974995" w:rsidP="0023040E">
            <w:pPr>
              <w:pStyle w:val="af3"/>
              <w:spacing w:before="60"/>
              <w:rPr>
                <w:rFonts w:ascii="微软雅黑" w:eastAsia="微软雅黑" w:hAnsi="微软雅黑"/>
                <w:color w:val="1F497D"/>
                <w:lang w:val="da-DK"/>
              </w:rPr>
            </w:pPr>
            <w:r>
              <w:rPr>
                <w:rFonts w:ascii="微软雅黑" w:eastAsia="微软雅黑" w:hAnsi="微软雅黑" w:hint="eastAsia"/>
                <w:color w:val="C00000"/>
                <w:lang w:val="da-DK"/>
              </w:rPr>
              <w:t>审批</w:t>
            </w:r>
            <w:r w:rsidRPr="00966901">
              <w:rPr>
                <w:rFonts w:ascii="微软雅黑" w:eastAsia="微软雅黑" w:hAnsi="微软雅黑" w:hint="eastAsia"/>
                <w:color w:val="C00000"/>
                <w:lang w:val="da-DK"/>
              </w:rPr>
              <w:t>完成</w:t>
            </w:r>
          </w:p>
        </w:tc>
      </w:tr>
      <w:tr w:rsidR="00974995" w:rsidRPr="005C5A6D" w14:paraId="26B67E3F" w14:textId="77777777" w:rsidTr="0023040E">
        <w:tc>
          <w:tcPr>
            <w:tcW w:w="1135" w:type="dxa"/>
            <w:shd w:val="clear" w:color="auto" w:fill="auto"/>
          </w:tcPr>
          <w:p w14:paraId="77CF8C09"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处置进展</w:t>
            </w:r>
          </w:p>
        </w:tc>
        <w:tc>
          <w:tcPr>
            <w:tcW w:w="6378" w:type="dxa"/>
            <w:shd w:val="clear" w:color="auto" w:fill="auto"/>
          </w:tcPr>
          <w:p w14:paraId="703C3EAF"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下拉框, 左对齐, 可选. 可选项见后表处置进展状态说明, 可以选择ALL</w:t>
            </w:r>
          </w:p>
        </w:tc>
        <w:tc>
          <w:tcPr>
            <w:tcW w:w="1134" w:type="dxa"/>
            <w:shd w:val="clear" w:color="auto" w:fill="auto"/>
          </w:tcPr>
          <w:p w14:paraId="523DC4DF"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5C5A6D" w14:paraId="62C62A2A" w14:textId="77777777" w:rsidTr="0023040E">
        <w:tc>
          <w:tcPr>
            <w:tcW w:w="8647" w:type="dxa"/>
            <w:gridSpan w:val="3"/>
            <w:shd w:val="clear" w:color="auto" w:fill="BFBFBF"/>
          </w:tcPr>
          <w:p w14:paraId="42160B8E"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查询结果</w:t>
            </w:r>
          </w:p>
        </w:tc>
      </w:tr>
      <w:tr w:rsidR="00974995" w:rsidRPr="005C5A6D" w14:paraId="49A1BF7E" w14:textId="77777777" w:rsidTr="0023040E">
        <w:tc>
          <w:tcPr>
            <w:tcW w:w="1135" w:type="dxa"/>
            <w:shd w:val="clear" w:color="auto" w:fill="auto"/>
          </w:tcPr>
          <w:p w14:paraId="674C7674"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审批状态</w:t>
            </w:r>
          </w:p>
        </w:tc>
        <w:tc>
          <w:tcPr>
            <w:tcW w:w="6378" w:type="dxa"/>
            <w:shd w:val="clear" w:color="auto" w:fill="auto"/>
          </w:tcPr>
          <w:p w14:paraId="7B69413D"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 左对齐, 只读. 损溢流程审批状态, 各状态名称见后表;</w:t>
            </w:r>
          </w:p>
          <w:p w14:paraId="0FF8C018"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处在</w:t>
            </w:r>
            <w:r w:rsidRPr="007E5A32">
              <w:rPr>
                <w:rFonts w:ascii="微软雅黑" w:eastAsia="微软雅黑" w:hAnsi="微软雅黑"/>
                <w:color w:val="1F497D"/>
                <w:lang w:val="da-DK"/>
              </w:rPr>
              <w:t>”</w:t>
            </w:r>
            <w:r w:rsidRPr="007E5A32">
              <w:rPr>
                <w:rFonts w:ascii="微软雅黑" w:eastAsia="微软雅黑" w:hAnsi="微软雅黑" w:hint="eastAsia"/>
                <w:color w:val="1F497D"/>
                <w:lang w:val="da-DK"/>
              </w:rPr>
              <w:t>审批中</w:t>
            </w:r>
            <w:r w:rsidRPr="007E5A32">
              <w:rPr>
                <w:rFonts w:ascii="微软雅黑" w:eastAsia="微软雅黑" w:hAnsi="微软雅黑"/>
                <w:color w:val="1F497D"/>
                <w:lang w:val="da-DK"/>
              </w:rPr>
              <w:t>”</w:t>
            </w:r>
            <w:r w:rsidRPr="007E5A32">
              <w:rPr>
                <w:rFonts w:ascii="微软雅黑" w:eastAsia="微软雅黑" w:hAnsi="微软雅黑" w:hint="eastAsia"/>
                <w:color w:val="1F497D"/>
                <w:lang w:val="da-DK"/>
              </w:rPr>
              <w:t>状态的单据, 后附当前审批人姓名;</w:t>
            </w:r>
          </w:p>
        </w:tc>
        <w:tc>
          <w:tcPr>
            <w:tcW w:w="1134" w:type="dxa"/>
            <w:shd w:val="clear" w:color="auto" w:fill="auto"/>
          </w:tcPr>
          <w:p w14:paraId="54EE00CE"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5C5A6D" w14:paraId="4DF63D84" w14:textId="77777777" w:rsidTr="0023040E">
        <w:tc>
          <w:tcPr>
            <w:tcW w:w="1135" w:type="dxa"/>
            <w:shd w:val="clear" w:color="auto" w:fill="auto"/>
          </w:tcPr>
          <w:p w14:paraId="5D3C2AC0" w14:textId="77777777" w:rsidR="00974995" w:rsidRPr="00A84A86" w:rsidRDefault="00974995" w:rsidP="0023040E">
            <w:pPr>
              <w:pStyle w:val="af3"/>
              <w:spacing w:before="60"/>
              <w:rPr>
                <w:rFonts w:ascii="微软雅黑" w:eastAsia="微软雅黑" w:hAnsi="微软雅黑"/>
                <w:color w:val="C00000"/>
                <w:lang w:val="da-DK"/>
              </w:rPr>
            </w:pPr>
            <w:r w:rsidRPr="00A84A86">
              <w:rPr>
                <w:rFonts w:ascii="微软雅黑" w:eastAsia="微软雅黑" w:hAnsi="微软雅黑" w:hint="eastAsia"/>
                <w:color w:val="C00000"/>
                <w:lang w:val="da-DK"/>
              </w:rPr>
              <w:lastRenderedPageBreak/>
              <w:t>单据编号</w:t>
            </w:r>
          </w:p>
        </w:tc>
        <w:tc>
          <w:tcPr>
            <w:tcW w:w="6378" w:type="dxa"/>
            <w:shd w:val="clear" w:color="auto" w:fill="auto"/>
          </w:tcPr>
          <w:p w14:paraId="6840E9C1" w14:textId="77777777" w:rsidR="00974995" w:rsidRPr="00A84A86" w:rsidRDefault="00974995" w:rsidP="0023040E">
            <w:pPr>
              <w:pStyle w:val="af3"/>
              <w:spacing w:before="60"/>
              <w:rPr>
                <w:rFonts w:ascii="微软雅黑" w:eastAsia="微软雅黑" w:hAnsi="微软雅黑"/>
                <w:color w:val="C00000"/>
                <w:lang w:val="da-DK"/>
              </w:rPr>
            </w:pPr>
            <w:r w:rsidRPr="00A84A86">
              <w:rPr>
                <w:rFonts w:ascii="微软雅黑" w:eastAsia="微软雅黑" w:hAnsi="微软雅黑" w:hint="eastAsia"/>
                <w:color w:val="C00000"/>
                <w:lang w:val="da-DK"/>
              </w:rPr>
              <w:t>文本框, 左对齐, 只读.处置平台按照规则生成的SD编号</w:t>
            </w:r>
          </w:p>
        </w:tc>
        <w:tc>
          <w:tcPr>
            <w:tcW w:w="1134" w:type="dxa"/>
            <w:shd w:val="clear" w:color="auto" w:fill="auto"/>
          </w:tcPr>
          <w:p w14:paraId="1D54816F"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5C5A6D" w14:paraId="00BC90D5" w14:textId="77777777" w:rsidTr="0023040E">
        <w:tc>
          <w:tcPr>
            <w:tcW w:w="1135" w:type="dxa"/>
            <w:shd w:val="clear" w:color="auto" w:fill="auto"/>
          </w:tcPr>
          <w:p w14:paraId="7AA2C1A6" w14:textId="77777777" w:rsidR="00974995" w:rsidRPr="00A84A86" w:rsidRDefault="00974995" w:rsidP="0023040E">
            <w:pPr>
              <w:pStyle w:val="af3"/>
              <w:spacing w:before="60"/>
              <w:rPr>
                <w:rFonts w:ascii="微软雅黑" w:eastAsia="微软雅黑" w:hAnsi="微软雅黑"/>
                <w:color w:val="C00000"/>
                <w:lang w:val="da-DK"/>
              </w:rPr>
            </w:pPr>
            <w:r w:rsidRPr="00A84A86">
              <w:rPr>
                <w:rFonts w:ascii="微软雅黑" w:eastAsia="微软雅黑" w:hAnsi="微软雅黑" w:hint="eastAsia"/>
                <w:color w:val="C00000"/>
                <w:lang w:val="da-DK"/>
              </w:rPr>
              <w:t>金额</w:t>
            </w:r>
          </w:p>
        </w:tc>
        <w:tc>
          <w:tcPr>
            <w:tcW w:w="6378" w:type="dxa"/>
            <w:shd w:val="clear" w:color="auto" w:fill="auto"/>
          </w:tcPr>
          <w:p w14:paraId="50EBEF32" w14:textId="77777777" w:rsidR="00974995" w:rsidRPr="00A84A86" w:rsidRDefault="00974995" w:rsidP="0023040E">
            <w:pPr>
              <w:pStyle w:val="af3"/>
              <w:spacing w:before="60"/>
              <w:rPr>
                <w:rFonts w:ascii="微软雅黑" w:eastAsia="微软雅黑" w:hAnsi="微软雅黑"/>
                <w:color w:val="C00000"/>
                <w:lang w:val="da-DK"/>
              </w:rPr>
            </w:pPr>
            <w:r w:rsidRPr="00A84A86">
              <w:rPr>
                <w:rFonts w:ascii="微软雅黑" w:eastAsia="微软雅黑" w:hAnsi="微软雅黑" w:hint="eastAsia"/>
                <w:color w:val="C00000"/>
                <w:lang w:val="da-DK"/>
              </w:rPr>
              <w:t>文本框, 左对齐, 只读.竞标售卖金额</w:t>
            </w:r>
          </w:p>
        </w:tc>
        <w:tc>
          <w:tcPr>
            <w:tcW w:w="1134" w:type="dxa"/>
            <w:shd w:val="clear" w:color="auto" w:fill="auto"/>
          </w:tcPr>
          <w:p w14:paraId="06442E9A"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5C5A6D" w14:paraId="4A9ED8A7" w14:textId="77777777" w:rsidTr="0023040E">
        <w:tc>
          <w:tcPr>
            <w:tcW w:w="1135" w:type="dxa"/>
            <w:shd w:val="clear" w:color="auto" w:fill="auto"/>
          </w:tcPr>
          <w:p w14:paraId="5D0CE869" w14:textId="77777777" w:rsidR="00974995" w:rsidRPr="00A84A86" w:rsidRDefault="00974995" w:rsidP="0023040E">
            <w:pPr>
              <w:pStyle w:val="af3"/>
              <w:spacing w:before="60"/>
              <w:rPr>
                <w:rFonts w:ascii="微软雅黑" w:eastAsia="微软雅黑" w:hAnsi="微软雅黑"/>
                <w:color w:val="C00000"/>
                <w:lang w:val="da-DK"/>
              </w:rPr>
            </w:pPr>
            <w:r w:rsidRPr="00A84A86">
              <w:rPr>
                <w:rFonts w:ascii="微软雅黑" w:eastAsia="微软雅黑" w:hAnsi="微软雅黑" w:hint="eastAsia"/>
                <w:color w:val="C00000"/>
                <w:lang w:val="da-DK"/>
              </w:rPr>
              <w:t>审批时间</w:t>
            </w:r>
          </w:p>
        </w:tc>
        <w:tc>
          <w:tcPr>
            <w:tcW w:w="6378" w:type="dxa"/>
            <w:shd w:val="clear" w:color="auto" w:fill="auto"/>
          </w:tcPr>
          <w:p w14:paraId="533CE45A" w14:textId="77777777" w:rsidR="00974995" w:rsidRPr="00A84A86" w:rsidRDefault="00974995" w:rsidP="0023040E">
            <w:pPr>
              <w:pStyle w:val="af3"/>
              <w:spacing w:before="60"/>
              <w:rPr>
                <w:rFonts w:ascii="微软雅黑" w:eastAsia="微软雅黑" w:hAnsi="微软雅黑"/>
                <w:color w:val="C00000"/>
                <w:lang w:val="da-DK"/>
              </w:rPr>
            </w:pPr>
            <w:r w:rsidRPr="00A84A86">
              <w:rPr>
                <w:rFonts w:ascii="微软雅黑" w:eastAsia="微软雅黑" w:hAnsi="微软雅黑" w:hint="eastAsia"/>
                <w:color w:val="C00000"/>
                <w:lang w:val="da-DK"/>
              </w:rPr>
              <w:t>文本框, 左对齐, 只读.最后状态的审批时间</w:t>
            </w:r>
          </w:p>
        </w:tc>
        <w:tc>
          <w:tcPr>
            <w:tcW w:w="1134" w:type="dxa"/>
            <w:shd w:val="clear" w:color="auto" w:fill="auto"/>
          </w:tcPr>
          <w:p w14:paraId="62113EB0"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5C5A6D" w14:paraId="080F3FAC" w14:textId="77777777" w:rsidTr="0023040E">
        <w:tc>
          <w:tcPr>
            <w:tcW w:w="1135" w:type="dxa"/>
            <w:shd w:val="clear" w:color="auto" w:fill="auto"/>
          </w:tcPr>
          <w:p w14:paraId="4AEA5C07"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处置进展</w:t>
            </w:r>
          </w:p>
        </w:tc>
        <w:tc>
          <w:tcPr>
            <w:tcW w:w="6378" w:type="dxa"/>
            <w:shd w:val="clear" w:color="auto" w:fill="auto"/>
          </w:tcPr>
          <w:p w14:paraId="1BD95ED3"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 居中, 只读. 事务处置进展, 各状态名称见后表</w:t>
            </w:r>
          </w:p>
        </w:tc>
        <w:tc>
          <w:tcPr>
            <w:tcW w:w="1134" w:type="dxa"/>
            <w:shd w:val="clear" w:color="auto" w:fill="auto"/>
          </w:tcPr>
          <w:p w14:paraId="7D1775CD"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5C5A6D" w14:paraId="360801FB" w14:textId="77777777" w:rsidTr="0023040E">
        <w:tc>
          <w:tcPr>
            <w:tcW w:w="1135" w:type="dxa"/>
            <w:shd w:val="clear" w:color="auto" w:fill="auto"/>
          </w:tcPr>
          <w:p w14:paraId="4C0A693F"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外接编号</w:t>
            </w:r>
          </w:p>
        </w:tc>
        <w:tc>
          <w:tcPr>
            <w:tcW w:w="6378" w:type="dxa"/>
            <w:shd w:val="clear" w:color="auto" w:fill="auto"/>
          </w:tcPr>
          <w:p w14:paraId="467485D4"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文本框, 左对齐, 只读.</w:t>
            </w:r>
          </w:p>
          <w:p w14:paraId="7F3EFE16" w14:textId="77777777" w:rsidR="00974995" w:rsidRPr="007E5A32" w:rsidRDefault="00974995" w:rsidP="002B1EF6">
            <w:pPr>
              <w:pStyle w:val="af3"/>
              <w:widowControl/>
              <w:numPr>
                <w:ilvl w:val="0"/>
                <w:numId w:val="64"/>
              </w:numPr>
              <w:spacing w:before="60"/>
              <w:ind w:firstLineChars="0" w:firstLine="420"/>
              <w:rPr>
                <w:rFonts w:ascii="微软雅黑" w:eastAsia="微软雅黑" w:hAnsi="微软雅黑"/>
                <w:color w:val="1F497D"/>
                <w:lang w:val="da-DK"/>
              </w:rPr>
            </w:pPr>
            <w:r w:rsidRPr="007E5A32">
              <w:rPr>
                <w:rFonts w:ascii="微软雅黑" w:eastAsia="微软雅黑" w:hAnsi="微软雅黑" w:hint="eastAsia"/>
                <w:color w:val="1F497D"/>
                <w:lang w:val="da-DK"/>
              </w:rPr>
              <w:t>处置方式为</w:t>
            </w:r>
            <w:r w:rsidRPr="007E5A32">
              <w:rPr>
                <w:rFonts w:ascii="微软雅黑" w:eastAsia="微软雅黑" w:hAnsi="微软雅黑"/>
                <w:color w:val="1F497D"/>
                <w:lang w:val="da-DK"/>
              </w:rPr>
              <w:t>”</w:t>
            </w:r>
            <w:r w:rsidRPr="007E5A32">
              <w:rPr>
                <w:rFonts w:ascii="微软雅黑" w:eastAsia="微软雅黑" w:hAnsi="微软雅黑" w:hint="eastAsia"/>
                <w:color w:val="1F497D"/>
                <w:lang w:val="da-DK"/>
              </w:rPr>
              <w:t>退至供应商</w:t>
            </w:r>
            <w:r w:rsidRPr="007E5A32">
              <w:rPr>
                <w:rFonts w:ascii="微软雅黑" w:eastAsia="微软雅黑" w:hAnsi="微软雅黑"/>
                <w:color w:val="1F497D"/>
                <w:lang w:val="da-DK"/>
              </w:rPr>
              <w:t>”</w:t>
            </w:r>
            <w:r w:rsidRPr="007E5A32">
              <w:rPr>
                <w:rFonts w:ascii="微软雅黑" w:eastAsia="微软雅黑" w:hAnsi="微软雅黑" w:hint="eastAsia"/>
                <w:color w:val="1F497D"/>
                <w:lang w:val="da-DK"/>
              </w:rPr>
              <w:t>的, 本字段显示负PO编号</w:t>
            </w:r>
          </w:p>
          <w:p w14:paraId="2EA69DA9" w14:textId="77777777" w:rsidR="00974995" w:rsidRPr="007E5A32" w:rsidRDefault="00974995" w:rsidP="002B1EF6">
            <w:pPr>
              <w:pStyle w:val="af3"/>
              <w:widowControl/>
              <w:numPr>
                <w:ilvl w:val="0"/>
                <w:numId w:val="64"/>
              </w:numPr>
              <w:spacing w:before="60"/>
              <w:ind w:firstLineChars="0" w:firstLine="420"/>
              <w:rPr>
                <w:rFonts w:ascii="微软雅黑" w:eastAsia="微软雅黑" w:hAnsi="微软雅黑"/>
                <w:color w:val="1F497D"/>
                <w:lang w:val="da-DK"/>
              </w:rPr>
            </w:pPr>
            <w:r w:rsidRPr="007E5A32">
              <w:rPr>
                <w:rFonts w:ascii="微软雅黑" w:eastAsia="微软雅黑" w:hAnsi="微软雅黑" w:hint="eastAsia"/>
                <w:color w:val="1F497D"/>
                <w:lang w:val="da-DK"/>
              </w:rPr>
              <w:t>处置方式为</w:t>
            </w:r>
            <w:r w:rsidRPr="007E5A32">
              <w:rPr>
                <w:rFonts w:ascii="微软雅黑" w:eastAsia="微软雅黑" w:hAnsi="微软雅黑"/>
                <w:color w:val="1F497D"/>
                <w:lang w:val="da-DK"/>
              </w:rPr>
              <w:t>”</w:t>
            </w:r>
            <w:r w:rsidRPr="007E5A32">
              <w:rPr>
                <w:rFonts w:ascii="微软雅黑" w:eastAsia="微软雅黑" w:hAnsi="微软雅黑" w:hint="eastAsia"/>
                <w:color w:val="1F497D"/>
                <w:lang w:val="da-DK"/>
              </w:rPr>
              <w:t>内采售卖</w:t>
            </w:r>
            <w:r w:rsidRPr="007E5A32">
              <w:rPr>
                <w:rFonts w:ascii="微软雅黑" w:eastAsia="微软雅黑" w:hAnsi="微软雅黑"/>
                <w:color w:val="1F497D"/>
                <w:lang w:val="da-DK"/>
              </w:rPr>
              <w:t>”</w:t>
            </w:r>
            <w:r w:rsidRPr="007E5A32">
              <w:rPr>
                <w:rFonts w:ascii="微软雅黑" w:eastAsia="微软雅黑" w:hAnsi="微软雅黑" w:hint="eastAsia"/>
                <w:color w:val="1F497D"/>
                <w:lang w:val="da-DK"/>
              </w:rPr>
              <w:t>的, 本字段显示Portal流程编号</w:t>
            </w:r>
          </w:p>
          <w:p w14:paraId="48FB260C" w14:textId="77777777" w:rsidR="00974995" w:rsidRPr="007E5A32" w:rsidRDefault="00974995" w:rsidP="002B1EF6">
            <w:pPr>
              <w:pStyle w:val="af3"/>
              <w:widowControl/>
              <w:numPr>
                <w:ilvl w:val="0"/>
                <w:numId w:val="64"/>
              </w:numPr>
              <w:spacing w:before="60"/>
              <w:ind w:firstLineChars="0" w:firstLine="420"/>
              <w:rPr>
                <w:rFonts w:ascii="微软雅黑" w:eastAsia="微软雅黑" w:hAnsi="微软雅黑"/>
                <w:color w:val="1F497D"/>
                <w:lang w:val="da-DK"/>
              </w:rPr>
            </w:pPr>
            <w:r w:rsidRPr="007E5A32">
              <w:rPr>
                <w:rFonts w:ascii="微软雅黑" w:eastAsia="微软雅黑" w:hAnsi="微软雅黑" w:hint="eastAsia"/>
                <w:color w:val="1F497D"/>
                <w:lang w:val="da-DK"/>
              </w:rPr>
              <w:t>处置方式为</w:t>
            </w:r>
            <w:r w:rsidRPr="007E5A32">
              <w:rPr>
                <w:rFonts w:ascii="微软雅黑" w:eastAsia="微软雅黑" w:hAnsi="微软雅黑"/>
                <w:color w:val="1F497D"/>
                <w:lang w:val="da-DK"/>
              </w:rPr>
              <w:t>”</w:t>
            </w:r>
            <w:r w:rsidRPr="007E5A32">
              <w:rPr>
                <w:rFonts w:ascii="微软雅黑" w:eastAsia="微软雅黑" w:hAnsi="微软雅黑" w:hint="eastAsia"/>
                <w:color w:val="1F497D"/>
                <w:lang w:val="da-DK"/>
              </w:rPr>
              <w:t>销毁</w:t>
            </w:r>
            <w:r w:rsidRPr="007E5A32">
              <w:rPr>
                <w:rFonts w:ascii="微软雅黑" w:eastAsia="微软雅黑" w:hAnsi="微软雅黑"/>
                <w:color w:val="1F497D"/>
                <w:lang w:val="da-DK"/>
              </w:rPr>
              <w:t>”</w:t>
            </w:r>
            <w:r w:rsidRPr="007E5A32">
              <w:rPr>
                <w:rFonts w:ascii="微软雅黑" w:eastAsia="微软雅黑" w:hAnsi="微软雅黑" w:hint="eastAsia"/>
                <w:color w:val="1F497D"/>
                <w:lang w:val="da-DK"/>
              </w:rPr>
              <w:t>的, 本字段显示WMS返回的WMS事务编号</w:t>
            </w:r>
          </w:p>
          <w:p w14:paraId="65EF8967" w14:textId="77777777" w:rsidR="00974995" w:rsidRPr="007E5A32" w:rsidRDefault="00974995" w:rsidP="0023040E">
            <w:pPr>
              <w:pStyle w:val="af3"/>
              <w:spacing w:before="60"/>
              <w:rPr>
                <w:rFonts w:ascii="微软雅黑" w:eastAsia="微软雅黑" w:hAnsi="微软雅黑"/>
                <w:color w:val="1F497D"/>
                <w:lang w:val="da-DK"/>
              </w:rPr>
            </w:pPr>
          </w:p>
          <w:p w14:paraId="3177159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b/>
                <w:color w:val="1F497D"/>
                <w:lang w:val="da-DK"/>
              </w:rPr>
              <w:t>提交</w:t>
            </w:r>
            <w:r w:rsidRPr="007E5A32">
              <w:rPr>
                <w:rFonts w:ascii="微软雅黑" w:eastAsia="微软雅黑" w:hAnsi="微软雅黑" w:hint="eastAsia"/>
                <w:color w:val="1F497D"/>
                <w:lang w:val="da-DK"/>
              </w:rPr>
              <w:t>, 当前用户为逆向物流经理, 且当前节点为初始节点的, 处置方式字段变为可修改状态, 用户可以修改后点击</w:t>
            </w:r>
            <w:r w:rsidRPr="007E5A32">
              <w:rPr>
                <w:rFonts w:ascii="微软雅黑" w:eastAsia="微软雅黑" w:hAnsi="微软雅黑"/>
                <w:color w:val="1F497D"/>
                <w:lang w:val="da-DK"/>
              </w:rPr>
              <w:t>”</w:t>
            </w:r>
            <w:r w:rsidRPr="007E5A32">
              <w:rPr>
                <w:rFonts w:ascii="微软雅黑" w:eastAsia="微软雅黑" w:hAnsi="微软雅黑" w:hint="eastAsia"/>
                <w:color w:val="1F497D"/>
                <w:lang w:val="da-DK"/>
              </w:rPr>
              <w:t>提交</w:t>
            </w:r>
            <w:r w:rsidRPr="007E5A32">
              <w:rPr>
                <w:rFonts w:ascii="微软雅黑" w:eastAsia="微软雅黑" w:hAnsi="微软雅黑"/>
                <w:color w:val="1F497D"/>
                <w:lang w:val="da-DK"/>
              </w:rPr>
              <w:t>”</w:t>
            </w:r>
            <w:r w:rsidRPr="007E5A32">
              <w:rPr>
                <w:rFonts w:ascii="微软雅黑" w:eastAsia="微软雅黑" w:hAnsi="微软雅黑" w:hint="eastAsia"/>
                <w:color w:val="1F497D"/>
                <w:lang w:val="da-DK"/>
              </w:rPr>
              <w:t>按钮, 使流程启动</w:t>
            </w:r>
          </w:p>
        </w:tc>
        <w:tc>
          <w:tcPr>
            <w:tcW w:w="1134" w:type="dxa"/>
            <w:shd w:val="clear" w:color="auto" w:fill="auto"/>
          </w:tcPr>
          <w:p w14:paraId="40847EFA"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5C5A6D" w14:paraId="5A477BB2" w14:textId="77777777" w:rsidTr="0023040E">
        <w:tc>
          <w:tcPr>
            <w:tcW w:w="1135" w:type="dxa"/>
            <w:shd w:val="clear" w:color="auto" w:fill="auto"/>
          </w:tcPr>
          <w:p w14:paraId="6C40C6C2"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错误日志</w:t>
            </w:r>
          </w:p>
        </w:tc>
        <w:tc>
          <w:tcPr>
            <w:tcW w:w="6378" w:type="dxa"/>
            <w:shd w:val="clear" w:color="auto" w:fill="auto"/>
          </w:tcPr>
          <w:p w14:paraId="0C15F2BF" w14:textId="77777777" w:rsidR="00974995" w:rsidRPr="007E5A32" w:rsidRDefault="00974995" w:rsidP="0023040E">
            <w:pPr>
              <w:pStyle w:val="af3"/>
              <w:spacing w:before="60"/>
              <w:rPr>
                <w:rFonts w:ascii="微软雅黑" w:eastAsia="微软雅黑" w:hAnsi="微软雅黑"/>
                <w:color w:val="1F497D"/>
                <w:lang w:val="da-DK"/>
              </w:rPr>
            </w:pPr>
          </w:p>
        </w:tc>
        <w:tc>
          <w:tcPr>
            <w:tcW w:w="1134" w:type="dxa"/>
            <w:shd w:val="clear" w:color="auto" w:fill="auto"/>
          </w:tcPr>
          <w:p w14:paraId="410E3D03" w14:textId="77777777" w:rsidR="00974995" w:rsidRPr="007E5A32" w:rsidRDefault="00974995" w:rsidP="0023040E">
            <w:pPr>
              <w:pStyle w:val="af3"/>
              <w:spacing w:before="60"/>
              <w:rPr>
                <w:rFonts w:ascii="微软雅黑" w:eastAsia="微软雅黑" w:hAnsi="微软雅黑"/>
                <w:color w:val="1F497D"/>
                <w:lang w:val="da-DK"/>
              </w:rPr>
            </w:pPr>
          </w:p>
        </w:tc>
      </w:tr>
      <w:tr w:rsidR="00974995" w:rsidRPr="005C5A6D" w14:paraId="183F1F6B" w14:textId="77777777" w:rsidTr="0023040E">
        <w:tc>
          <w:tcPr>
            <w:tcW w:w="1135" w:type="dxa"/>
            <w:shd w:val="clear" w:color="auto" w:fill="auto"/>
          </w:tcPr>
          <w:p w14:paraId="0361532E" w14:textId="77777777" w:rsidR="00974995" w:rsidRPr="007E5A32" w:rsidRDefault="00974995" w:rsidP="0023040E">
            <w:pPr>
              <w:pStyle w:val="af3"/>
              <w:spacing w:before="60"/>
              <w:rPr>
                <w:rFonts w:ascii="微软雅黑" w:eastAsia="微软雅黑" w:hAnsi="微软雅黑"/>
                <w:color w:val="1F497D"/>
                <w:lang w:val="da-DK"/>
              </w:rPr>
            </w:pPr>
          </w:p>
        </w:tc>
        <w:tc>
          <w:tcPr>
            <w:tcW w:w="6378" w:type="dxa"/>
            <w:shd w:val="clear" w:color="auto" w:fill="auto"/>
          </w:tcPr>
          <w:p w14:paraId="47C0B452" w14:textId="77777777" w:rsidR="00974995" w:rsidRPr="007E5A32" w:rsidRDefault="00974995" w:rsidP="0023040E">
            <w:pPr>
              <w:pStyle w:val="af3"/>
              <w:spacing w:before="60"/>
              <w:rPr>
                <w:rFonts w:ascii="微软雅黑" w:eastAsia="微软雅黑" w:hAnsi="微软雅黑"/>
                <w:color w:val="1F497D"/>
                <w:lang w:val="da-DK"/>
              </w:rPr>
            </w:pPr>
          </w:p>
        </w:tc>
        <w:tc>
          <w:tcPr>
            <w:tcW w:w="1134" w:type="dxa"/>
            <w:shd w:val="clear" w:color="auto" w:fill="auto"/>
          </w:tcPr>
          <w:p w14:paraId="46D298DD" w14:textId="77777777" w:rsidR="00974995" w:rsidRPr="007E5A32" w:rsidRDefault="00974995" w:rsidP="0023040E">
            <w:pPr>
              <w:pStyle w:val="af3"/>
              <w:spacing w:before="60"/>
              <w:rPr>
                <w:rFonts w:ascii="微软雅黑" w:eastAsia="微软雅黑" w:hAnsi="微软雅黑"/>
                <w:color w:val="1F497D"/>
                <w:lang w:val="da-DK"/>
              </w:rPr>
            </w:pPr>
          </w:p>
        </w:tc>
      </w:tr>
    </w:tbl>
    <w:p w14:paraId="48A50A23" w14:textId="77777777" w:rsidR="00974995" w:rsidRPr="005C5A6D" w:rsidRDefault="00974995" w:rsidP="00974995">
      <w:pPr>
        <w:rPr>
          <w:rFonts w:ascii="微软雅黑" w:eastAsia="微软雅黑" w:hAnsi="微软雅黑"/>
          <w:sz w:val="21"/>
          <w:szCs w:val="21"/>
          <w:lang w:eastAsia="zh-CN"/>
        </w:rPr>
      </w:pPr>
    </w:p>
    <w:p w14:paraId="7E82B861" w14:textId="77777777" w:rsidR="00974995" w:rsidRPr="00966901" w:rsidRDefault="00974995" w:rsidP="00974995">
      <w:pPr>
        <w:rPr>
          <w:rFonts w:ascii="微软雅黑" w:eastAsia="微软雅黑" w:hAnsi="微软雅黑"/>
          <w:color w:val="C00000"/>
          <w:sz w:val="21"/>
          <w:szCs w:val="21"/>
          <w:lang w:eastAsia="zh-CN"/>
        </w:rPr>
      </w:pPr>
      <w:r w:rsidRPr="00966901">
        <w:rPr>
          <w:rFonts w:ascii="微软雅黑" w:eastAsia="微软雅黑" w:hAnsi="微软雅黑" w:hint="eastAsia"/>
          <w:color w:val="C00000"/>
          <w:sz w:val="21"/>
          <w:szCs w:val="21"/>
          <w:lang w:eastAsia="zh-CN"/>
        </w:rPr>
        <w:t>审批状态清单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2080"/>
        <w:gridCol w:w="6395"/>
      </w:tblGrid>
      <w:tr w:rsidR="00974995" w:rsidRPr="00966901" w14:paraId="18EEA2B1" w14:textId="77777777" w:rsidTr="0023040E">
        <w:tc>
          <w:tcPr>
            <w:tcW w:w="1147" w:type="dxa"/>
            <w:shd w:val="clear" w:color="auto" w:fill="BFBFBF"/>
          </w:tcPr>
          <w:p w14:paraId="77E84F01" w14:textId="77777777" w:rsidR="00974995" w:rsidRPr="00966901" w:rsidRDefault="00974995" w:rsidP="0023040E">
            <w:pPr>
              <w:spacing w:before="60"/>
              <w:rPr>
                <w:rFonts w:ascii="微软雅黑" w:eastAsia="微软雅黑" w:hAnsi="微软雅黑"/>
                <w:color w:val="C00000"/>
                <w:sz w:val="21"/>
                <w:szCs w:val="21"/>
                <w:lang w:eastAsia="zh-CN"/>
              </w:rPr>
            </w:pPr>
            <w:r w:rsidRPr="00966901">
              <w:rPr>
                <w:rFonts w:ascii="微软雅黑" w:eastAsia="微软雅黑" w:hAnsi="微软雅黑" w:hint="eastAsia"/>
                <w:color w:val="C00000"/>
                <w:sz w:val="21"/>
                <w:szCs w:val="21"/>
                <w:lang w:eastAsia="zh-CN"/>
              </w:rPr>
              <w:t>状态名称</w:t>
            </w:r>
          </w:p>
        </w:tc>
        <w:tc>
          <w:tcPr>
            <w:tcW w:w="2080" w:type="dxa"/>
            <w:shd w:val="clear" w:color="auto" w:fill="BFBFBF"/>
          </w:tcPr>
          <w:p w14:paraId="262BDD9D" w14:textId="77777777" w:rsidR="00974995" w:rsidRPr="00966901" w:rsidRDefault="00974995" w:rsidP="0023040E">
            <w:pPr>
              <w:spacing w:before="60"/>
              <w:rPr>
                <w:rFonts w:ascii="微软雅黑" w:eastAsia="微软雅黑" w:hAnsi="微软雅黑"/>
                <w:color w:val="C00000"/>
                <w:sz w:val="21"/>
                <w:szCs w:val="21"/>
                <w:lang w:eastAsia="zh-CN"/>
              </w:rPr>
            </w:pPr>
            <w:r>
              <w:rPr>
                <w:rFonts w:ascii="微软雅黑" w:eastAsia="微软雅黑" w:hAnsi="微软雅黑" w:hint="eastAsia"/>
                <w:color w:val="C00000"/>
                <w:sz w:val="21"/>
                <w:szCs w:val="21"/>
                <w:lang w:eastAsia="zh-CN"/>
              </w:rPr>
              <w:t>原状态</w:t>
            </w:r>
          </w:p>
        </w:tc>
        <w:tc>
          <w:tcPr>
            <w:tcW w:w="6395" w:type="dxa"/>
            <w:shd w:val="clear" w:color="auto" w:fill="BFBFBF"/>
          </w:tcPr>
          <w:p w14:paraId="7BE19A70" w14:textId="77777777" w:rsidR="00974995" w:rsidRPr="00966901" w:rsidRDefault="00974995" w:rsidP="0023040E">
            <w:pPr>
              <w:spacing w:before="60"/>
              <w:rPr>
                <w:rFonts w:ascii="微软雅黑" w:eastAsia="微软雅黑" w:hAnsi="微软雅黑"/>
                <w:color w:val="C00000"/>
                <w:sz w:val="21"/>
                <w:szCs w:val="21"/>
                <w:lang w:eastAsia="zh-CN"/>
              </w:rPr>
            </w:pPr>
            <w:r w:rsidRPr="00966901">
              <w:rPr>
                <w:rFonts w:ascii="微软雅黑" w:eastAsia="微软雅黑" w:hAnsi="微软雅黑" w:hint="eastAsia"/>
                <w:color w:val="C00000"/>
                <w:sz w:val="21"/>
                <w:szCs w:val="21"/>
                <w:lang w:eastAsia="zh-CN"/>
              </w:rPr>
              <w:t>状态说明</w:t>
            </w:r>
          </w:p>
        </w:tc>
      </w:tr>
      <w:tr w:rsidR="00974995" w:rsidRPr="00966901" w14:paraId="59FCE2A7" w14:textId="77777777" w:rsidTr="0023040E">
        <w:tc>
          <w:tcPr>
            <w:tcW w:w="1147" w:type="dxa"/>
            <w:shd w:val="clear" w:color="auto" w:fill="auto"/>
          </w:tcPr>
          <w:p w14:paraId="15E41846" w14:textId="77777777" w:rsidR="00974995" w:rsidRPr="00966901" w:rsidRDefault="00974995" w:rsidP="0023040E">
            <w:pPr>
              <w:spacing w:before="60"/>
              <w:rPr>
                <w:rFonts w:ascii="微软雅黑" w:eastAsia="微软雅黑" w:hAnsi="微软雅黑"/>
                <w:color w:val="C00000"/>
                <w:sz w:val="21"/>
                <w:szCs w:val="21"/>
                <w:lang w:eastAsia="zh-CN"/>
              </w:rPr>
            </w:pPr>
            <w:r>
              <w:rPr>
                <w:rFonts w:ascii="微软雅黑" w:eastAsia="微软雅黑" w:hAnsi="微软雅黑" w:hint="eastAsia"/>
                <w:color w:val="C00000"/>
                <w:sz w:val="21"/>
                <w:szCs w:val="21"/>
                <w:lang w:eastAsia="zh-CN"/>
              </w:rPr>
              <w:t>待审批</w:t>
            </w:r>
          </w:p>
        </w:tc>
        <w:tc>
          <w:tcPr>
            <w:tcW w:w="2080" w:type="dxa"/>
          </w:tcPr>
          <w:p w14:paraId="6A840334" w14:textId="77777777" w:rsidR="00974995" w:rsidRDefault="00974995" w:rsidP="0023040E">
            <w:pPr>
              <w:spacing w:before="60"/>
              <w:rPr>
                <w:rFonts w:ascii="微软雅黑" w:eastAsia="微软雅黑" w:hAnsi="微软雅黑"/>
                <w:color w:val="C00000"/>
                <w:sz w:val="21"/>
                <w:szCs w:val="21"/>
                <w:lang w:eastAsia="zh-CN"/>
              </w:rPr>
            </w:pPr>
            <w:r>
              <w:rPr>
                <w:rFonts w:ascii="微软雅黑" w:eastAsia="微软雅黑" w:hAnsi="微软雅黑" w:hint="eastAsia"/>
                <w:color w:val="C00000"/>
                <w:sz w:val="21"/>
                <w:szCs w:val="21"/>
                <w:lang w:eastAsia="zh-CN"/>
              </w:rPr>
              <w:t>N/A</w:t>
            </w:r>
          </w:p>
        </w:tc>
        <w:tc>
          <w:tcPr>
            <w:tcW w:w="6395" w:type="dxa"/>
            <w:shd w:val="clear" w:color="auto" w:fill="auto"/>
          </w:tcPr>
          <w:p w14:paraId="657BD08F" w14:textId="77777777" w:rsidR="00974995" w:rsidRPr="00966901" w:rsidRDefault="00974995" w:rsidP="0023040E">
            <w:pPr>
              <w:spacing w:before="60"/>
              <w:rPr>
                <w:rFonts w:ascii="微软雅黑" w:eastAsia="微软雅黑" w:hAnsi="微软雅黑"/>
                <w:color w:val="C00000"/>
                <w:sz w:val="21"/>
                <w:szCs w:val="21"/>
                <w:lang w:eastAsia="zh-CN"/>
              </w:rPr>
            </w:pPr>
            <w:r>
              <w:rPr>
                <w:rFonts w:ascii="微软雅黑" w:eastAsia="微软雅黑" w:hAnsi="微软雅黑" w:hint="eastAsia"/>
                <w:color w:val="C00000"/>
                <w:sz w:val="21"/>
                <w:szCs w:val="21"/>
                <w:lang w:eastAsia="zh-CN"/>
              </w:rPr>
              <w:t>初始化未开始审批流</w:t>
            </w:r>
          </w:p>
        </w:tc>
      </w:tr>
      <w:tr w:rsidR="00974995" w:rsidRPr="00966901" w14:paraId="61ECBD1D" w14:textId="77777777" w:rsidTr="0023040E">
        <w:tc>
          <w:tcPr>
            <w:tcW w:w="1147" w:type="dxa"/>
            <w:shd w:val="clear" w:color="auto" w:fill="auto"/>
          </w:tcPr>
          <w:p w14:paraId="558FFF4D" w14:textId="77777777" w:rsidR="00974995" w:rsidRPr="00966901" w:rsidRDefault="00974995" w:rsidP="0023040E">
            <w:pPr>
              <w:spacing w:before="60"/>
              <w:rPr>
                <w:rFonts w:ascii="微软雅黑" w:eastAsia="微软雅黑" w:hAnsi="微软雅黑"/>
                <w:color w:val="C00000"/>
                <w:sz w:val="21"/>
                <w:szCs w:val="21"/>
                <w:lang w:eastAsia="zh-CN"/>
              </w:rPr>
            </w:pPr>
            <w:r>
              <w:rPr>
                <w:rFonts w:ascii="微软雅黑" w:eastAsia="微软雅黑" w:hAnsi="微软雅黑" w:hint="eastAsia"/>
                <w:color w:val="C00000"/>
                <w:sz w:val="21"/>
                <w:szCs w:val="21"/>
                <w:lang w:eastAsia="zh-CN"/>
              </w:rPr>
              <w:t>审批</w:t>
            </w:r>
            <w:r w:rsidRPr="00966901">
              <w:rPr>
                <w:rFonts w:ascii="微软雅黑" w:eastAsia="微软雅黑" w:hAnsi="微软雅黑" w:hint="eastAsia"/>
                <w:color w:val="C00000"/>
                <w:sz w:val="21"/>
                <w:szCs w:val="21"/>
                <w:lang w:eastAsia="zh-CN"/>
              </w:rPr>
              <w:t>完成</w:t>
            </w:r>
          </w:p>
        </w:tc>
        <w:tc>
          <w:tcPr>
            <w:tcW w:w="2080" w:type="dxa"/>
          </w:tcPr>
          <w:p w14:paraId="104216A0" w14:textId="77777777" w:rsidR="00974995" w:rsidRPr="00966901" w:rsidRDefault="00974995" w:rsidP="0023040E">
            <w:pPr>
              <w:spacing w:before="60"/>
              <w:rPr>
                <w:rFonts w:ascii="微软雅黑" w:eastAsia="微软雅黑" w:hAnsi="微软雅黑"/>
                <w:color w:val="C00000"/>
                <w:sz w:val="21"/>
                <w:szCs w:val="21"/>
                <w:lang w:eastAsia="zh-CN"/>
              </w:rPr>
            </w:pPr>
            <w:r>
              <w:rPr>
                <w:rFonts w:ascii="微软雅黑" w:eastAsia="微软雅黑" w:hAnsi="微软雅黑" w:hint="eastAsia"/>
                <w:color w:val="C00000"/>
                <w:sz w:val="21"/>
                <w:szCs w:val="21"/>
                <w:lang w:eastAsia="zh-CN"/>
              </w:rPr>
              <w:t>完成</w:t>
            </w:r>
          </w:p>
        </w:tc>
        <w:tc>
          <w:tcPr>
            <w:tcW w:w="6395" w:type="dxa"/>
            <w:shd w:val="clear" w:color="auto" w:fill="auto"/>
          </w:tcPr>
          <w:p w14:paraId="526AAFF2" w14:textId="77777777" w:rsidR="00974995" w:rsidRPr="00966901" w:rsidRDefault="00974995" w:rsidP="0023040E">
            <w:pPr>
              <w:spacing w:before="60"/>
              <w:rPr>
                <w:rFonts w:ascii="微软雅黑" w:eastAsia="微软雅黑" w:hAnsi="微软雅黑"/>
                <w:color w:val="C00000"/>
                <w:sz w:val="21"/>
                <w:szCs w:val="21"/>
                <w:lang w:eastAsia="zh-CN"/>
              </w:rPr>
            </w:pPr>
            <w:r w:rsidRPr="00966901">
              <w:rPr>
                <w:rFonts w:ascii="微软雅黑" w:eastAsia="微软雅黑" w:hAnsi="微软雅黑" w:hint="eastAsia"/>
                <w:color w:val="C00000"/>
                <w:sz w:val="21"/>
                <w:szCs w:val="21"/>
                <w:lang w:eastAsia="zh-CN"/>
              </w:rPr>
              <w:t>已经全部审批通过</w:t>
            </w:r>
          </w:p>
        </w:tc>
      </w:tr>
      <w:tr w:rsidR="00974995" w:rsidRPr="00966901" w14:paraId="23F91327" w14:textId="77777777" w:rsidTr="0023040E">
        <w:tc>
          <w:tcPr>
            <w:tcW w:w="1147" w:type="dxa"/>
            <w:shd w:val="clear" w:color="auto" w:fill="auto"/>
          </w:tcPr>
          <w:p w14:paraId="521FF872" w14:textId="77777777" w:rsidR="00974995" w:rsidRPr="00966901" w:rsidRDefault="00974995" w:rsidP="0023040E">
            <w:pPr>
              <w:spacing w:before="60"/>
              <w:rPr>
                <w:rFonts w:ascii="微软雅黑" w:eastAsia="微软雅黑" w:hAnsi="微软雅黑"/>
                <w:color w:val="C00000"/>
                <w:sz w:val="21"/>
                <w:szCs w:val="21"/>
                <w:lang w:eastAsia="zh-CN"/>
              </w:rPr>
            </w:pPr>
            <w:r w:rsidRPr="00966901">
              <w:rPr>
                <w:rFonts w:ascii="微软雅黑" w:eastAsia="微软雅黑" w:hAnsi="微软雅黑" w:hint="eastAsia"/>
                <w:color w:val="C00000"/>
                <w:sz w:val="21"/>
                <w:szCs w:val="21"/>
                <w:lang w:eastAsia="zh-CN"/>
              </w:rPr>
              <w:t>审批中</w:t>
            </w:r>
          </w:p>
        </w:tc>
        <w:tc>
          <w:tcPr>
            <w:tcW w:w="2080" w:type="dxa"/>
          </w:tcPr>
          <w:p w14:paraId="2F8B115F" w14:textId="77777777" w:rsidR="00974995" w:rsidRPr="00966901" w:rsidRDefault="00974995" w:rsidP="0023040E">
            <w:pPr>
              <w:spacing w:before="60"/>
              <w:rPr>
                <w:rFonts w:ascii="微软雅黑" w:eastAsia="微软雅黑" w:hAnsi="微软雅黑"/>
                <w:color w:val="C00000"/>
                <w:sz w:val="21"/>
                <w:szCs w:val="21"/>
                <w:lang w:eastAsia="zh-CN"/>
              </w:rPr>
            </w:pPr>
            <w:r>
              <w:rPr>
                <w:rFonts w:ascii="微软雅黑" w:eastAsia="微软雅黑" w:hAnsi="微软雅黑" w:hint="eastAsia"/>
                <w:color w:val="C00000"/>
                <w:sz w:val="21"/>
                <w:szCs w:val="21"/>
                <w:lang w:eastAsia="zh-CN"/>
              </w:rPr>
              <w:t>审批中</w:t>
            </w:r>
          </w:p>
        </w:tc>
        <w:tc>
          <w:tcPr>
            <w:tcW w:w="6395" w:type="dxa"/>
            <w:shd w:val="clear" w:color="auto" w:fill="auto"/>
          </w:tcPr>
          <w:p w14:paraId="052628D4" w14:textId="77777777" w:rsidR="00974995" w:rsidRPr="00966901" w:rsidRDefault="00974995" w:rsidP="0023040E">
            <w:pPr>
              <w:spacing w:before="60"/>
              <w:rPr>
                <w:rFonts w:ascii="微软雅黑" w:eastAsia="微软雅黑" w:hAnsi="微软雅黑"/>
                <w:color w:val="C00000"/>
                <w:sz w:val="21"/>
                <w:szCs w:val="21"/>
                <w:lang w:eastAsia="zh-CN"/>
              </w:rPr>
            </w:pPr>
            <w:r w:rsidRPr="00966901">
              <w:rPr>
                <w:rFonts w:ascii="微软雅黑" w:eastAsia="微软雅黑" w:hAnsi="微软雅黑" w:hint="eastAsia"/>
                <w:color w:val="C00000"/>
                <w:sz w:val="21"/>
                <w:szCs w:val="21"/>
                <w:lang w:eastAsia="zh-CN"/>
              </w:rPr>
              <w:t>流程正停留在某个节点, 等待审批, 在查询结果上显示出当前节点岗位, 如</w:t>
            </w:r>
            <w:r w:rsidRPr="00966901">
              <w:rPr>
                <w:rFonts w:ascii="微软雅黑" w:eastAsia="微软雅黑" w:hAnsi="微软雅黑"/>
                <w:color w:val="C00000"/>
                <w:sz w:val="21"/>
                <w:szCs w:val="21"/>
                <w:lang w:eastAsia="zh-CN"/>
              </w:rPr>
              <w:t>”</w:t>
            </w:r>
            <w:r w:rsidRPr="00966901">
              <w:rPr>
                <w:rFonts w:ascii="微软雅黑" w:eastAsia="微软雅黑" w:hAnsi="微软雅黑" w:hint="eastAsia"/>
                <w:color w:val="C00000"/>
                <w:sz w:val="21"/>
                <w:szCs w:val="21"/>
                <w:lang w:eastAsia="zh-CN"/>
              </w:rPr>
              <w:t xml:space="preserve">审批中 </w:t>
            </w:r>
            <w:r w:rsidRPr="00966901">
              <w:rPr>
                <w:rFonts w:ascii="微软雅黑" w:eastAsia="微软雅黑" w:hAnsi="微软雅黑"/>
                <w:color w:val="C00000"/>
                <w:sz w:val="21"/>
                <w:szCs w:val="21"/>
                <w:lang w:eastAsia="zh-CN"/>
              </w:rPr>
              <w:t>–</w:t>
            </w:r>
            <w:r w:rsidRPr="00966901">
              <w:rPr>
                <w:rFonts w:ascii="微软雅黑" w:eastAsia="微软雅黑" w:hAnsi="微软雅黑" w:hint="eastAsia"/>
                <w:color w:val="C00000"/>
                <w:sz w:val="21"/>
                <w:szCs w:val="21"/>
                <w:lang w:eastAsia="zh-CN"/>
              </w:rPr>
              <w:t xml:space="preserve"> 财务总监</w:t>
            </w:r>
            <w:r w:rsidRPr="00966901">
              <w:rPr>
                <w:rFonts w:ascii="微软雅黑" w:eastAsia="微软雅黑" w:hAnsi="微软雅黑"/>
                <w:color w:val="C00000"/>
                <w:sz w:val="21"/>
                <w:szCs w:val="21"/>
                <w:lang w:eastAsia="zh-CN"/>
              </w:rPr>
              <w:t>”</w:t>
            </w:r>
          </w:p>
        </w:tc>
      </w:tr>
    </w:tbl>
    <w:p w14:paraId="2560733F" w14:textId="77777777" w:rsidR="00974995" w:rsidRDefault="00627BC6" w:rsidP="00974995">
      <w:pPr>
        <w:rPr>
          <w:noProof/>
          <w:lang w:eastAsia="zh-CN"/>
        </w:rPr>
      </w:pPr>
      <w:r>
        <w:rPr>
          <w:noProof/>
        </w:rPr>
        <w:lastRenderedPageBreak/>
        <w:pict w14:anchorId="273462D9">
          <v:shape id="_x0000_i1085" type="#_x0000_t75" style="width:90.25pt;height:89.3pt;visibility:visible">
            <v:imagedata r:id="rId76" o:title=""/>
          </v:shape>
        </w:pict>
      </w:r>
    </w:p>
    <w:p w14:paraId="0031F495" w14:textId="77777777" w:rsidR="00974995" w:rsidRDefault="00974995" w:rsidP="00974995">
      <w:pPr>
        <w:rPr>
          <w:noProof/>
          <w:lang w:eastAsia="zh-CN"/>
        </w:rPr>
      </w:pPr>
    </w:p>
    <w:p w14:paraId="1780B08D" w14:textId="77777777" w:rsidR="00974995" w:rsidRPr="008374BD" w:rsidRDefault="00974995" w:rsidP="00974995">
      <w:pPr>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处置进展状态清单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127"/>
        <w:gridCol w:w="5686"/>
      </w:tblGrid>
      <w:tr w:rsidR="00974995" w:rsidRPr="008374BD" w14:paraId="2D01D419" w14:textId="77777777" w:rsidTr="0023040E">
        <w:tc>
          <w:tcPr>
            <w:tcW w:w="1809" w:type="dxa"/>
            <w:shd w:val="clear" w:color="auto" w:fill="BFBFBF"/>
          </w:tcPr>
          <w:p w14:paraId="3F01E272" w14:textId="77777777" w:rsidR="00974995" w:rsidRPr="008374BD"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状态名称</w:t>
            </w:r>
          </w:p>
        </w:tc>
        <w:tc>
          <w:tcPr>
            <w:tcW w:w="2127" w:type="dxa"/>
            <w:shd w:val="clear" w:color="auto" w:fill="BFBFBF"/>
          </w:tcPr>
          <w:p w14:paraId="465913B9" w14:textId="77777777" w:rsidR="00974995" w:rsidRPr="008374BD" w:rsidRDefault="00974995" w:rsidP="0023040E">
            <w:pPr>
              <w:spacing w:before="60"/>
              <w:rPr>
                <w:rFonts w:ascii="微软雅黑" w:eastAsia="微软雅黑" w:hAnsi="微软雅黑"/>
                <w:color w:val="C00000"/>
                <w:sz w:val="21"/>
                <w:szCs w:val="21"/>
                <w:lang w:eastAsia="zh-CN"/>
              </w:rPr>
            </w:pPr>
            <w:r>
              <w:rPr>
                <w:rFonts w:ascii="微软雅黑" w:eastAsia="微软雅黑" w:hAnsi="微软雅黑" w:hint="eastAsia"/>
                <w:color w:val="C00000"/>
                <w:sz w:val="21"/>
                <w:szCs w:val="21"/>
                <w:lang w:eastAsia="zh-CN"/>
              </w:rPr>
              <w:t>原</w:t>
            </w:r>
            <w:r w:rsidRPr="008374BD">
              <w:rPr>
                <w:rFonts w:ascii="微软雅黑" w:eastAsia="微软雅黑" w:hAnsi="微软雅黑" w:hint="eastAsia"/>
                <w:color w:val="C00000"/>
                <w:sz w:val="21"/>
                <w:szCs w:val="21"/>
                <w:lang w:eastAsia="zh-CN"/>
              </w:rPr>
              <w:t>状态</w:t>
            </w:r>
          </w:p>
        </w:tc>
        <w:tc>
          <w:tcPr>
            <w:tcW w:w="5686" w:type="dxa"/>
            <w:shd w:val="clear" w:color="auto" w:fill="BFBFBF"/>
          </w:tcPr>
          <w:p w14:paraId="62568A3B" w14:textId="77777777" w:rsidR="00974995" w:rsidRPr="008374BD"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状态说明</w:t>
            </w:r>
          </w:p>
        </w:tc>
      </w:tr>
      <w:tr w:rsidR="00974995" w:rsidRPr="008374BD" w14:paraId="7F7C35E7" w14:textId="77777777" w:rsidTr="0023040E">
        <w:tc>
          <w:tcPr>
            <w:tcW w:w="1809" w:type="dxa"/>
            <w:shd w:val="clear" w:color="auto" w:fill="auto"/>
          </w:tcPr>
          <w:p w14:paraId="3A3294AE" w14:textId="77777777" w:rsidR="00974995" w:rsidRPr="008374BD" w:rsidRDefault="00974995" w:rsidP="0023040E">
            <w:pPr>
              <w:spacing w:before="60"/>
              <w:rPr>
                <w:rFonts w:ascii="微软雅黑" w:eastAsia="微软雅黑" w:hAnsi="微软雅黑"/>
                <w:color w:val="C00000"/>
                <w:sz w:val="21"/>
                <w:szCs w:val="21"/>
                <w:lang w:eastAsia="zh-CN"/>
              </w:rPr>
            </w:pPr>
            <w:r>
              <w:rPr>
                <w:rFonts w:ascii="微软雅黑" w:eastAsia="微软雅黑" w:hAnsi="微软雅黑" w:hint="eastAsia"/>
                <w:color w:val="C00000"/>
                <w:sz w:val="21"/>
                <w:szCs w:val="21"/>
                <w:lang w:eastAsia="zh-CN"/>
              </w:rPr>
              <w:t>待处置</w:t>
            </w:r>
          </w:p>
        </w:tc>
        <w:tc>
          <w:tcPr>
            <w:tcW w:w="2127" w:type="dxa"/>
          </w:tcPr>
          <w:p w14:paraId="417EA9A2" w14:textId="77777777" w:rsidR="00974995" w:rsidRPr="008374BD"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N/A</w:t>
            </w:r>
          </w:p>
        </w:tc>
        <w:tc>
          <w:tcPr>
            <w:tcW w:w="5686" w:type="dxa"/>
            <w:shd w:val="clear" w:color="auto" w:fill="auto"/>
          </w:tcPr>
          <w:p w14:paraId="333E7E33" w14:textId="77777777" w:rsidR="00974995" w:rsidRPr="008374BD"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尚未进入处置环节;</w:t>
            </w:r>
          </w:p>
        </w:tc>
      </w:tr>
      <w:tr w:rsidR="00974995" w:rsidRPr="008374BD" w14:paraId="69B42749" w14:textId="77777777" w:rsidTr="0023040E">
        <w:tc>
          <w:tcPr>
            <w:tcW w:w="1809" w:type="dxa"/>
            <w:shd w:val="clear" w:color="auto" w:fill="auto"/>
          </w:tcPr>
          <w:p w14:paraId="5B2CD4C7" w14:textId="77777777" w:rsidR="00974995" w:rsidRPr="008374BD"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待</w:t>
            </w:r>
            <w:r>
              <w:rPr>
                <w:rFonts w:ascii="微软雅黑" w:eastAsia="微软雅黑" w:hAnsi="微软雅黑" w:hint="eastAsia"/>
                <w:color w:val="C00000"/>
                <w:sz w:val="21"/>
                <w:szCs w:val="21"/>
                <w:lang w:eastAsia="zh-CN"/>
              </w:rPr>
              <w:t>系统</w:t>
            </w:r>
            <w:r w:rsidRPr="008374BD">
              <w:rPr>
                <w:rFonts w:ascii="微软雅黑" w:eastAsia="微软雅黑" w:hAnsi="微软雅黑" w:hint="eastAsia"/>
                <w:color w:val="C00000"/>
                <w:sz w:val="21"/>
                <w:szCs w:val="21"/>
                <w:lang w:eastAsia="zh-CN"/>
              </w:rPr>
              <w:t>处理</w:t>
            </w:r>
          </w:p>
        </w:tc>
        <w:tc>
          <w:tcPr>
            <w:tcW w:w="2127" w:type="dxa"/>
          </w:tcPr>
          <w:p w14:paraId="61EBCBDB" w14:textId="77777777" w:rsidR="00974995"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推至WMS接口</w:t>
            </w:r>
          </w:p>
          <w:p w14:paraId="2DF86A2D" w14:textId="77777777" w:rsidR="00974995" w:rsidRPr="008374BD"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推至</w:t>
            </w:r>
            <w:r>
              <w:rPr>
                <w:rFonts w:ascii="微软雅黑" w:eastAsia="微软雅黑" w:hAnsi="微软雅黑" w:hint="eastAsia"/>
                <w:color w:val="C00000"/>
                <w:sz w:val="21"/>
                <w:szCs w:val="21"/>
                <w:lang w:eastAsia="zh-CN"/>
              </w:rPr>
              <w:t>PMS</w:t>
            </w:r>
            <w:r w:rsidRPr="008374BD">
              <w:rPr>
                <w:rFonts w:ascii="微软雅黑" w:eastAsia="微软雅黑" w:hAnsi="微软雅黑" w:hint="eastAsia"/>
                <w:color w:val="C00000"/>
                <w:sz w:val="21"/>
                <w:szCs w:val="21"/>
                <w:lang w:eastAsia="zh-CN"/>
              </w:rPr>
              <w:t>接口</w:t>
            </w:r>
          </w:p>
        </w:tc>
        <w:tc>
          <w:tcPr>
            <w:tcW w:w="5686" w:type="dxa"/>
            <w:shd w:val="clear" w:color="auto" w:fill="auto"/>
          </w:tcPr>
          <w:p w14:paraId="2E0DFD1E" w14:textId="77777777" w:rsidR="00974995" w:rsidRPr="008374BD"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已经完成审批, 等待系统程序将数据推至WMS接口, PMS接口或者Portal接口(含PMS推送失败的状态);</w:t>
            </w:r>
          </w:p>
        </w:tc>
      </w:tr>
      <w:tr w:rsidR="00974995" w:rsidRPr="008374BD" w14:paraId="6FF75B00" w14:textId="77777777" w:rsidTr="0023040E">
        <w:tc>
          <w:tcPr>
            <w:tcW w:w="1809" w:type="dxa"/>
            <w:shd w:val="clear" w:color="auto" w:fill="auto"/>
          </w:tcPr>
          <w:p w14:paraId="3F540EFC" w14:textId="77777777" w:rsidR="00974995" w:rsidRPr="008374BD"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仓库正在处理</w:t>
            </w:r>
          </w:p>
        </w:tc>
        <w:tc>
          <w:tcPr>
            <w:tcW w:w="2127" w:type="dxa"/>
          </w:tcPr>
          <w:p w14:paraId="16CFAFDE" w14:textId="77777777" w:rsidR="00974995"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WMS接口完成</w:t>
            </w:r>
          </w:p>
          <w:p w14:paraId="389A94B7" w14:textId="77777777" w:rsidR="00974995" w:rsidRPr="008374BD" w:rsidRDefault="00974995" w:rsidP="0023040E">
            <w:pPr>
              <w:spacing w:before="60"/>
              <w:rPr>
                <w:rFonts w:ascii="微软雅黑" w:eastAsia="微软雅黑" w:hAnsi="微软雅黑"/>
                <w:color w:val="C00000"/>
                <w:sz w:val="21"/>
                <w:szCs w:val="21"/>
                <w:lang w:eastAsia="zh-CN"/>
              </w:rPr>
            </w:pPr>
            <w:r>
              <w:rPr>
                <w:rFonts w:ascii="微软雅黑" w:eastAsia="微软雅黑" w:hAnsi="微软雅黑" w:hint="eastAsia"/>
                <w:color w:val="C00000"/>
                <w:sz w:val="21"/>
                <w:szCs w:val="21"/>
                <w:lang w:eastAsia="zh-CN"/>
              </w:rPr>
              <w:t>PMS</w:t>
            </w:r>
            <w:r w:rsidRPr="008374BD">
              <w:rPr>
                <w:rFonts w:ascii="微软雅黑" w:eastAsia="微软雅黑" w:hAnsi="微软雅黑" w:hint="eastAsia"/>
                <w:color w:val="C00000"/>
                <w:sz w:val="21"/>
                <w:szCs w:val="21"/>
                <w:lang w:eastAsia="zh-CN"/>
              </w:rPr>
              <w:t>接口</w:t>
            </w:r>
            <w:r>
              <w:rPr>
                <w:rFonts w:ascii="微软雅黑" w:eastAsia="微软雅黑" w:hAnsi="微软雅黑" w:hint="eastAsia"/>
                <w:color w:val="C00000"/>
                <w:sz w:val="21"/>
                <w:szCs w:val="21"/>
                <w:lang w:eastAsia="zh-CN"/>
              </w:rPr>
              <w:t>完成</w:t>
            </w:r>
          </w:p>
        </w:tc>
        <w:tc>
          <w:tcPr>
            <w:tcW w:w="5686" w:type="dxa"/>
            <w:shd w:val="clear" w:color="auto" w:fill="auto"/>
          </w:tcPr>
          <w:p w14:paraId="1D480BBF" w14:textId="77777777" w:rsidR="00974995" w:rsidRPr="008374BD"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 xml:space="preserve">已经完成审批, 且成功推送至WMS接口, PMS接口或者Portal接口 </w:t>
            </w:r>
          </w:p>
        </w:tc>
      </w:tr>
      <w:tr w:rsidR="00974995" w:rsidRPr="008374BD" w14:paraId="15F79204" w14:textId="77777777" w:rsidTr="0023040E">
        <w:tc>
          <w:tcPr>
            <w:tcW w:w="1809" w:type="dxa"/>
            <w:shd w:val="clear" w:color="auto" w:fill="auto"/>
          </w:tcPr>
          <w:p w14:paraId="7F6B0D2D" w14:textId="77777777" w:rsidR="00974995" w:rsidRPr="008374BD"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已完成</w:t>
            </w:r>
          </w:p>
        </w:tc>
        <w:tc>
          <w:tcPr>
            <w:tcW w:w="2127" w:type="dxa"/>
          </w:tcPr>
          <w:p w14:paraId="48E5730E" w14:textId="77777777" w:rsidR="00974995" w:rsidRPr="008374BD"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WMS回填成功</w:t>
            </w:r>
          </w:p>
        </w:tc>
        <w:tc>
          <w:tcPr>
            <w:tcW w:w="5686" w:type="dxa"/>
            <w:shd w:val="clear" w:color="auto" w:fill="auto"/>
          </w:tcPr>
          <w:p w14:paraId="257BB5BB" w14:textId="77777777" w:rsidR="00974995" w:rsidRPr="008374BD" w:rsidRDefault="00974995" w:rsidP="0023040E">
            <w:pPr>
              <w:spacing w:before="60"/>
              <w:rPr>
                <w:rFonts w:ascii="微软雅黑" w:eastAsia="微软雅黑" w:hAnsi="微软雅黑"/>
                <w:color w:val="C00000"/>
                <w:sz w:val="21"/>
                <w:szCs w:val="21"/>
                <w:lang w:eastAsia="zh-CN"/>
              </w:rPr>
            </w:pPr>
            <w:r w:rsidRPr="008374BD">
              <w:rPr>
                <w:rFonts w:ascii="微软雅黑" w:eastAsia="微软雅黑" w:hAnsi="微软雅黑" w:hint="eastAsia"/>
                <w:color w:val="C00000"/>
                <w:sz w:val="21"/>
                <w:szCs w:val="21"/>
                <w:lang w:eastAsia="zh-CN"/>
              </w:rPr>
              <w:t>本单据已经得到WMS/PMS实际处置反馈</w:t>
            </w:r>
          </w:p>
        </w:tc>
      </w:tr>
    </w:tbl>
    <w:p w14:paraId="55A95714" w14:textId="77777777" w:rsidR="00974995" w:rsidRDefault="00974995" w:rsidP="00E74CBF">
      <w:pPr>
        <w:rPr>
          <w:rFonts w:ascii="微软雅黑" w:eastAsia="微软雅黑" w:hAnsi="微软雅黑"/>
          <w:lang w:eastAsia="zh-CN"/>
        </w:rPr>
      </w:pPr>
    </w:p>
    <w:p w14:paraId="5C7E79DF" w14:textId="77777777" w:rsidR="00974995" w:rsidRPr="003E4349" w:rsidRDefault="00974995" w:rsidP="00974995">
      <w:pPr>
        <w:pStyle w:val="3"/>
        <w:rPr>
          <w:lang w:eastAsia="zh-CN"/>
        </w:rPr>
      </w:pPr>
      <w:r>
        <w:rPr>
          <w:rFonts w:hint="eastAsia"/>
          <w:lang w:val="en-GB" w:eastAsia="zh-CN"/>
        </w:rPr>
        <w:t>SR</w:t>
      </w:r>
      <w:r>
        <w:rPr>
          <w:lang w:val="en-GB" w:eastAsia="zh-CN"/>
        </w:rPr>
        <w:t xml:space="preserve">10-F05 </w:t>
      </w:r>
      <w:r>
        <w:rPr>
          <w:rFonts w:ascii="微软雅黑" w:eastAsia="微软雅黑" w:hAnsi="微软雅黑" w:hint="eastAsia"/>
          <w:lang w:eastAsia="zh-CN"/>
        </w:rPr>
        <w:t>WMS中的损溢和内采售卖业务</w:t>
      </w:r>
    </w:p>
    <w:p w14:paraId="7B165785" w14:textId="77777777" w:rsidR="00974995" w:rsidRDefault="00974995" w:rsidP="00E74CBF">
      <w:pPr>
        <w:rPr>
          <w:rFonts w:ascii="微软雅黑" w:eastAsia="微软雅黑" w:hAnsi="微软雅黑"/>
          <w:lang w:eastAsia="zh-CN"/>
        </w:rPr>
      </w:pPr>
    </w:p>
    <w:p w14:paraId="23287EA8" w14:textId="77777777" w:rsidR="00974995" w:rsidRPr="003E4349" w:rsidRDefault="00974995" w:rsidP="00974995">
      <w:pPr>
        <w:pStyle w:val="3"/>
        <w:rPr>
          <w:lang w:eastAsia="zh-CN"/>
        </w:rPr>
      </w:pPr>
      <w:r>
        <w:rPr>
          <w:rFonts w:hint="eastAsia"/>
          <w:lang w:val="en-GB" w:eastAsia="zh-CN"/>
        </w:rPr>
        <w:t>SR</w:t>
      </w:r>
      <w:r>
        <w:rPr>
          <w:lang w:val="en-GB" w:eastAsia="zh-CN"/>
        </w:rPr>
        <w:t xml:space="preserve">10-F06 </w:t>
      </w:r>
      <w:r>
        <w:rPr>
          <w:rFonts w:ascii="微软雅黑" w:eastAsia="微软雅黑" w:hAnsi="微软雅黑" w:hint="eastAsia"/>
          <w:lang w:eastAsia="zh-CN"/>
        </w:rPr>
        <w:t>退货至供应商处理日志</w:t>
      </w:r>
    </w:p>
    <w:p w14:paraId="638FB7E3" w14:textId="77777777" w:rsidR="00974995" w:rsidRPr="007E5A32" w:rsidRDefault="00974995" w:rsidP="00974995">
      <w:pPr>
        <w:pStyle w:val="a7"/>
        <w:rPr>
          <w:rFonts w:ascii="微软雅黑" w:eastAsia="微软雅黑" w:hAnsi="微软雅黑"/>
          <w:color w:val="1F497D"/>
          <w:sz w:val="21"/>
          <w:szCs w:val="21"/>
          <w:lang w:eastAsia="zh-CN"/>
        </w:rPr>
      </w:pPr>
      <w:r w:rsidRPr="007E5A32">
        <w:rPr>
          <w:rFonts w:ascii="微软雅黑" w:eastAsia="微软雅黑" w:hAnsi="微软雅黑" w:hint="eastAsia"/>
          <w:color w:val="1F497D"/>
          <w:sz w:val="21"/>
          <w:szCs w:val="21"/>
          <w:lang w:eastAsia="zh-CN"/>
        </w:rPr>
        <w:t>采用</w:t>
      </w:r>
      <w:r w:rsidRPr="007E5A32">
        <w:rPr>
          <w:rFonts w:ascii="微软雅黑" w:eastAsia="微软雅黑" w:hAnsi="微软雅黑"/>
          <w:color w:val="1F497D"/>
          <w:sz w:val="21"/>
          <w:szCs w:val="21"/>
          <w:lang w:eastAsia="zh-CN"/>
        </w:rPr>
        <w:t>”</w:t>
      </w:r>
      <w:r w:rsidRPr="007E5A32">
        <w:rPr>
          <w:rFonts w:ascii="微软雅黑" w:eastAsia="微软雅黑" w:hAnsi="微软雅黑" w:hint="eastAsia"/>
          <w:color w:val="1F497D"/>
          <w:sz w:val="21"/>
          <w:szCs w:val="21"/>
          <w:lang w:eastAsia="zh-CN"/>
        </w:rPr>
        <w:t>退货至供应商</w:t>
      </w:r>
      <w:r w:rsidRPr="007E5A32">
        <w:rPr>
          <w:rFonts w:ascii="微软雅黑" w:eastAsia="微软雅黑" w:hAnsi="微软雅黑"/>
          <w:color w:val="1F497D"/>
          <w:sz w:val="21"/>
          <w:szCs w:val="21"/>
          <w:lang w:eastAsia="zh-CN"/>
        </w:rPr>
        <w:t>”</w:t>
      </w:r>
      <w:r w:rsidRPr="007E5A32">
        <w:rPr>
          <w:rFonts w:ascii="微软雅黑" w:eastAsia="微软雅黑" w:hAnsi="微软雅黑" w:hint="eastAsia"/>
          <w:color w:val="1F497D"/>
          <w:sz w:val="21"/>
          <w:szCs w:val="21"/>
          <w:lang w:eastAsia="zh-CN"/>
        </w:rPr>
        <w:t>方式处置的, 需要将PMS接口处置结果通过邮件通知的形式告知相关人等.</w:t>
      </w:r>
    </w:p>
    <w:p w14:paraId="1B8E7CE6" w14:textId="77777777" w:rsidR="00974995" w:rsidRPr="007E5A32" w:rsidRDefault="00974995" w:rsidP="00974995">
      <w:pPr>
        <w:pStyle w:val="af3"/>
        <w:rPr>
          <w:rStyle w:val="af5"/>
          <w:rFonts w:ascii="微软雅黑" w:eastAsia="微软雅黑" w:hAnsi="微软雅黑"/>
          <w:i w:val="0"/>
          <w:color w:val="1F497D"/>
        </w:rPr>
      </w:pPr>
      <w:r w:rsidRPr="007E5A32">
        <w:rPr>
          <w:rStyle w:val="af5"/>
          <w:rFonts w:ascii="微软雅黑" w:eastAsia="微软雅黑" w:hAnsi="微软雅黑" w:hint="eastAsia"/>
          <w:i w:val="0"/>
          <w:color w:val="1F497D"/>
        </w:rPr>
        <w:t>RTV订单生成成功邮件通知：</w:t>
      </w:r>
    </w:p>
    <w:p w14:paraId="445A3994" w14:textId="77777777" w:rsidR="00974995" w:rsidRPr="007E5A32" w:rsidRDefault="00974995" w:rsidP="00974995">
      <w:pPr>
        <w:pStyle w:val="af3"/>
        <w:rPr>
          <w:rFonts w:ascii="微软雅黑" w:eastAsia="微软雅黑" w:hAnsi="微软雅黑"/>
          <w:color w:val="1F497D"/>
          <w:lang w:val="da-DK"/>
        </w:rPr>
      </w:pPr>
      <w:r w:rsidRPr="007E5A32">
        <w:rPr>
          <w:rFonts w:ascii="微软雅黑" w:eastAsia="微软雅黑" w:hAnsi="微软雅黑" w:hint="eastAsia"/>
          <w:b/>
          <w:color w:val="1F497D"/>
          <w:lang w:val="da-DK"/>
        </w:rPr>
        <w:t>邮件主题</w:t>
      </w:r>
      <w:r w:rsidRPr="007E5A32">
        <w:rPr>
          <w:rFonts w:ascii="微软雅黑" w:eastAsia="微软雅黑" w:hAnsi="微软雅黑" w:hint="eastAsia"/>
          <w:color w:val="1F497D"/>
          <w:lang w:val="da-DK"/>
        </w:rPr>
        <w:t>：“损溢平台 自动生成RTV订单”+年/月/日</w:t>
      </w:r>
    </w:p>
    <w:p w14:paraId="545FBB2E" w14:textId="77777777" w:rsidR="00974995" w:rsidRPr="007E5A32" w:rsidRDefault="00974995" w:rsidP="00974995">
      <w:pPr>
        <w:pStyle w:val="af3"/>
        <w:rPr>
          <w:rFonts w:ascii="微软雅黑" w:eastAsia="微软雅黑" w:hAnsi="微软雅黑"/>
          <w:color w:val="1F497D"/>
          <w:lang w:val="da-DK"/>
        </w:rPr>
      </w:pPr>
      <w:r w:rsidRPr="007E5A32">
        <w:rPr>
          <w:rFonts w:ascii="微软雅黑" w:eastAsia="微软雅黑" w:hAnsi="微软雅黑" w:hint="eastAsia"/>
          <w:color w:val="1F497D"/>
          <w:lang w:val="da-DK"/>
        </w:rPr>
        <w:t>例如：</w:t>
      </w:r>
      <w:r w:rsidRPr="007E5A32">
        <w:rPr>
          <w:rFonts w:ascii="微软雅黑" w:eastAsia="微软雅黑" w:hAnsi="微软雅黑" w:hint="eastAsia"/>
          <w:color w:val="1F497D"/>
          <w:u w:val="single"/>
          <w:lang w:val="da-DK"/>
        </w:rPr>
        <w:t>损溢平台 自动生成RTV订单 2013/12/23</w:t>
      </w:r>
    </w:p>
    <w:p w14:paraId="779CBA6F" w14:textId="77777777" w:rsidR="00974995" w:rsidRPr="007E5A32" w:rsidRDefault="00974995" w:rsidP="00974995">
      <w:pPr>
        <w:pStyle w:val="af3"/>
        <w:rPr>
          <w:rFonts w:ascii="微软雅黑" w:eastAsia="微软雅黑" w:hAnsi="微软雅黑"/>
          <w:b/>
          <w:color w:val="1F497D"/>
          <w:lang w:val="da-DK"/>
        </w:rPr>
      </w:pPr>
      <w:r w:rsidRPr="007E5A32">
        <w:rPr>
          <w:rFonts w:ascii="微软雅黑" w:eastAsia="微软雅黑" w:hAnsi="微软雅黑" w:hint="eastAsia"/>
          <w:b/>
          <w:color w:val="1F497D"/>
          <w:lang w:val="da-DK"/>
        </w:rPr>
        <w:t>邮件正文：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4"/>
        <w:gridCol w:w="1364"/>
        <w:gridCol w:w="431"/>
        <w:gridCol w:w="432"/>
        <w:gridCol w:w="1118"/>
        <w:gridCol w:w="1114"/>
        <w:gridCol w:w="841"/>
        <w:gridCol w:w="568"/>
        <w:gridCol w:w="872"/>
        <w:gridCol w:w="568"/>
        <w:gridCol w:w="432"/>
        <w:gridCol w:w="297"/>
        <w:gridCol w:w="380"/>
        <w:gridCol w:w="705"/>
      </w:tblGrid>
      <w:tr w:rsidR="00974995" w:rsidRPr="007E5A32" w14:paraId="310858FC" w14:textId="77777777" w:rsidTr="0023040E">
        <w:tc>
          <w:tcPr>
            <w:tcW w:w="182" w:type="pct"/>
            <w:shd w:val="clear" w:color="auto" w:fill="BFBFBF"/>
          </w:tcPr>
          <w:p w14:paraId="52A935A6"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序号</w:t>
            </w:r>
          </w:p>
        </w:tc>
        <w:tc>
          <w:tcPr>
            <w:tcW w:w="628" w:type="pct"/>
            <w:shd w:val="clear" w:color="auto" w:fill="BFBFBF"/>
          </w:tcPr>
          <w:p w14:paraId="407C0EED"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损溢单号</w:t>
            </w:r>
          </w:p>
        </w:tc>
        <w:tc>
          <w:tcPr>
            <w:tcW w:w="255" w:type="pct"/>
            <w:shd w:val="clear" w:color="auto" w:fill="BFBFBF"/>
          </w:tcPr>
          <w:p w14:paraId="725569F8"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商家</w:t>
            </w:r>
          </w:p>
        </w:tc>
        <w:tc>
          <w:tcPr>
            <w:tcW w:w="255" w:type="pct"/>
            <w:shd w:val="clear" w:color="auto" w:fill="BFBFBF"/>
          </w:tcPr>
          <w:p w14:paraId="51CF410F"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责任部</w:t>
            </w:r>
            <w:r w:rsidRPr="007E5A32">
              <w:rPr>
                <w:rFonts w:ascii="微软雅黑" w:eastAsia="微软雅黑" w:hAnsi="微软雅黑" w:hint="eastAsia"/>
                <w:color w:val="1F497D"/>
                <w:lang w:val="da-DK"/>
              </w:rPr>
              <w:lastRenderedPageBreak/>
              <w:t>门</w:t>
            </w:r>
          </w:p>
        </w:tc>
        <w:tc>
          <w:tcPr>
            <w:tcW w:w="515" w:type="pct"/>
            <w:shd w:val="clear" w:color="auto" w:fill="BFBFBF"/>
          </w:tcPr>
          <w:p w14:paraId="16FFC0EE"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lastRenderedPageBreak/>
              <w:t>RTV编号</w:t>
            </w:r>
          </w:p>
        </w:tc>
        <w:tc>
          <w:tcPr>
            <w:tcW w:w="617" w:type="pct"/>
            <w:shd w:val="clear" w:color="auto" w:fill="BFBFBF"/>
          </w:tcPr>
          <w:p w14:paraId="6C993430"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供应商</w:t>
            </w:r>
          </w:p>
        </w:tc>
        <w:tc>
          <w:tcPr>
            <w:tcW w:w="472" w:type="pct"/>
            <w:shd w:val="clear" w:color="auto" w:fill="BFBFBF"/>
          </w:tcPr>
          <w:p w14:paraId="4C740B73"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预计取货</w:t>
            </w:r>
            <w:r w:rsidRPr="007E5A32">
              <w:rPr>
                <w:rFonts w:ascii="微软雅黑" w:eastAsia="微软雅黑" w:hAnsi="微软雅黑" w:hint="eastAsia"/>
                <w:color w:val="1F497D"/>
                <w:lang w:val="da-DK"/>
              </w:rPr>
              <w:lastRenderedPageBreak/>
              <w:t>日期</w:t>
            </w:r>
          </w:p>
        </w:tc>
        <w:tc>
          <w:tcPr>
            <w:tcW w:w="327" w:type="pct"/>
            <w:shd w:val="clear" w:color="auto" w:fill="BFBFBF"/>
          </w:tcPr>
          <w:p w14:paraId="1AE817EA"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lastRenderedPageBreak/>
              <w:t>产品品</w:t>
            </w:r>
            <w:r w:rsidRPr="007E5A32">
              <w:rPr>
                <w:rFonts w:ascii="微软雅黑" w:eastAsia="微软雅黑" w:hAnsi="微软雅黑" w:hint="eastAsia"/>
                <w:color w:val="1F497D"/>
                <w:lang w:val="da-DK"/>
              </w:rPr>
              <w:lastRenderedPageBreak/>
              <w:t>类</w:t>
            </w:r>
          </w:p>
        </w:tc>
        <w:tc>
          <w:tcPr>
            <w:tcW w:w="401" w:type="pct"/>
            <w:shd w:val="clear" w:color="auto" w:fill="BFBFBF"/>
          </w:tcPr>
          <w:p w14:paraId="54EA3D61"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lastRenderedPageBreak/>
              <w:t>产品编号</w:t>
            </w:r>
          </w:p>
        </w:tc>
        <w:tc>
          <w:tcPr>
            <w:tcW w:w="327" w:type="pct"/>
            <w:shd w:val="clear" w:color="auto" w:fill="BFBFBF"/>
          </w:tcPr>
          <w:p w14:paraId="3941961E"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产品名</w:t>
            </w:r>
            <w:r w:rsidRPr="007E5A32">
              <w:rPr>
                <w:rFonts w:ascii="微软雅黑" w:eastAsia="微软雅黑" w:hAnsi="微软雅黑" w:hint="eastAsia"/>
                <w:color w:val="1F497D"/>
                <w:lang w:val="da-DK"/>
              </w:rPr>
              <w:lastRenderedPageBreak/>
              <w:t>称</w:t>
            </w:r>
          </w:p>
        </w:tc>
        <w:tc>
          <w:tcPr>
            <w:tcW w:w="255" w:type="pct"/>
            <w:shd w:val="clear" w:color="auto" w:fill="BFBFBF"/>
          </w:tcPr>
          <w:p w14:paraId="2428DB9C"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lastRenderedPageBreak/>
              <w:t>单价</w:t>
            </w:r>
          </w:p>
        </w:tc>
        <w:tc>
          <w:tcPr>
            <w:tcW w:w="183" w:type="pct"/>
            <w:shd w:val="clear" w:color="auto" w:fill="BFBFBF"/>
          </w:tcPr>
          <w:p w14:paraId="4E7DB9ED"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单位</w:t>
            </w:r>
          </w:p>
        </w:tc>
        <w:tc>
          <w:tcPr>
            <w:tcW w:w="183" w:type="pct"/>
            <w:shd w:val="clear" w:color="auto" w:fill="BFBFBF"/>
          </w:tcPr>
          <w:p w14:paraId="48529329"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数量</w:t>
            </w:r>
          </w:p>
        </w:tc>
        <w:tc>
          <w:tcPr>
            <w:tcW w:w="400" w:type="pct"/>
            <w:shd w:val="clear" w:color="auto" w:fill="BFBFBF"/>
          </w:tcPr>
          <w:p w14:paraId="22E47279"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金额</w:t>
            </w:r>
          </w:p>
        </w:tc>
      </w:tr>
      <w:tr w:rsidR="00974995" w:rsidRPr="007E5A32" w14:paraId="7251D0E3" w14:textId="77777777" w:rsidTr="0023040E">
        <w:tc>
          <w:tcPr>
            <w:tcW w:w="182" w:type="pct"/>
            <w:shd w:val="clear" w:color="auto" w:fill="auto"/>
          </w:tcPr>
          <w:p w14:paraId="284A8AE6"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lastRenderedPageBreak/>
              <w:t>1</w:t>
            </w:r>
          </w:p>
        </w:tc>
        <w:tc>
          <w:tcPr>
            <w:tcW w:w="628" w:type="pct"/>
            <w:shd w:val="clear" w:color="auto" w:fill="auto"/>
          </w:tcPr>
          <w:p w14:paraId="4EBF5ABE"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20131223001</w:t>
            </w:r>
          </w:p>
        </w:tc>
        <w:tc>
          <w:tcPr>
            <w:tcW w:w="255" w:type="pct"/>
            <w:shd w:val="clear" w:color="auto" w:fill="auto"/>
          </w:tcPr>
          <w:p w14:paraId="1E0905E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上海</w:t>
            </w:r>
          </w:p>
        </w:tc>
        <w:tc>
          <w:tcPr>
            <w:tcW w:w="255" w:type="pct"/>
            <w:shd w:val="clear" w:color="auto" w:fill="auto"/>
          </w:tcPr>
          <w:p w14:paraId="5B34A225"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配送</w:t>
            </w:r>
          </w:p>
        </w:tc>
        <w:tc>
          <w:tcPr>
            <w:tcW w:w="515" w:type="pct"/>
            <w:shd w:val="clear" w:color="auto" w:fill="auto"/>
          </w:tcPr>
          <w:p w14:paraId="0D3D51DE"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201300001</w:t>
            </w:r>
          </w:p>
        </w:tc>
        <w:tc>
          <w:tcPr>
            <w:tcW w:w="617" w:type="pct"/>
            <w:shd w:val="clear" w:color="auto" w:fill="auto"/>
          </w:tcPr>
          <w:p w14:paraId="047A5EC2"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上海农心</w:t>
            </w:r>
          </w:p>
        </w:tc>
        <w:tc>
          <w:tcPr>
            <w:tcW w:w="472" w:type="pct"/>
            <w:shd w:val="clear" w:color="auto" w:fill="auto"/>
          </w:tcPr>
          <w:p w14:paraId="6591F94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2014-01-10</w:t>
            </w:r>
          </w:p>
        </w:tc>
        <w:tc>
          <w:tcPr>
            <w:tcW w:w="327" w:type="pct"/>
            <w:shd w:val="clear" w:color="auto" w:fill="auto"/>
          </w:tcPr>
          <w:p w14:paraId="2C156A4B"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食品-零食</w:t>
            </w:r>
          </w:p>
        </w:tc>
        <w:tc>
          <w:tcPr>
            <w:tcW w:w="401" w:type="pct"/>
            <w:shd w:val="clear" w:color="auto" w:fill="auto"/>
          </w:tcPr>
          <w:p w14:paraId="4C9B93FD"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0913131</w:t>
            </w:r>
          </w:p>
        </w:tc>
        <w:tc>
          <w:tcPr>
            <w:tcW w:w="327" w:type="pct"/>
            <w:shd w:val="clear" w:color="auto" w:fill="auto"/>
          </w:tcPr>
          <w:p w14:paraId="07893B76"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XXX坚果</w:t>
            </w:r>
          </w:p>
        </w:tc>
        <w:tc>
          <w:tcPr>
            <w:tcW w:w="255" w:type="pct"/>
            <w:shd w:val="clear" w:color="auto" w:fill="auto"/>
          </w:tcPr>
          <w:p w14:paraId="36BADC95"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9.9</w:t>
            </w:r>
          </w:p>
        </w:tc>
        <w:tc>
          <w:tcPr>
            <w:tcW w:w="183" w:type="pct"/>
            <w:shd w:val="clear" w:color="auto" w:fill="auto"/>
          </w:tcPr>
          <w:p w14:paraId="39AD1B3E"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包</w:t>
            </w:r>
          </w:p>
        </w:tc>
        <w:tc>
          <w:tcPr>
            <w:tcW w:w="183" w:type="pct"/>
            <w:shd w:val="clear" w:color="auto" w:fill="auto"/>
          </w:tcPr>
          <w:p w14:paraId="40FAEE91"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300</w:t>
            </w:r>
          </w:p>
        </w:tc>
        <w:tc>
          <w:tcPr>
            <w:tcW w:w="400" w:type="pct"/>
            <w:shd w:val="clear" w:color="auto" w:fill="auto"/>
          </w:tcPr>
          <w:p w14:paraId="759F10BB"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297.00</w:t>
            </w:r>
          </w:p>
        </w:tc>
      </w:tr>
      <w:tr w:rsidR="00974995" w:rsidRPr="007E5A32" w14:paraId="5C4D60F9" w14:textId="77777777" w:rsidTr="0023040E">
        <w:tc>
          <w:tcPr>
            <w:tcW w:w="182" w:type="pct"/>
            <w:shd w:val="clear" w:color="auto" w:fill="auto"/>
          </w:tcPr>
          <w:p w14:paraId="47C79784"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2</w:t>
            </w:r>
          </w:p>
        </w:tc>
        <w:tc>
          <w:tcPr>
            <w:tcW w:w="628" w:type="pct"/>
            <w:shd w:val="clear" w:color="auto" w:fill="auto"/>
          </w:tcPr>
          <w:p w14:paraId="4F0C70F4"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20131223001</w:t>
            </w:r>
          </w:p>
        </w:tc>
        <w:tc>
          <w:tcPr>
            <w:tcW w:w="255" w:type="pct"/>
            <w:shd w:val="clear" w:color="auto" w:fill="auto"/>
          </w:tcPr>
          <w:p w14:paraId="2B561DD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上海</w:t>
            </w:r>
          </w:p>
        </w:tc>
        <w:tc>
          <w:tcPr>
            <w:tcW w:w="255" w:type="pct"/>
            <w:shd w:val="clear" w:color="auto" w:fill="auto"/>
          </w:tcPr>
          <w:p w14:paraId="21C40C8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配送</w:t>
            </w:r>
          </w:p>
        </w:tc>
        <w:tc>
          <w:tcPr>
            <w:tcW w:w="515" w:type="pct"/>
            <w:shd w:val="clear" w:color="auto" w:fill="auto"/>
          </w:tcPr>
          <w:p w14:paraId="7921C386"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201300002</w:t>
            </w:r>
          </w:p>
        </w:tc>
        <w:tc>
          <w:tcPr>
            <w:tcW w:w="617" w:type="pct"/>
            <w:shd w:val="clear" w:color="auto" w:fill="auto"/>
          </w:tcPr>
          <w:p w14:paraId="1F56F121"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上海日清</w:t>
            </w:r>
          </w:p>
        </w:tc>
        <w:tc>
          <w:tcPr>
            <w:tcW w:w="472" w:type="pct"/>
            <w:shd w:val="clear" w:color="auto" w:fill="auto"/>
          </w:tcPr>
          <w:p w14:paraId="656D45CB"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2014-01-08</w:t>
            </w:r>
          </w:p>
        </w:tc>
        <w:tc>
          <w:tcPr>
            <w:tcW w:w="327" w:type="pct"/>
            <w:shd w:val="clear" w:color="auto" w:fill="auto"/>
          </w:tcPr>
          <w:p w14:paraId="2C1B6F8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食品-方便食品</w:t>
            </w:r>
          </w:p>
        </w:tc>
        <w:tc>
          <w:tcPr>
            <w:tcW w:w="401" w:type="pct"/>
            <w:shd w:val="clear" w:color="auto" w:fill="auto"/>
          </w:tcPr>
          <w:p w14:paraId="3392BF19"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0819384</w:t>
            </w:r>
          </w:p>
        </w:tc>
        <w:tc>
          <w:tcPr>
            <w:tcW w:w="327" w:type="pct"/>
            <w:shd w:val="clear" w:color="auto" w:fill="auto"/>
          </w:tcPr>
          <w:p w14:paraId="1FBA043E"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XXX方便面</w:t>
            </w:r>
          </w:p>
        </w:tc>
        <w:tc>
          <w:tcPr>
            <w:tcW w:w="255" w:type="pct"/>
            <w:shd w:val="clear" w:color="auto" w:fill="auto"/>
          </w:tcPr>
          <w:p w14:paraId="3E41700D"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10</w:t>
            </w:r>
          </w:p>
        </w:tc>
        <w:tc>
          <w:tcPr>
            <w:tcW w:w="183" w:type="pct"/>
            <w:shd w:val="clear" w:color="auto" w:fill="auto"/>
          </w:tcPr>
          <w:p w14:paraId="6F747F08"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包</w:t>
            </w:r>
          </w:p>
        </w:tc>
        <w:tc>
          <w:tcPr>
            <w:tcW w:w="183" w:type="pct"/>
            <w:shd w:val="clear" w:color="auto" w:fill="auto"/>
          </w:tcPr>
          <w:p w14:paraId="633A4DB7"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3</w:t>
            </w:r>
          </w:p>
        </w:tc>
        <w:tc>
          <w:tcPr>
            <w:tcW w:w="400" w:type="pct"/>
            <w:shd w:val="clear" w:color="auto" w:fill="auto"/>
          </w:tcPr>
          <w:p w14:paraId="4EC45067"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30</w:t>
            </w:r>
          </w:p>
        </w:tc>
      </w:tr>
      <w:tr w:rsidR="00974995" w:rsidRPr="007E5A32" w14:paraId="3E5A6296" w14:textId="77777777" w:rsidTr="0023040E">
        <w:tc>
          <w:tcPr>
            <w:tcW w:w="182" w:type="pct"/>
            <w:shd w:val="clear" w:color="auto" w:fill="auto"/>
          </w:tcPr>
          <w:p w14:paraId="1F8E1D55" w14:textId="77777777" w:rsidR="00974995" w:rsidRPr="007E5A32" w:rsidRDefault="00974995" w:rsidP="0023040E">
            <w:pPr>
              <w:pStyle w:val="af3"/>
              <w:spacing w:before="60"/>
              <w:jc w:val="right"/>
              <w:rPr>
                <w:rFonts w:ascii="微软雅黑" w:eastAsia="微软雅黑" w:hAnsi="微软雅黑"/>
                <w:color w:val="1F497D"/>
                <w:lang w:val="da-DK"/>
              </w:rPr>
            </w:pPr>
          </w:p>
        </w:tc>
        <w:tc>
          <w:tcPr>
            <w:tcW w:w="4418" w:type="pct"/>
            <w:gridSpan w:val="12"/>
            <w:shd w:val="clear" w:color="auto" w:fill="auto"/>
          </w:tcPr>
          <w:p w14:paraId="2A07F66F"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合计</w:t>
            </w:r>
          </w:p>
        </w:tc>
        <w:tc>
          <w:tcPr>
            <w:tcW w:w="400" w:type="pct"/>
            <w:shd w:val="clear" w:color="auto" w:fill="auto"/>
          </w:tcPr>
          <w:p w14:paraId="0E85CEC7"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327</w:t>
            </w:r>
          </w:p>
        </w:tc>
      </w:tr>
    </w:tbl>
    <w:p w14:paraId="2C84FA79" w14:textId="77777777" w:rsidR="00974995" w:rsidRPr="007E5A32" w:rsidRDefault="00974995" w:rsidP="00974995">
      <w:pPr>
        <w:pStyle w:val="af3"/>
        <w:ind w:left="360"/>
        <w:rPr>
          <w:rFonts w:ascii="微软雅黑" w:eastAsia="微软雅黑" w:hAnsi="微软雅黑"/>
          <w:color w:val="1F497D"/>
          <w:lang w:val="da-DK"/>
        </w:rPr>
      </w:pPr>
    </w:p>
    <w:p w14:paraId="0489AF9B" w14:textId="77777777" w:rsidR="00974995" w:rsidRPr="007E5A32" w:rsidRDefault="00974995" w:rsidP="00974995">
      <w:pPr>
        <w:pStyle w:val="af3"/>
        <w:rPr>
          <w:rStyle w:val="af5"/>
          <w:rFonts w:ascii="微软雅黑" w:eastAsia="微软雅黑" w:hAnsi="微软雅黑"/>
          <w:i w:val="0"/>
          <w:color w:val="1F497D"/>
        </w:rPr>
      </w:pPr>
      <w:r w:rsidRPr="007E5A32">
        <w:rPr>
          <w:rStyle w:val="af5"/>
          <w:rFonts w:ascii="微软雅黑" w:eastAsia="微软雅黑" w:hAnsi="微软雅黑" w:hint="eastAsia"/>
          <w:i w:val="0"/>
          <w:color w:val="1F497D"/>
        </w:rPr>
        <w:t>RTV订单生成失败邮件通知：</w:t>
      </w:r>
    </w:p>
    <w:p w14:paraId="312270E7" w14:textId="77777777" w:rsidR="00974995" w:rsidRPr="007E5A32" w:rsidRDefault="00974995" w:rsidP="00974995">
      <w:pPr>
        <w:pStyle w:val="af3"/>
        <w:rPr>
          <w:rFonts w:ascii="微软雅黑" w:eastAsia="微软雅黑" w:hAnsi="微软雅黑"/>
          <w:color w:val="1F497D"/>
          <w:lang w:val="da-DK"/>
        </w:rPr>
      </w:pPr>
      <w:r w:rsidRPr="007E5A32">
        <w:rPr>
          <w:rFonts w:ascii="微软雅黑" w:eastAsia="微软雅黑" w:hAnsi="微软雅黑" w:hint="eastAsia"/>
          <w:b/>
          <w:color w:val="1F497D"/>
          <w:lang w:val="da-DK"/>
        </w:rPr>
        <w:t>邮件主题</w:t>
      </w:r>
      <w:r w:rsidRPr="007E5A32">
        <w:rPr>
          <w:rFonts w:ascii="微软雅黑" w:eastAsia="微软雅黑" w:hAnsi="微软雅黑" w:hint="eastAsia"/>
          <w:color w:val="1F497D"/>
          <w:lang w:val="da-DK"/>
        </w:rPr>
        <w:t>：“损溢平台 失败！生成RTV订单”+年/月/日</w:t>
      </w:r>
    </w:p>
    <w:p w14:paraId="11520C1D" w14:textId="77777777" w:rsidR="00974995" w:rsidRPr="007E5A32" w:rsidRDefault="00974995" w:rsidP="00974995">
      <w:pPr>
        <w:pStyle w:val="af3"/>
        <w:rPr>
          <w:rFonts w:ascii="微软雅黑" w:eastAsia="微软雅黑" w:hAnsi="微软雅黑"/>
          <w:color w:val="1F497D"/>
          <w:lang w:val="da-DK"/>
        </w:rPr>
      </w:pPr>
      <w:r w:rsidRPr="007E5A32">
        <w:rPr>
          <w:rFonts w:ascii="微软雅黑" w:eastAsia="微软雅黑" w:hAnsi="微软雅黑" w:hint="eastAsia"/>
          <w:color w:val="1F497D"/>
          <w:lang w:val="da-DK"/>
        </w:rPr>
        <w:t>例如：</w:t>
      </w:r>
      <w:r w:rsidRPr="007E5A32">
        <w:rPr>
          <w:rFonts w:ascii="微软雅黑" w:eastAsia="微软雅黑" w:hAnsi="微软雅黑" w:hint="eastAsia"/>
          <w:color w:val="1F497D"/>
          <w:u w:val="single"/>
          <w:lang w:val="da-DK"/>
        </w:rPr>
        <w:t>损溢平台 失败！生成RTV订单 2013/12/23</w:t>
      </w:r>
    </w:p>
    <w:p w14:paraId="13A75EDF" w14:textId="77777777" w:rsidR="00974995" w:rsidRPr="007E5A32" w:rsidRDefault="00974995" w:rsidP="00974995">
      <w:pPr>
        <w:pStyle w:val="af3"/>
        <w:rPr>
          <w:rFonts w:ascii="微软雅黑" w:eastAsia="微软雅黑" w:hAnsi="微软雅黑"/>
          <w:b/>
          <w:color w:val="1F497D"/>
          <w:lang w:val="da-DK"/>
        </w:rPr>
      </w:pPr>
      <w:r w:rsidRPr="007E5A32">
        <w:rPr>
          <w:rFonts w:ascii="微软雅黑" w:eastAsia="微软雅黑" w:hAnsi="微软雅黑" w:hint="eastAsia"/>
          <w:b/>
          <w:color w:val="1F497D"/>
          <w:lang w:val="da-DK"/>
        </w:rPr>
        <w:t>邮件正文：</w:t>
      </w:r>
    </w:p>
    <w:tbl>
      <w:tblPr>
        <w:tblW w:w="43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7"/>
        <w:gridCol w:w="1364"/>
        <w:gridCol w:w="460"/>
        <w:gridCol w:w="460"/>
        <w:gridCol w:w="595"/>
        <w:gridCol w:w="1141"/>
        <w:gridCol w:w="596"/>
        <w:gridCol w:w="872"/>
        <w:gridCol w:w="596"/>
        <w:gridCol w:w="462"/>
        <w:gridCol w:w="327"/>
        <w:gridCol w:w="380"/>
        <w:gridCol w:w="691"/>
      </w:tblGrid>
      <w:tr w:rsidR="00974995" w:rsidRPr="007E5A32" w14:paraId="14643090" w14:textId="77777777" w:rsidTr="0023040E">
        <w:tc>
          <w:tcPr>
            <w:tcW w:w="201" w:type="pct"/>
            <w:shd w:val="clear" w:color="auto" w:fill="BFBFBF"/>
          </w:tcPr>
          <w:p w14:paraId="16EF5C8B"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序号</w:t>
            </w:r>
          </w:p>
        </w:tc>
        <w:tc>
          <w:tcPr>
            <w:tcW w:w="808" w:type="pct"/>
            <w:shd w:val="clear" w:color="auto" w:fill="BFBFBF"/>
          </w:tcPr>
          <w:p w14:paraId="77BDF791"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损溢单号</w:t>
            </w:r>
          </w:p>
        </w:tc>
        <w:tc>
          <w:tcPr>
            <w:tcW w:w="281" w:type="pct"/>
            <w:shd w:val="clear" w:color="auto" w:fill="BFBFBF"/>
          </w:tcPr>
          <w:p w14:paraId="4DCF62EC"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商家</w:t>
            </w:r>
          </w:p>
        </w:tc>
        <w:tc>
          <w:tcPr>
            <w:tcW w:w="281" w:type="pct"/>
            <w:shd w:val="clear" w:color="auto" w:fill="BFBFBF"/>
          </w:tcPr>
          <w:p w14:paraId="2812CB48"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责任部门</w:t>
            </w:r>
          </w:p>
        </w:tc>
        <w:tc>
          <w:tcPr>
            <w:tcW w:w="363" w:type="pct"/>
            <w:shd w:val="clear" w:color="auto" w:fill="BFBFBF"/>
          </w:tcPr>
          <w:p w14:paraId="740D50EF"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失败原因</w:t>
            </w:r>
          </w:p>
        </w:tc>
        <w:tc>
          <w:tcPr>
            <w:tcW w:w="693" w:type="pct"/>
            <w:shd w:val="clear" w:color="auto" w:fill="BFBFBF"/>
          </w:tcPr>
          <w:p w14:paraId="3DE6E17A"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供应商</w:t>
            </w:r>
          </w:p>
        </w:tc>
        <w:tc>
          <w:tcPr>
            <w:tcW w:w="363" w:type="pct"/>
            <w:shd w:val="clear" w:color="auto" w:fill="BFBFBF"/>
          </w:tcPr>
          <w:p w14:paraId="5D64DA83"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产品品类</w:t>
            </w:r>
          </w:p>
        </w:tc>
        <w:tc>
          <w:tcPr>
            <w:tcW w:w="518" w:type="pct"/>
            <w:shd w:val="clear" w:color="auto" w:fill="BFBFBF"/>
          </w:tcPr>
          <w:p w14:paraId="011FC197"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产品编号</w:t>
            </w:r>
          </w:p>
        </w:tc>
        <w:tc>
          <w:tcPr>
            <w:tcW w:w="363" w:type="pct"/>
            <w:shd w:val="clear" w:color="auto" w:fill="BFBFBF"/>
          </w:tcPr>
          <w:p w14:paraId="3A5263D8"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产品名称</w:t>
            </w:r>
          </w:p>
        </w:tc>
        <w:tc>
          <w:tcPr>
            <w:tcW w:w="282" w:type="pct"/>
            <w:shd w:val="clear" w:color="auto" w:fill="BFBFBF"/>
          </w:tcPr>
          <w:p w14:paraId="05CD32D6"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单价</w:t>
            </w:r>
          </w:p>
        </w:tc>
        <w:tc>
          <w:tcPr>
            <w:tcW w:w="200" w:type="pct"/>
            <w:shd w:val="clear" w:color="auto" w:fill="BFBFBF"/>
          </w:tcPr>
          <w:p w14:paraId="2C23E0C2"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单位</w:t>
            </w:r>
          </w:p>
        </w:tc>
        <w:tc>
          <w:tcPr>
            <w:tcW w:w="227" w:type="pct"/>
            <w:shd w:val="clear" w:color="auto" w:fill="BFBFBF"/>
          </w:tcPr>
          <w:p w14:paraId="777241F9"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数量</w:t>
            </w:r>
          </w:p>
        </w:tc>
        <w:tc>
          <w:tcPr>
            <w:tcW w:w="421" w:type="pct"/>
            <w:shd w:val="clear" w:color="auto" w:fill="BFBFBF"/>
          </w:tcPr>
          <w:p w14:paraId="7559E2F1"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金额</w:t>
            </w:r>
          </w:p>
        </w:tc>
      </w:tr>
      <w:tr w:rsidR="00974995" w:rsidRPr="007E5A32" w14:paraId="3D997A26" w14:textId="77777777" w:rsidTr="0023040E">
        <w:tc>
          <w:tcPr>
            <w:tcW w:w="201" w:type="pct"/>
            <w:shd w:val="clear" w:color="auto" w:fill="auto"/>
          </w:tcPr>
          <w:p w14:paraId="62A7C546"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1</w:t>
            </w:r>
          </w:p>
        </w:tc>
        <w:tc>
          <w:tcPr>
            <w:tcW w:w="808" w:type="pct"/>
            <w:shd w:val="clear" w:color="auto" w:fill="auto"/>
          </w:tcPr>
          <w:p w14:paraId="5947FAC6"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20131223001</w:t>
            </w:r>
          </w:p>
        </w:tc>
        <w:tc>
          <w:tcPr>
            <w:tcW w:w="281" w:type="pct"/>
            <w:shd w:val="clear" w:color="auto" w:fill="auto"/>
          </w:tcPr>
          <w:p w14:paraId="396C70CC"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上海</w:t>
            </w:r>
          </w:p>
        </w:tc>
        <w:tc>
          <w:tcPr>
            <w:tcW w:w="281" w:type="pct"/>
            <w:shd w:val="clear" w:color="auto" w:fill="auto"/>
          </w:tcPr>
          <w:p w14:paraId="1030070C"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配送</w:t>
            </w:r>
          </w:p>
        </w:tc>
        <w:tc>
          <w:tcPr>
            <w:tcW w:w="363" w:type="pct"/>
            <w:shd w:val="clear" w:color="auto" w:fill="auto"/>
          </w:tcPr>
          <w:p w14:paraId="1D8B0F09"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供应商已停用</w:t>
            </w:r>
          </w:p>
        </w:tc>
        <w:tc>
          <w:tcPr>
            <w:tcW w:w="693" w:type="pct"/>
            <w:shd w:val="clear" w:color="auto" w:fill="auto"/>
          </w:tcPr>
          <w:p w14:paraId="7ACC7E2B"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上海农心</w:t>
            </w:r>
          </w:p>
        </w:tc>
        <w:tc>
          <w:tcPr>
            <w:tcW w:w="363" w:type="pct"/>
            <w:shd w:val="clear" w:color="auto" w:fill="auto"/>
          </w:tcPr>
          <w:p w14:paraId="121136C7"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食品-零食</w:t>
            </w:r>
          </w:p>
        </w:tc>
        <w:tc>
          <w:tcPr>
            <w:tcW w:w="518" w:type="pct"/>
            <w:shd w:val="clear" w:color="auto" w:fill="auto"/>
          </w:tcPr>
          <w:p w14:paraId="396F2D36"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0913131</w:t>
            </w:r>
          </w:p>
        </w:tc>
        <w:tc>
          <w:tcPr>
            <w:tcW w:w="363" w:type="pct"/>
            <w:shd w:val="clear" w:color="auto" w:fill="auto"/>
          </w:tcPr>
          <w:p w14:paraId="79263DF1"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XXX坚果</w:t>
            </w:r>
          </w:p>
        </w:tc>
        <w:tc>
          <w:tcPr>
            <w:tcW w:w="282" w:type="pct"/>
            <w:shd w:val="clear" w:color="auto" w:fill="auto"/>
          </w:tcPr>
          <w:p w14:paraId="4B2331C6"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9.9</w:t>
            </w:r>
          </w:p>
        </w:tc>
        <w:tc>
          <w:tcPr>
            <w:tcW w:w="200" w:type="pct"/>
            <w:shd w:val="clear" w:color="auto" w:fill="auto"/>
          </w:tcPr>
          <w:p w14:paraId="20395013"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包</w:t>
            </w:r>
          </w:p>
        </w:tc>
        <w:tc>
          <w:tcPr>
            <w:tcW w:w="227" w:type="pct"/>
            <w:shd w:val="clear" w:color="auto" w:fill="auto"/>
          </w:tcPr>
          <w:p w14:paraId="51C1A5E5"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300</w:t>
            </w:r>
          </w:p>
        </w:tc>
        <w:tc>
          <w:tcPr>
            <w:tcW w:w="421" w:type="pct"/>
            <w:shd w:val="clear" w:color="auto" w:fill="auto"/>
          </w:tcPr>
          <w:p w14:paraId="0D06167D"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297.00</w:t>
            </w:r>
          </w:p>
        </w:tc>
      </w:tr>
      <w:tr w:rsidR="00974995" w:rsidRPr="007E5A32" w14:paraId="1132C058" w14:textId="77777777" w:rsidTr="0023040E">
        <w:tc>
          <w:tcPr>
            <w:tcW w:w="201" w:type="pct"/>
            <w:shd w:val="clear" w:color="auto" w:fill="auto"/>
          </w:tcPr>
          <w:p w14:paraId="43EFDB3F"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2</w:t>
            </w:r>
          </w:p>
        </w:tc>
        <w:tc>
          <w:tcPr>
            <w:tcW w:w="808" w:type="pct"/>
            <w:shd w:val="clear" w:color="auto" w:fill="auto"/>
          </w:tcPr>
          <w:p w14:paraId="63BAD8C0"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20131223023</w:t>
            </w:r>
          </w:p>
        </w:tc>
        <w:tc>
          <w:tcPr>
            <w:tcW w:w="281" w:type="pct"/>
            <w:shd w:val="clear" w:color="auto" w:fill="auto"/>
          </w:tcPr>
          <w:p w14:paraId="121A27ED"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上海</w:t>
            </w:r>
          </w:p>
        </w:tc>
        <w:tc>
          <w:tcPr>
            <w:tcW w:w="281" w:type="pct"/>
            <w:shd w:val="clear" w:color="auto" w:fill="auto"/>
          </w:tcPr>
          <w:p w14:paraId="107A7156"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配送</w:t>
            </w:r>
          </w:p>
        </w:tc>
        <w:tc>
          <w:tcPr>
            <w:tcW w:w="363" w:type="pct"/>
            <w:shd w:val="clear" w:color="auto" w:fill="auto"/>
          </w:tcPr>
          <w:p w14:paraId="445AB999"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缺少供应商联系人</w:t>
            </w:r>
          </w:p>
        </w:tc>
        <w:tc>
          <w:tcPr>
            <w:tcW w:w="693" w:type="pct"/>
            <w:shd w:val="clear" w:color="auto" w:fill="auto"/>
          </w:tcPr>
          <w:p w14:paraId="678EF5C0"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上海日清</w:t>
            </w:r>
          </w:p>
        </w:tc>
        <w:tc>
          <w:tcPr>
            <w:tcW w:w="363" w:type="pct"/>
            <w:shd w:val="clear" w:color="auto" w:fill="auto"/>
          </w:tcPr>
          <w:p w14:paraId="7276B86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食品-方便食品</w:t>
            </w:r>
          </w:p>
        </w:tc>
        <w:tc>
          <w:tcPr>
            <w:tcW w:w="518" w:type="pct"/>
            <w:shd w:val="clear" w:color="auto" w:fill="auto"/>
          </w:tcPr>
          <w:p w14:paraId="4F8DA967"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0819384</w:t>
            </w:r>
          </w:p>
        </w:tc>
        <w:tc>
          <w:tcPr>
            <w:tcW w:w="363" w:type="pct"/>
            <w:shd w:val="clear" w:color="auto" w:fill="auto"/>
          </w:tcPr>
          <w:p w14:paraId="08A8A7AB"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XXX方便面</w:t>
            </w:r>
          </w:p>
        </w:tc>
        <w:tc>
          <w:tcPr>
            <w:tcW w:w="282" w:type="pct"/>
            <w:shd w:val="clear" w:color="auto" w:fill="auto"/>
          </w:tcPr>
          <w:p w14:paraId="4934F707"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10</w:t>
            </w:r>
          </w:p>
        </w:tc>
        <w:tc>
          <w:tcPr>
            <w:tcW w:w="200" w:type="pct"/>
            <w:shd w:val="clear" w:color="auto" w:fill="auto"/>
          </w:tcPr>
          <w:p w14:paraId="0FF5B252"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包</w:t>
            </w:r>
          </w:p>
        </w:tc>
        <w:tc>
          <w:tcPr>
            <w:tcW w:w="227" w:type="pct"/>
            <w:shd w:val="clear" w:color="auto" w:fill="auto"/>
          </w:tcPr>
          <w:p w14:paraId="5FC6A10B"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1</w:t>
            </w:r>
          </w:p>
        </w:tc>
        <w:tc>
          <w:tcPr>
            <w:tcW w:w="421" w:type="pct"/>
            <w:shd w:val="clear" w:color="auto" w:fill="auto"/>
          </w:tcPr>
          <w:p w14:paraId="621D181B"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10</w:t>
            </w:r>
          </w:p>
        </w:tc>
      </w:tr>
      <w:tr w:rsidR="00974995" w:rsidRPr="007E5A32" w14:paraId="55EF350D" w14:textId="77777777" w:rsidTr="0023040E">
        <w:tc>
          <w:tcPr>
            <w:tcW w:w="201" w:type="pct"/>
            <w:shd w:val="clear" w:color="auto" w:fill="auto"/>
          </w:tcPr>
          <w:p w14:paraId="63099F19" w14:textId="77777777" w:rsidR="00974995" w:rsidRPr="007E5A32" w:rsidRDefault="00974995" w:rsidP="0023040E">
            <w:pPr>
              <w:pStyle w:val="af3"/>
              <w:spacing w:before="60"/>
              <w:jc w:val="center"/>
              <w:rPr>
                <w:rFonts w:ascii="微软雅黑" w:eastAsia="微软雅黑" w:hAnsi="微软雅黑"/>
                <w:color w:val="1F497D"/>
                <w:lang w:val="da-DK"/>
              </w:rPr>
            </w:pPr>
            <w:r w:rsidRPr="007E5A32">
              <w:rPr>
                <w:rFonts w:ascii="微软雅黑" w:eastAsia="微软雅黑" w:hAnsi="微软雅黑" w:hint="eastAsia"/>
                <w:color w:val="1F497D"/>
                <w:lang w:val="da-DK"/>
              </w:rPr>
              <w:t>3</w:t>
            </w:r>
          </w:p>
        </w:tc>
        <w:tc>
          <w:tcPr>
            <w:tcW w:w="808" w:type="pct"/>
            <w:shd w:val="clear" w:color="auto" w:fill="auto"/>
          </w:tcPr>
          <w:p w14:paraId="03296597"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20131223023</w:t>
            </w:r>
          </w:p>
        </w:tc>
        <w:tc>
          <w:tcPr>
            <w:tcW w:w="281" w:type="pct"/>
            <w:shd w:val="clear" w:color="auto" w:fill="auto"/>
          </w:tcPr>
          <w:p w14:paraId="662B0DB9"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上海</w:t>
            </w:r>
          </w:p>
        </w:tc>
        <w:tc>
          <w:tcPr>
            <w:tcW w:w="281" w:type="pct"/>
            <w:shd w:val="clear" w:color="auto" w:fill="auto"/>
          </w:tcPr>
          <w:p w14:paraId="1CBA5112"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配送</w:t>
            </w:r>
          </w:p>
        </w:tc>
        <w:tc>
          <w:tcPr>
            <w:tcW w:w="363" w:type="pct"/>
            <w:shd w:val="clear" w:color="auto" w:fill="auto"/>
          </w:tcPr>
          <w:p w14:paraId="32C4E85F"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供应商余额不足</w:t>
            </w:r>
          </w:p>
        </w:tc>
        <w:tc>
          <w:tcPr>
            <w:tcW w:w="693" w:type="pct"/>
            <w:shd w:val="clear" w:color="auto" w:fill="auto"/>
          </w:tcPr>
          <w:p w14:paraId="47134D44"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上海日清</w:t>
            </w:r>
          </w:p>
        </w:tc>
        <w:tc>
          <w:tcPr>
            <w:tcW w:w="363" w:type="pct"/>
            <w:shd w:val="clear" w:color="auto" w:fill="auto"/>
          </w:tcPr>
          <w:p w14:paraId="4A8811DA"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食品-方便食品</w:t>
            </w:r>
          </w:p>
        </w:tc>
        <w:tc>
          <w:tcPr>
            <w:tcW w:w="518" w:type="pct"/>
            <w:shd w:val="clear" w:color="auto" w:fill="auto"/>
          </w:tcPr>
          <w:p w14:paraId="6121C477"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0819385</w:t>
            </w:r>
          </w:p>
        </w:tc>
        <w:tc>
          <w:tcPr>
            <w:tcW w:w="363" w:type="pct"/>
            <w:shd w:val="clear" w:color="auto" w:fill="auto"/>
          </w:tcPr>
          <w:p w14:paraId="677AF520"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YYY方便面</w:t>
            </w:r>
          </w:p>
        </w:tc>
        <w:tc>
          <w:tcPr>
            <w:tcW w:w="282" w:type="pct"/>
            <w:shd w:val="clear" w:color="auto" w:fill="auto"/>
          </w:tcPr>
          <w:p w14:paraId="731ABC0A"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10</w:t>
            </w:r>
          </w:p>
        </w:tc>
        <w:tc>
          <w:tcPr>
            <w:tcW w:w="200" w:type="pct"/>
            <w:shd w:val="clear" w:color="auto" w:fill="auto"/>
          </w:tcPr>
          <w:p w14:paraId="63ACCFA8"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包</w:t>
            </w:r>
          </w:p>
        </w:tc>
        <w:tc>
          <w:tcPr>
            <w:tcW w:w="227" w:type="pct"/>
            <w:shd w:val="clear" w:color="auto" w:fill="auto"/>
          </w:tcPr>
          <w:p w14:paraId="77A73BF7"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2</w:t>
            </w:r>
          </w:p>
        </w:tc>
        <w:tc>
          <w:tcPr>
            <w:tcW w:w="421" w:type="pct"/>
            <w:shd w:val="clear" w:color="auto" w:fill="auto"/>
          </w:tcPr>
          <w:p w14:paraId="65B46E0F"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20</w:t>
            </w:r>
          </w:p>
        </w:tc>
      </w:tr>
      <w:tr w:rsidR="00974995" w:rsidRPr="007E5A32" w14:paraId="7555686F" w14:textId="77777777" w:rsidTr="0023040E">
        <w:tc>
          <w:tcPr>
            <w:tcW w:w="201" w:type="pct"/>
            <w:shd w:val="clear" w:color="auto" w:fill="auto"/>
          </w:tcPr>
          <w:p w14:paraId="54D31A60" w14:textId="77777777" w:rsidR="00974995" w:rsidRPr="007E5A32" w:rsidRDefault="00974995" w:rsidP="0023040E">
            <w:pPr>
              <w:pStyle w:val="af3"/>
              <w:spacing w:before="60"/>
              <w:jc w:val="center"/>
              <w:rPr>
                <w:rFonts w:ascii="微软雅黑" w:eastAsia="微软雅黑" w:hAnsi="微软雅黑"/>
                <w:color w:val="1F497D"/>
                <w:lang w:val="da-DK"/>
              </w:rPr>
            </w:pPr>
          </w:p>
        </w:tc>
        <w:tc>
          <w:tcPr>
            <w:tcW w:w="808" w:type="pct"/>
            <w:shd w:val="clear" w:color="auto" w:fill="auto"/>
          </w:tcPr>
          <w:p w14:paraId="41A7A8DF" w14:textId="77777777" w:rsidR="00974995" w:rsidRPr="007E5A32" w:rsidRDefault="00974995" w:rsidP="0023040E">
            <w:pPr>
              <w:pStyle w:val="af3"/>
              <w:spacing w:before="60"/>
              <w:rPr>
                <w:rFonts w:ascii="微软雅黑" w:eastAsia="微软雅黑" w:hAnsi="微软雅黑"/>
                <w:color w:val="1F497D"/>
                <w:lang w:val="da-DK"/>
              </w:rPr>
            </w:pPr>
            <w:r w:rsidRPr="007E5A32">
              <w:rPr>
                <w:rFonts w:ascii="微软雅黑" w:eastAsia="微软雅黑" w:hAnsi="微软雅黑" w:hint="eastAsia"/>
                <w:color w:val="1F497D"/>
                <w:lang w:val="da-DK"/>
              </w:rPr>
              <w:t>合计</w:t>
            </w:r>
          </w:p>
        </w:tc>
        <w:tc>
          <w:tcPr>
            <w:tcW w:w="281" w:type="pct"/>
            <w:shd w:val="clear" w:color="auto" w:fill="auto"/>
          </w:tcPr>
          <w:p w14:paraId="58063E3D" w14:textId="77777777" w:rsidR="00974995" w:rsidRPr="007E5A32" w:rsidRDefault="00974995" w:rsidP="0023040E">
            <w:pPr>
              <w:pStyle w:val="af3"/>
              <w:spacing w:before="60"/>
              <w:rPr>
                <w:rFonts w:ascii="微软雅黑" w:eastAsia="微软雅黑" w:hAnsi="微软雅黑"/>
                <w:color w:val="1F497D"/>
                <w:lang w:val="da-DK"/>
              </w:rPr>
            </w:pPr>
          </w:p>
        </w:tc>
        <w:tc>
          <w:tcPr>
            <w:tcW w:w="281" w:type="pct"/>
            <w:shd w:val="clear" w:color="auto" w:fill="auto"/>
          </w:tcPr>
          <w:p w14:paraId="028E9217" w14:textId="77777777" w:rsidR="00974995" w:rsidRPr="007E5A32" w:rsidRDefault="00974995" w:rsidP="0023040E">
            <w:pPr>
              <w:pStyle w:val="af3"/>
              <w:spacing w:before="60"/>
              <w:rPr>
                <w:rFonts w:ascii="微软雅黑" w:eastAsia="微软雅黑" w:hAnsi="微软雅黑"/>
                <w:color w:val="1F497D"/>
                <w:lang w:val="da-DK"/>
              </w:rPr>
            </w:pPr>
          </w:p>
        </w:tc>
        <w:tc>
          <w:tcPr>
            <w:tcW w:w="363" w:type="pct"/>
            <w:shd w:val="clear" w:color="auto" w:fill="auto"/>
          </w:tcPr>
          <w:p w14:paraId="32872D5C" w14:textId="77777777" w:rsidR="00974995" w:rsidRPr="007E5A32" w:rsidRDefault="00974995" w:rsidP="0023040E">
            <w:pPr>
              <w:pStyle w:val="af3"/>
              <w:spacing w:before="60"/>
              <w:rPr>
                <w:rFonts w:ascii="微软雅黑" w:eastAsia="微软雅黑" w:hAnsi="微软雅黑"/>
                <w:color w:val="1F497D"/>
                <w:lang w:val="da-DK"/>
              </w:rPr>
            </w:pPr>
          </w:p>
        </w:tc>
        <w:tc>
          <w:tcPr>
            <w:tcW w:w="693" w:type="pct"/>
            <w:shd w:val="clear" w:color="auto" w:fill="auto"/>
          </w:tcPr>
          <w:p w14:paraId="06E3F453" w14:textId="77777777" w:rsidR="00974995" w:rsidRPr="007E5A32" w:rsidRDefault="00974995" w:rsidP="0023040E">
            <w:pPr>
              <w:pStyle w:val="af3"/>
              <w:spacing w:before="60"/>
              <w:rPr>
                <w:rFonts w:ascii="微软雅黑" w:eastAsia="微软雅黑" w:hAnsi="微软雅黑"/>
                <w:color w:val="1F497D"/>
                <w:lang w:val="da-DK"/>
              </w:rPr>
            </w:pPr>
          </w:p>
        </w:tc>
        <w:tc>
          <w:tcPr>
            <w:tcW w:w="363" w:type="pct"/>
            <w:shd w:val="clear" w:color="auto" w:fill="auto"/>
          </w:tcPr>
          <w:p w14:paraId="7220CCB8" w14:textId="77777777" w:rsidR="00974995" w:rsidRPr="007E5A32" w:rsidRDefault="00974995" w:rsidP="0023040E">
            <w:pPr>
              <w:pStyle w:val="af3"/>
              <w:spacing w:before="60"/>
              <w:rPr>
                <w:rFonts w:ascii="微软雅黑" w:eastAsia="微软雅黑" w:hAnsi="微软雅黑"/>
                <w:color w:val="1F497D"/>
                <w:lang w:val="da-DK"/>
              </w:rPr>
            </w:pPr>
          </w:p>
        </w:tc>
        <w:tc>
          <w:tcPr>
            <w:tcW w:w="518" w:type="pct"/>
            <w:shd w:val="clear" w:color="auto" w:fill="auto"/>
          </w:tcPr>
          <w:p w14:paraId="6F5AB45D" w14:textId="77777777" w:rsidR="00974995" w:rsidRPr="007E5A32" w:rsidRDefault="00974995" w:rsidP="0023040E">
            <w:pPr>
              <w:pStyle w:val="af3"/>
              <w:spacing w:before="60"/>
              <w:rPr>
                <w:rFonts w:ascii="微软雅黑" w:eastAsia="微软雅黑" w:hAnsi="微软雅黑"/>
                <w:color w:val="1F497D"/>
                <w:lang w:val="da-DK"/>
              </w:rPr>
            </w:pPr>
          </w:p>
        </w:tc>
        <w:tc>
          <w:tcPr>
            <w:tcW w:w="363" w:type="pct"/>
            <w:shd w:val="clear" w:color="auto" w:fill="auto"/>
          </w:tcPr>
          <w:p w14:paraId="05C64801" w14:textId="77777777" w:rsidR="00974995" w:rsidRPr="007E5A32" w:rsidRDefault="00974995" w:rsidP="0023040E">
            <w:pPr>
              <w:pStyle w:val="af3"/>
              <w:spacing w:before="60"/>
              <w:rPr>
                <w:rFonts w:ascii="微软雅黑" w:eastAsia="微软雅黑" w:hAnsi="微软雅黑"/>
                <w:color w:val="1F497D"/>
                <w:lang w:val="da-DK"/>
              </w:rPr>
            </w:pPr>
          </w:p>
        </w:tc>
        <w:tc>
          <w:tcPr>
            <w:tcW w:w="282" w:type="pct"/>
            <w:shd w:val="clear" w:color="auto" w:fill="auto"/>
          </w:tcPr>
          <w:p w14:paraId="22C4F75A" w14:textId="77777777" w:rsidR="00974995" w:rsidRPr="007E5A32" w:rsidRDefault="00974995" w:rsidP="0023040E">
            <w:pPr>
              <w:pStyle w:val="af3"/>
              <w:spacing w:before="60"/>
              <w:jc w:val="right"/>
              <w:rPr>
                <w:rFonts w:ascii="微软雅黑" w:eastAsia="微软雅黑" w:hAnsi="微软雅黑"/>
                <w:color w:val="1F497D"/>
                <w:lang w:val="da-DK"/>
              </w:rPr>
            </w:pPr>
          </w:p>
        </w:tc>
        <w:tc>
          <w:tcPr>
            <w:tcW w:w="200" w:type="pct"/>
            <w:shd w:val="clear" w:color="auto" w:fill="auto"/>
          </w:tcPr>
          <w:p w14:paraId="7951F8E1" w14:textId="77777777" w:rsidR="00974995" w:rsidRPr="007E5A32" w:rsidRDefault="00974995" w:rsidP="0023040E">
            <w:pPr>
              <w:pStyle w:val="af3"/>
              <w:spacing w:before="60"/>
              <w:rPr>
                <w:rFonts w:ascii="微软雅黑" w:eastAsia="微软雅黑" w:hAnsi="微软雅黑"/>
                <w:color w:val="1F497D"/>
                <w:lang w:val="da-DK"/>
              </w:rPr>
            </w:pPr>
          </w:p>
        </w:tc>
        <w:tc>
          <w:tcPr>
            <w:tcW w:w="227" w:type="pct"/>
            <w:shd w:val="clear" w:color="auto" w:fill="auto"/>
          </w:tcPr>
          <w:p w14:paraId="58C5D0FD" w14:textId="77777777" w:rsidR="00974995" w:rsidRPr="007E5A32" w:rsidRDefault="00974995" w:rsidP="0023040E">
            <w:pPr>
              <w:pStyle w:val="af3"/>
              <w:spacing w:before="60"/>
              <w:jc w:val="right"/>
              <w:rPr>
                <w:rFonts w:ascii="微软雅黑" w:eastAsia="微软雅黑" w:hAnsi="微软雅黑"/>
                <w:color w:val="1F497D"/>
                <w:lang w:val="da-DK"/>
              </w:rPr>
            </w:pPr>
          </w:p>
        </w:tc>
        <w:tc>
          <w:tcPr>
            <w:tcW w:w="421" w:type="pct"/>
            <w:shd w:val="clear" w:color="auto" w:fill="auto"/>
          </w:tcPr>
          <w:p w14:paraId="37EF607D" w14:textId="77777777" w:rsidR="00974995" w:rsidRPr="007E5A32" w:rsidRDefault="00974995" w:rsidP="0023040E">
            <w:pPr>
              <w:pStyle w:val="af3"/>
              <w:spacing w:before="60"/>
              <w:jc w:val="right"/>
              <w:rPr>
                <w:rFonts w:ascii="微软雅黑" w:eastAsia="微软雅黑" w:hAnsi="微软雅黑"/>
                <w:color w:val="1F497D"/>
                <w:lang w:val="da-DK"/>
              </w:rPr>
            </w:pPr>
            <w:r w:rsidRPr="007E5A32">
              <w:rPr>
                <w:rFonts w:ascii="微软雅黑" w:eastAsia="微软雅黑" w:hAnsi="微软雅黑" w:hint="eastAsia"/>
                <w:color w:val="1F497D"/>
                <w:lang w:val="da-DK"/>
              </w:rPr>
              <w:t>32</w:t>
            </w:r>
            <w:r w:rsidRPr="007E5A32">
              <w:rPr>
                <w:rFonts w:ascii="微软雅黑" w:eastAsia="微软雅黑" w:hAnsi="微软雅黑" w:hint="eastAsia"/>
                <w:color w:val="1F497D"/>
                <w:lang w:val="da-DK"/>
              </w:rPr>
              <w:lastRenderedPageBreak/>
              <w:t>7.00</w:t>
            </w:r>
          </w:p>
        </w:tc>
      </w:tr>
    </w:tbl>
    <w:p w14:paraId="68946009" w14:textId="77777777" w:rsidR="00974995" w:rsidRDefault="00974995" w:rsidP="00E74CBF">
      <w:pPr>
        <w:rPr>
          <w:rFonts w:ascii="微软雅黑" w:eastAsia="微软雅黑" w:hAnsi="微软雅黑"/>
          <w:lang w:eastAsia="zh-CN"/>
        </w:rPr>
      </w:pPr>
    </w:p>
    <w:p w14:paraId="1F3520E6" w14:textId="77777777" w:rsidR="00974995" w:rsidRPr="003E4349" w:rsidRDefault="00974995" w:rsidP="00974995">
      <w:pPr>
        <w:pStyle w:val="3"/>
        <w:rPr>
          <w:lang w:eastAsia="zh-CN"/>
        </w:rPr>
      </w:pPr>
      <w:r>
        <w:rPr>
          <w:rFonts w:hint="eastAsia"/>
          <w:lang w:val="en-GB" w:eastAsia="zh-CN"/>
        </w:rPr>
        <w:t>SR</w:t>
      </w:r>
      <w:r>
        <w:rPr>
          <w:lang w:val="en-GB" w:eastAsia="zh-CN"/>
        </w:rPr>
        <w:t>10-F07</w:t>
      </w:r>
      <w:r>
        <w:rPr>
          <w:rFonts w:ascii="微软雅黑" w:eastAsia="微软雅黑" w:hAnsi="微软雅黑" w:hint="eastAsia"/>
          <w:lang w:eastAsia="zh-CN"/>
        </w:rPr>
        <w:t>接口定义</w:t>
      </w:r>
    </w:p>
    <w:p w14:paraId="543BD30C"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根据系统规划, 库存损溢平台需要有以下接口</w:t>
      </w:r>
    </w:p>
    <w:p w14:paraId="161C55BE"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赔付平台-&gt; 库存损溢平台 得到基础数据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6"/>
        <w:gridCol w:w="616"/>
        <w:gridCol w:w="4365"/>
      </w:tblGrid>
      <w:tr w:rsidR="00974995" w:rsidRPr="007E5A32" w14:paraId="0BFEC267" w14:textId="77777777" w:rsidTr="0023040E">
        <w:tc>
          <w:tcPr>
            <w:tcW w:w="0" w:type="auto"/>
            <w:shd w:val="clear" w:color="auto" w:fill="BFBFBF"/>
          </w:tcPr>
          <w:p w14:paraId="58122074"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字段</w:t>
            </w:r>
          </w:p>
        </w:tc>
        <w:tc>
          <w:tcPr>
            <w:tcW w:w="0" w:type="auto"/>
            <w:shd w:val="clear" w:color="auto" w:fill="BFBFBF"/>
          </w:tcPr>
          <w:p w14:paraId="4A73F874"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类型</w:t>
            </w:r>
          </w:p>
        </w:tc>
        <w:tc>
          <w:tcPr>
            <w:tcW w:w="0" w:type="auto"/>
            <w:shd w:val="clear" w:color="auto" w:fill="BFBFBF"/>
          </w:tcPr>
          <w:p w14:paraId="5E0F4CB6"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说明</w:t>
            </w:r>
          </w:p>
        </w:tc>
      </w:tr>
      <w:tr w:rsidR="00974995" w:rsidRPr="007E5A32" w14:paraId="1413AE74" w14:textId="77777777" w:rsidTr="0023040E">
        <w:tc>
          <w:tcPr>
            <w:tcW w:w="0" w:type="auto"/>
            <w:shd w:val="clear" w:color="auto" w:fill="auto"/>
          </w:tcPr>
          <w:p w14:paraId="4774AC8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商家</w:t>
            </w:r>
          </w:p>
        </w:tc>
        <w:tc>
          <w:tcPr>
            <w:tcW w:w="0" w:type="auto"/>
            <w:shd w:val="clear" w:color="auto" w:fill="auto"/>
          </w:tcPr>
          <w:p w14:paraId="620C93D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179040D3"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1A37E41F" w14:textId="77777777" w:rsidTr="0023040E">
        <w:tc>
          <w:tcPr>
            <w:tcW w:w="0" w:type="auto"/>
            <w:shd w:val="clear" w:color="auto" w:fill="auto"/>
          </w:tcPr>
          <w:p w14:paraId="52185CC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仓库</w:t>
            </w:r>
          </w:p>
        </w:tc>
        <w:tc>
          <w:tcPr>
            <w:tcW w:w="0" w:type="auto"/>
            <w:shd w:val="clear" w:color="auto" w:fill="auto"/>
          </w:tcPr>
          <w:p w14:paraId="0BAC007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609A4AE4"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574CB2B4" w14:textId="77777777" w:rsidTr="0023040E">
        <w:tc>
          <w:tcPr>
            <w:tcW w:w="0" w:type="auto"/>
            <w:shd w:val="clear" w:color="auto" w:fill="auto"/>
          </w:tcPr>
          <w:p w14:paraId="6D374430"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库位</w:t>
            </w:r>
          </w:p>
        </w:tc>
        <w:tc>
          <w:tcPr>
            <w:tcW w:w="0" w:type="auto"/>
            <w:shd w:val="clear" w:color="auto" w:fill="auto"/>
          </w:tcPr>
          <w:p w14:paraId="7C3FD7DA"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3848AE1F"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0EF6B31F" w14:textId="77777777" w:rsidTr="0023040E">
        <w:tc>
          <w:tcPr>
            <w:tcW w:w="0" w:type="auto"/>
            <w:shd w:val="clear" w:color="auto" w:fill="auto"/>
          </w:tcPr>
          <w:p w14:paraId="34707C4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产品</w:t>
            </w:r>
          </w:p>
        </w:tc>
        <w:tc>
          <w:tcPr>
            <w:tcW w:w="0" w:type="auto"/>
            <w:shd w:val="clear" w:color="auto" w:fill="auto"/>
          </w:tcPr>
          <w:p w14:paraId="5A5BB3C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0B0D0E9F"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1E83E03F" w14:textId="77777777" w:rsidTr="0023040E">
        <w:tc>
          <w:tcPr>
            <w:tcW w:w="0" w:type="auto"/>
            <w:shd w:val="clear" w:color="auto" w:fill="auto"/>
          </w:tcPr>
          <w:p w14:paraId="2942591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责任部门</w:t>
            </w:r>
          </w:p>
        </w:tc>
        <w:tc>
          <w:tcPr>
            <w:tcW w:w="0" w:type="auto"/>
            <w:shd w:val="clear" w:color="auto" w:fill="auto"/>
          </w:tcPr>
          <w:p w14:paraId="715FD2D7"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04287101"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42FA3CC1" w14:textId="77777777" w:rsidTr="0023040E">
        <w:tc>
          <w:tcPr>
            <w:tcW w:w="0" w:type="auto"/>
            <w:shd w:val="clear" w:color="auto" w:fill="auto"/>
          </w:tcPr>
          <w:p w14:paraId="443EA32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处置建议</w:t>
            </w:r>
          </w:p>
        </w:tc>
        <w:tc>
          <w:tcPr>
            <w:tcW w:w="0" w:type="auto"/>
            <w:shd w:val="clear" w:color="auto" w:fill="auto"/>
          </w:tcPr>
          <w:p w14:paraId="3206204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301223F5"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53945B6E" w14:textId="77777777" w:rsidTr="0023040E">
        <w:tc>
          <w:tcPr>
            <w:tcW w:w="0" w:type="auto"/>
            <w:shd w:val="clear" w:color="auto" w:fill="auto"/>
          </w:tcPr>
          <w:p w14:paraId="14F98E4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WMS批次</w:t>
            </w:r>
          </w:p>
        </w:tc>
        <w:tc>
          <w:tcPr>
            <w:tcW w:w="0" w:type="auto"/>
            <w:shd w:val="clear" w:color="auto" w:fill="auto"/>
          </w:tcPr>
          <w:p w14:paraId="44D435A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1C1B04D0"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4676390F" w14:textId="77777777" w:rsidTr="0023040E">
        <w:tc>
          <w:tcPr>
            <w:tcW w:w="0" w:type="auto"/>
            <w:shd w:val="clear" w:color="auto" w:fill="auto"/>
          </w:tcPr>
          <w:p w14:paraId="7D8469D1"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生产日期</w:t>
            </w:r>
          </w:p>
        </w:tc>
        <w:tc>
          <w:tcPr>
            <w:tcW w:w="0" w:type="auto"/>
            <w:shd w:val="clear" w:color="auto" w:fill="auto"/>
          </w:tcPr>
          <w:p w14:paraId="5BDC757A"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3393C19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产品生产日期</w:t>
            </w:r>
          </w:p>
        </w:tc>
      </w:tr>
      <w:tr w:rsidR="00974995" w:rsidRPr="007E5A32" w14:paraId="29E839FA" w14:textId="77777777" w:rsidTr="0023040E">
        <w:tc>
          <w:tcPr>
            <w:tcW w:w="0" w:type="auto"/>
            <w:shd w:val="clear" w:color="auto" w:fill="auto"/>
          </w:tcPr>
          <w:p w14:paraId="4077DCAD"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到期日期</w:t>
            </w:r>
          </w:p>
        </w:tc>
        <w:tc>
          <w:tcPr>
            <w:tcW w:w="0" w:type="auto"/>
            <w:shd w:val="clear" w:color="auto" w:fill="auto"/>
          </w:tcPr>
          <w:p w14:paraId="5159A5B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773791F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产品保质期到期日期</w:t>
            </w:r>
          </w:p>
        </w:tc>
      </w:tr>
      <w:tr w:rsidR="00974995" w:rsidRPr="007E5A32" w14:paraId="672EA0B6" w14:textId="77777777" w:rsidTr="0023040E">
        <w:tc>
          <w:tcPr>
            <w:tcW w:w="0" w:type="auto"/>
            <w:shd w:val="clear" w:color="auto" w:fill="auto"/>
          </w:tcPr>
          <w:p w14:paraId="4D0505F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登记日期</w:t>
            </w:r>
          </w:p>
        </w:tc>
        <w:tc>
          <w:tcPr>
            <w:tcW w:w="0" w:type="auto"/>
            <w:shd w:val="clear" w:color="auto" w:fill="auto"/>
          </w:tcPr>
          <w:p w14:paraId="54C2758C"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43246B21"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进入赔付平台日期</w:t>
            </w:r>
          </w:p>
        </w:tc>
      </w:tr>
      <w:tr w:rsidR="00974995" w:rsidRPr="007E5A32" w14:paraId="49D795F7" w14:textId="77777777" w:rsidTr="0023040E">
        <w:tc>
          <w:tcPr>
            <w:tcW w:w="0" w:type="auto"/>
            <w:shd w:val="clear" w:color="auto" w:fill="auto"/>
          </w:tcPr>
          <w:p w14:paraId="02D84A27"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数量</w:t>
            </w:r>
          </w:p>
        </w:tc>
        <w:tc>
          <w:tcPr>
            <w:tcW w:w="0" w:type="auto"/>
            <w:shd w:val="clear" w:color="auto" w:fill="auto"/>
          </w:tcPr>
          <w:p w14:paraId="3EA15A1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4F09E65E"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5C230B32" w14:textId="77777777" w:rsidTr="0023040E">
        <w:tc>
          <w:tcPr>
            <w:tcW w:w="0" w:type="auto"/>
            <w:shd w:val="clear" w:color="auto" w:fill="auto"/>
          </w:tcPr>
          <w:p w14:paraId="6EA0FB3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计量单位</w:t>
            </w:r>
          </w:p>
        </w:tc>
        <w:tc>
          <w:tcPr>
            <w:tcW w:w="0" w:type="auto"/>
            <w:shd w:val="clear" w:color="auto" w:fill="auto"/>
          </w:tcPr>
          <w:p w14:paraId="30D19E8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74BB9A80"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5D58FABF" w14:textId="77777777" w:rsidTr="0023040E">
        <w:tc>
          <w:tcPr>
            <w:tcW w:w="0" w:type="auto"/>
            <w:shd w:val="clear" w:color="auto" w:fill="auto"/>
          </w:tcPr>
          <w:p w14:paraId="4771702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预计可回收金额</w:t>
            </w:r>
          </w:p>
        </w:tc>
        <w:tc>
          <w:tcPr>
            <w:tcW w:w="0" w:type="auto"/>
            <w:shd w:val="clear" w:color="auto" w:fill="auto"/>
          </w:tcPr>
          <w:p w14:paraId="65E96794"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463794EC"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内采售卖时, 估计可以回收的金额</w:t>
            </w:r>
          </w:p>
        </w:tc>
      </w:tr>
      <w:tr w:rsidR="00974995" w:rsidRPr="007E5A32" w14:paraId="5E2895A6" w14:textId="77777777" w:rsidTr="0023040E">
        <w:tc>
          <w:tcPr>
            <w:tcW w:w="0" w:type="auto"/>
            <w:shd w:val="clear" w:color="auto" w:fill="auto"/>
          </w:tcPr>
          <w:p w14:paraId="3998697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赔付平台编号</w:t>
            </w:r>
          </w:p>
        </w:tc>
        <w:tc>
          <w:tcPr>
            <w:tcW w:w="0" w:type="auto"/>
            <w:shd w:val="clear" w:color="auto" w:fill="auto"/>
          </w:tcPr>
          <w:p w14:paraId="27140D7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47568B3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赔付平台中的数据编号, 可以用于前后环节追溯</w:t>
            </w:r>
          </w:p>
        </w:tc>
      </w:tr>
      <w:tr w:rsidR="00974995" w:rsidRPr="007E5A32" w14:paraId="2365C7E7" w14:textId="77777777" w:rsidTr="0023040E">
        <w:tc>
          <w:tcPr>
            <w:tcW w:w="0" w:type="auto"/>
            <w:gridSpan w:val="3"/>
            <w:shd w:val="clear" w:color="auto" w:fill="auto"/>
          </w:tcPr>
          <w:p w14:paraId="5601F01F" w14:textId="77777777" w:rsidR="00974995" w:rsidRPr="007E5A32" w:rsidRDefault="00974995" w:rsidP="0023040E">
            <w:pPr>
              <w:pStyle w:val="a7"/>
              <w:spacing w:after="0"/>
              <w:rPr>
                <w:rFonts w:ascii="微软雅黑" w:eastAsia="微软雅黑" w:hAnsi="微软雅黑"/>
                <w:i/>
                <w:color w:val="1F497D"/>
                <w:lang w:val="da-DK" w:eastAsia="zh-CN"/>
              </w:rPr>
            </w:pPr>
          </w:p>
        </w:tc>
      </w:tr>
      <w:tr w:rsidR="00974995" w:rsidRPr="007E5A32" w14:paraId="62023023" w14:textId="77777777" w:rsidTr="0023040E">
        <w:tc>
          <w:tcPr>
            <w:tcW w:w="0" w:type="auto"/>
            <w:shd w:val="clear" w:color="auto" w:fill="auto"/>
          </w:tcPr>
          <w:p w14:paraId="12B2BF50"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价格</w:t>
            </w:r>
          </w:p>
        </w:tc>
        <w:tc>
          <w:tcPr>
            <w:tcW w:w="0" w:type="auto"/>
            <w:shd w:val="clear" w:color="auto" w:fill="auto"/>
          </w:tcPr>
          <w:p w14:paraId="6E62241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460FAA3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移动平均价, 用于计算处置金额 来自zeus</w:t>
            </w:r>
          </w:p>
        </w:tc>
      </w:tr>
      <w:tr w:rsidR="00974995" w:rsidRPr="007E5A32" w14:paraId="0983CA3B" w14:textId="77777777" w:rsidTr="0023040E">
        <w:tc>
          <w:tcPr>
            <w:tcW w:w="0" w:type="auto"/>
            <w:shd w:val="clear" w:color="auto" w:fill="auto"/>
          </w:tcPr>
          <w:p w14:paraId="08FD89F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采购退货价</w:t>
            </w:r>
          </w:p>
        </w:tc>
        <w:tc>
          <w:tcPr>
            <w:tcW w:w="0" w:type="auto"/>
            <w:shd w:val="clear" w:color="auto" w:fill="auto"/>
          </w:tcPr>
          <w:p w14:paraId="01A31EC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69E1764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用于生成负PO,需找到原PO. 来自zeus</w:t>
            </w:r>
          </w:p>
        </w:tc>
      </w:tr>
      <w:tr w:rsidR="00974995" w:rsidRPr="007E5A32" w14:paraId="63A5F79D" w14:textId="77777777" w:rsidTr="0023040E">
        <w:tc>
          <w:tcPr>
            <w:tcW w:w="0" w:type="auto"/>
            <w:shd w:val="clear" w:color="auto" w:fill="auto"/>
          </w:tcPr>
          <w:p w14:paraId="1FF1F41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供应商</w:t>
            </w:r>
          </w:p>
        </w:tc>
        <w:tc>
          <w:tcPr>
            <w:tcW w:w="0" w:type="auto"/>
            <w:shd w:val="clear" w:color="auto" w:fill="auto"/>
          </w:tcPr>
          <w:p w14:paraId="202E6BE7"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2FEE4A5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用于生成负PO 来自zeus</w:t>
            </w:r>
          </w:p>
        </w:tc>
      </w:tr>
      <w:tr w:rsidR="00974995" w:rsidRPr="007E5A32" w14:paraId="0C4B1BF5" w14:textId="77777777" w:rsidTr="0023040E">
        <w:tc>
          <w:tcPr>
            <w:tcW w:w="0" w:type="auto"/>
            <w:shd w:val="clear" w:color="auto" w:fill="auto"/>
          </w:tcPr>
          <w:p w14:paraId="71193B57" w14:textId="77777777" w:rsidR="00974995" w:rsidRPr="007E5A32" w:rsidRDefault="00974995" w:rsidP="0023040E">
            <w:pPr>
              <w:pStyle w:val="a7"/>
              <w:spacing w:after="0"/>
              <w:rPr>
                <w:rFonts w:ascii="微软雅黑" w:eastAsia="微软雅黑" w:hAnsi="微软雅黑"/>
                <w:i/>
                <w:color w:val="1F497D"/>
                <w:lang w:val="da-DK" w:eastAsia="zh-CN"/>
              </w:rPr>
            </w:pPr>
          </w:p>
        </w:tc>
        <w:tc>
          <w:tcPr>
            <w:tcW w:w="0" w:type="auto"/>
            <w:shd w:val="clear" w:color="auto" w:fill="auto"/>
          </w:tcPr>
          <w:p w14:paraId="70067BBA" w14:textId="77777777" w:rsidR="00974995" w:rsidRPr="007E5A32" w:rsidRDefault="00974995" w:rsidP="0023040E">
            <w:pPr>
              <w:pStyle w:val="a7"/>
              <w:spacing w:after="0"/>
              <w:rPr>
                <w:rFonts w:ascii="微软雅黑" w:eastAsia="微软雅黑" w:hAnsi="微软雅黑"/>
                <w:i/>
                <w:color w:val="1F497D"/>
                <w:lang w:val="da-DK" w:eastAsia="zh-CN"/>
              </w:rPr>
            </w:pPr>
          </w:p>
        </w:tc>
        <w:tc>
          <w:tcPr>
            <w:tcW w:w="0" w:type="auto"/>
            <w:shd w:val="clear" w:color="auto" w:fill="auto"/>
          </w:tcPr>
          <w:p w14:paraId="43C589FA" w14:textId="77777777" w:rsidR="00974995" w:rsidRPr="007E5A32" w:rsidRDefault="00974995" w:rsidP="0023040E">
            <w:pPr>
              <w:pStyle w:val="a7"/>
              <w:spacing w:after="0"/>
              <w:rPr>
                <w:rFonts w:ascii="微软雅黑" w:eastAsia="微软雅黑" w:hAnsi="微软雅黑"/>
                <w:i/>
                <w:color w:val="1F497D"/>
                <w:lang w:val="da-DK" w:eastAsia="zh-CN"/>
              </w:rPr>
            </w:pPr>
          </w:p>
        </w:tc>
      </w:tr>
      <w:tr w:rsidR="00974995" w:rsidRPr="007E5A32" w14:paraId="6DBEA7AA" w14:textId="77777777" w:rsidTr="0023040E">
        <w:tc>
          <w:tcPr>
            <w:tcW w:w="0" w:type="auto"/>
            <w:shd w:val="clear" w:color="auto" w:fill="auto"/>
          </w:tcPr>
          <w:p w14:paraId="387C3B34" w14:textId="77777777" w:rsidR="00974995" w:rsidRPr="007E5A32" w:rsidRDefault="00974995" w:rsidP="0023040E">
            <w:pPr>
              <w:pStyle w:val="a7"/>
              <w:spacing w:after="0"/>
              <w:rPr>
                <w:rFonts w:ascii="微软雅黑" w:eastAsia="微软雅黑" w:hAnsi="微软雅黑"/>
                <w:color w:val="1F497D"/>
                <w:lang w:val="da-DK" w:eastAsia="zh-CN"/>
              </w:rPr>
            </w:pPr>
          </w:p>
        </w:tc>
        <w:tc>
          <w:tcPr>
            <w:tcW w:w="0" w:type="auto"/>
            <w:shd w:val="clear" w:color="auto" w:fill="auto"/>
          </w:tcPr>
          <w:p w14:paraId="10F81262" w14:textId="77777777" w:rsidR="00974995" w:rsidRPr="007E5A32" w:rsidRDefault="00974995" w:rsidP="0023040E">
            <w:pPr>
              <w:pStyle w:val="a7"/>
              <w:spacing w:after="0"/>
              <w:rPr>
                <w:rFonts w:ascii="微软雅黑" w:eastAsia="微软雅黑" w:hAnsi="微软雅黑"/>
                <w:color w:val="1F497D"/>
                <w:lang w:val="da-DK" w:eastAsia="zh-CN"/>
              </w:rPr>
            </w:pPr>
          </w:p>
        </w:tc>
        <w:tc>
          <w:tcPr>
            <w:tcW w:w="0" w:type="auto"/>
            <w:shd w:val="clear" w:color="auto" w:fill="auto"/>
          </w:tcPr>
          <w:p w14:paraId="17E600F0"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5D533682" w14:textId="77777777" w:rsidTr="0023040E">
        <w:tc>
          <w:tcPr>
            <w:tcW w:w="0" w:type="auto"/>
            <w:shd w:val="clear" w:color="auto" w:fill="auto"/>
          </w:tcPr>
          <w:p w14:paraId="4633129A" w14:textId="77777777" w:rsidR="00974995" w:rsidRPr="007E5A32" w:rsidRDefault="00974995" w:rsidP="0023040E">
            <w:pPr>
              <w:pStyle w:val="a7"/>
              <w:spacing w:after="0"/>
              <w:rPr>
                <w:rFonts w:ascii="微软雅黑" w:eastAsia="微软雅黑" w:hAnsi="微软雅黑"/>
                <w:color w:val="1F497D"/>
                <w:lang w:val="da-DK" w:eastAsia="zh-CN"/>
              </w:rPr>
            </w:pPr>
          </w:p>
        </w:tc>
        <w:tc>
          <w:tcPr>
            <w:tcW w:w="0" w:type="auto"/>
            <w:shd w:val="clear" w:color="auto" w:fill="auto"/>
          </w:tcPr>
          <w:p w14:paraId="305D82E0" w14:textId="77777777" w:rsidR="00974995" w:rsidRPr="007E5A32" w:rsidRDefault="00974995" w:rsidP="0023040E">
            <w:pPr>
              <w:pStyle w:val="a7"/>
              <w:spacing w:after="0"/>
              <w:rPr>
                <w:rFonts w:ascii="微软雅黑" w:eastAsia="微软雅黑" w:hAnsi="微软雅黑"/>
                <w:color w:val="1F497D"/>
                <w:lang w:val="da-DK" w:eastAsia="zh-CN"/>
              </w:rPr>
            </w:pPr>
          </w:p>
        </w:tc>
        <w:tc>
          <w:tcPr>
            <w:tcW w:w="0" w:type="auto"/>
            <w:shd w:val="clear" w:color="auto" w:fill="auto"/>
          </w:tcPr>
          <w:p w14:paraId="0E72988E"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65B321BB" w14:textId="77777777" w:rsidTr="0023040E">
        <w:tc>
          <w:tcPr>
            <w:tcW w:w="0" w:type="auto"/>
            <w:shd w:val="clear" w:color="auto" w:fill="auto"/>
          </w:tcPr>
          <w:p w14:paraId="5C5EF889" w14:textId="77777777" w:rsidR="00974995" w:rsidRPr="007E5A32" w:rsidRDefault="00974995" w:rsidP="0023040E">
            <w:pPr>
              <w:pStyle w:val="a7"/>
              <w:spacing w:after="0"/>
              <w:rPr>
                <w:rFonts w:ascii="微软雅黑" w:eastAsia="微软雅黑" w:hAnsi="微软雅黑"/>
                <w:color w:val="1F497D"/>
                <w:lang w:val="da-DK" w:eastAsia="zh-CN"/>
              </w:rPr>
            </w:pPr>
          </w:p>
        </w:tc>
        <w:tc>
          <w:tcPr>
            <w:tcW w:w="0" w:type="auto"/>
            <w:shd w:val="clear" w:color="auto" w:fill="auto"/>
          </w:tcPr>
          <w:p w14:paraId="42717B68" w14:textId="77777777" w:rsidR="00974995" w:rsidRPr="007E5A32" w:rsidRDefault="00974995" w:rsidP="0023040E">
            <w:pPr>
              <w:pStyle w:val="a7"/>
              <w:spacing w:after="0"/>
              <w:rPr>
                <w:rFonts w:ascii="微软雅黑" w:eastAsia="微软雅黑" w:hAnsi="微软雅黑"/>
                <w:color w:val="1F497D"/>
                <w:lang w:val="da-DK" w:eastAsia="zh-CN"/>
              </w:rPr>
            </w:pPr>
          </w:p>
        </w:tc>
        <w:tc>
          <w:tcPr>
            <w:tcW w:w="0" w:type="auto"/>
            <w:shd w:val="clear" w:color="auto" w:fill="auto"/>
          </w:tcPr>
          <w:p w14:paraId="1698243E" w14:textId="77777777" w:rsidR="00974995" w:rsidRPr="007E5A32" w:rsidRDefault="00974995" w:rsidP="0023040E">
            <w:pPr>
              <w:pStyle w:val="a7"/>
              <w:spacing w:after="0"/>
              <w:rPr>
                <w:rFonts w:ascii="微软雅黑" w:eastAsia="微软雅黑" w:hAnsi="微软雅黑"/>
                <w:color w:val="1F497D"/>
                <w:lang w:val="da-DK" w:eastAsia="zh-CN"/>
              </w:rPr>
            </w:pPr>
          </w:p>
        </w:tc>
      </w:tr>
    </w:tbl>
    <w:p w14:paraId="24220084" w14:textId="77777777" w:rsidR="00974995" w:rsidRPr="007E5A32" w:rsidRDefault="00974995" w:rsidP="00974995">
      <w:pPr>
        <w:pStyle w:val="a7"/>
        <w:rPr>
          <w:rFonts w:ascii="微软雅黑" w:eastAsia="微软雅黑" w:hAnsi="微软雅黑"/>
          <w:color w:val="1F497D"/>
          <w:lang w:val="da-DK" w:eastAsia="zh-CN"/>
        </w:rPr>
      </w:pPr>
    </w:p>
    <w:p w14:paraId="477A8BEA" w14:textId="77777777" w:rsidR="00974995" w:rsidRPr="007E5A32" w:rsidRDefault="00974995" w:rsidP="00974995">
      <w:pPr>
        <w:pStyle w:val="a7"/>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 xml:space="preserve">库存损溢平台 -&gt; 赔付平台 </w:t>
      </w:r>
    </w:p>
    <w:p w14:paraId="4356602E"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lastRenderedPageBreak/>
        <w:t>处理中数据查询接口</w:t>
      </w:r>
    </w:p>
    <w:p w14:paraId="63B4AC2F"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此接口用于告知赔付平台有多少数量尚在损溢平台审批和待处理状态.</w:t>
      </w:r>
    </w:p>
    <w:p w14:paraId="253E815C"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提供所有</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审批中</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的单据行数据 + 接口准备 + 接口完成 + WMS部分完成(其中未完成部分)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6"/>
        <w:gridCol w:w="616"/>
        <w:gridCol w:w="4365"/>
      </w:tblGrid>
      <w:tr w:rsidR="00974995" w:rsidRPr="007E5A32" w14:paraId="598BDA83" w14:textId="77777777" w:rsidTr="0023040E">
        <w:tc>
          <w:tcPr>
            <w:tcW w:w="0" w:type="auto"/>
            <w:shd w:val="clear" w:color="auto" w:fill="BFBFBF"/>
          </w:tcPr>
          <w:p w14:paraId="69F56AAE"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字段</w:t>
            </w:r>
          </w:p>
        </w:tc>
        <w:tc>
          <w:tcPr>
            <w:tcW w:w="0" w:type="auto"/>
            <w:shd w:val="clear" w:color="auto" w:fill="BFBFBF"/>
          </w:tcPr>
          <w:p w14:paraId="070A8143"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类型</w:t>
            </w:r>
          </w:p>
        </w:tc>
        <w:tc>
          <w:tcPr>
            <w:tcW w:w="0" w:type="auto"/>
            <w:shd w:val="clear" w:color="auto" w:fill="BFBFBF"/>
          </w:tcPr>
          <w:p w14:paraId="390D97F8"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说明</w:t>
            </w:r>
          </w:p>
        </w:tc>
      </w:tr>
      <w:tr w:rsidR="00974995" w:rsidRPr="007E5A32" w14:paraId="3885D620" w14:textId="77777777" w:rsidTr="0023040E">
        <w:tc>
          <w:tcPr>
            <w:tcW w:w="0" w:type="auto"/>
            <w:shd w:val="clear" w:color="auto" w:fill="auto"/>
          </w:tcPr>
          <w:p w14:paraId="654AB020"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商家</w:t>
            </w:r>
          </w:p>
        </w:tc>
        <w:tc>
          <w:tcPr>
            <w:tcW w:w="0" w:type="auto"/>
            <w:shd w:val="clear" w:color="auto" w:fill="auto"/>
          </w:tcPr>
          <w:p w14:paraId="7D53A1F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0C79D24F"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1E6A8D7F" w14:textId="77777777" w:rsidTr="0023040E">
        <w:tc>
          <w:tcPr>
            <w:tcW w:w="0" w:type="auto"/>
            <w:shd w:val="clear" w:color="auto" w:fill="auto"/>
          </w:tcPr>
          <w:p w14:paraId="017450A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仓库</w:t>
            </w:r>
          </w:p>
        </w:tc>
        <w:tc>
          <w:tcPr>
            <w:tcW w:w="0" w:type="auto"/>
            <w:shd w:val="clear" w:color="auto" w:fill="auto"/>
          </w:tcPr>
          <w:p w14:paraId="66471E5C"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5164ADC0"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0B703B01" w14:textId="77777777" w:rsidTr="0023040E">
        <w:tc>
          <w:tcPr>
            <w:tcW w:w="0" w:type="auto"/>
            <w:shd w:val="clear" w:color="auto" w:fill="auto"/>
          </w:tcPr>
          <w:p w14:paraId="78C30671"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库位</w:t>
            </w:r>
          </w:p>
        </w:tc>
        <w:tc>
          <w:tcPr>
            <w:tcW w:w="0" w:type="auto"/>
            <w:shd w:val="clear" w:color="auto" w:fill="auto"/>
          </w:tcPr>
          <w:p w14:paraId="6CDB1DED"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2D17F71F"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2E212C39" w14:textId="77777777" w:rsidTr="0023040E">
        <w:tc>
          <w:tcPr>
            <w:tcW w:w="0" w:type="auto"/>
            <w:shd w:val="clear" w:color="auto" w:fill="auto"/>
          </w:tcPr>
          <w:p w14:paraId="6B944790"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产品</w:t>
            </w:r>
          </w:p>
        </w:tc>
        <w:tc>
          <w:tcPr>
            <w:tcW w:w="0" w:type="auto"/>
            <w:shd w:val="clear" w:color="auto" w:fill="auto"/>
          </w:tcPr>
          <w:p w14:paraId="328A53FA"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7FC4709D"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16704742" w14:textId="77777777" w:rsidTr="0023040E">
        <w:tc>
          <w:tcPr>
            <w:tcW w:w="0" w:type="auto"/>
            <w:shd w:val="clear" w:color="auto" w:fill="auto"/>
          </w:tcPr>
          <w:p w14:paraId="49AA63D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责任部门</w:t>
            </w:r>
          </w:p>
        </w:tc>
        <w:tc>
          <w:tcPr>
            <w:tcW w:w="0" w:type="auto"/>
            <w:shd w:val="clear" w:color="auto" w:fill="auto"/>
          </w:tcPr>
          <w:p w14:paraId="28C526D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2E6FE9FC"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116CC540" w14:textId="77777777" w:rsidTr="0023040E">
        <w:tc>
          <w:tcPr>
            <w:tcW w:w="0" w:type="auto"/>
            <w:shd w:val="clear" w:color="auto" w:fill="auto"/>
          </w:tcPr>
          <w:p w14:paraId="6C6A793A"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处置建议</w:t>
            </w:r>
          </w:p>
        </w:tc>
        <w:tc>
          <w:tcPr>
            <w:tcW w:w="0" w:type="auto"/>
            <w:shd w:val="clear" w:color="auto" w:fill="auto"/>
          </w:tcPr>
          <w:p w14:paraId="4BB9A67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2C353CDD"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1475EB5C" w14:textId="77777777" w:rsidTr="0023040E">
        <w:tc>
          <w:tcPr>
            <w:tcW w:w="0" w:type="auto"/>
            <w:shd w:val="clear" w:color="auto" w:fill="auto"/>
          </w:tcPr>
          <w:p w14:paraId="14D7EF5C" w14:textId="77777777" w:rsidR="00974995" w:rsidRPr="00FC5ABD" w:rsidRDefault="00974995" w:rsidP="0023040E">
            <w:pPr>
              <w:pStyle w:val="a7"/>
              <w:spacing w:after="0"/>
              <w:rPr>
                <w:rFonts w:ascii="微软雅黑" w:eastAsia="微软雅黑" w:hAnsi="微软雅黑"/>
                <w:color w:val="C00000"/>
                <w:lang w:val="da-DK" w:eastAsia="zh-CN"/>
              </w:rPr>
            </w:pPr>
            <w:r w:rsidRPr="00FC5ABD">
              <w:rPr>
                <w:rFonts w:ascii="微软雅黑" w:eastAsia="微软雅黑" w:hAnsi="微软雅黑" w:hint="eastAsia"/>
                <w:color w:val="C00000"/>
                <w:lang w:val="da-DK" w:eastAsia="zh-CN"/>
              </w:rPr>
              <w:t>WMS批次</w:t>
            </w:r>
          </w:p>
        </w:tc>
        <w:tc>
          <w:tcPr>
            <w:tcW w:w="0" w:type="auto"/>
            <w:shd w:val="clear" w:color="auto" w:fill="auto"/>
          </w:tcPr>
          <w:p w14:paraId="3B065E5C" w14:textId="77777777" w:rsidR="00974995" w:rsidRPr="00FC5ABD" w:rsidRDefault="00974995" w:rsidP="0023040E">
            <w:pPr>
              <w:pStyle w:val="a7"/>
              <w:spacing w:after="0"/>
              <w:rPr>
                <w:rFonts w:ascii="微软雅黑" w:eastAsia="微软雅黑" w:hAnsi="微软雅黑"/>
                <w:color w:val="C00000"/>
                <w:lang w:val="da-DK" w:eastAsia="zh-CN"/>
              </w:rPr>
            </w:pPr>
            <w:r w:rsidRPr="00FC5ABD">
              <w:rPr>
                <w:rFonts w:ascii="微软雅黑" w:eastAsia="微软雅黑" w:hAnsi="微软雅黑" w:hint="eastAsia"/>
                <w:color w:val="C00000"/>
                <w:lang w:val="da-DK" w:eastAsia="zh-CN"/>
              </w:rPr>
              <w:t>输入</w:t>
            </w:r>
          </w:p>
        </w:tc>
        <w:tc>
          <w:tcPr>
            <w:tcW w:w="0" w:type="auto"/>
            <w:shd w:val="clear" w:color="auto" w:fill="auto"/>
          </w:tcPr>
          <w:p w14:paraId="7E5EC343"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2C1733EC" w14:textId="77777777" w:rsidTr="0023040E">
        <w:tc>
          <w:tcPr>
            <w:tcW w:w="0" w:type="auto"/>
            <w:shd w:val="clear" w:color="auto" w:fill="auto"/>
          </w:tcPr>
          <w:p w14:paraId="0AD2F261"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生产日期</w:t>
            </w:r>
          </w:p>
        </w:tc>
        <w:tc>
          <w:tcPr>
            <w:tcW w:w="0" w:type="auto"/>
            <w:shd w:val="clear" w:color="auto" w:fill="auto"/>
          </w:tcPr>
          <w:p w14:paraId="59A9316D"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4ADA19A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产品生产日期</w:t>
            </w:r>
          </w:p>
        </w:tc>
      </w:tr>
      <w:tr w:rsidR="00974995" w:rsidRPr="007E5A32" w14:paraId="0E76D648" w14:textId="77777777" w:rsidTr="0023040E">
        <w:tc>
          <w:tcPr>
            <w:tcW w:w="0" w:type="auto"/>
            <w:shd w:val="clear" w:color="auto" w:fill="auto"/>
          </w:tcPr>
          <w:p w14:paraId="112FC22C"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到期日期</w:t>
            </w:r>
          </w:p>
        </w:tc>
        <w:tc>
          <w:tcPr>
            <w:tcW w:w="0" w:type="auto"/>
            <w:shd w:val="clear" w:color="auto" w:fill="auto"/>
          </w:tcPr>
          <w:p w14:paraId="7038D8DD"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4FE4900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产品保质期到期日期</w:t>
            </w:r>
          </w:p>
        </w:tc>
      </w:tr>
      <w:tr w:rsidR="00974995" w:rsidRPr="007E5A32" w14:paraId="6CBB7DC7" w14:textId="77777777" w:rsidTr="0023040E">
        <w:tc>
          <w:tcPr>
            <w:tcW w:w="0" w:type="auto"/>
            <w:shd w:val="clear" w:color="auto" w:fill="auto"/>
          </w:tcPr>
          <w:p w14:paraId="00074B4C"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登记日期</w:t>
            </w:r>
          </w:p>
        </w:tc>
        <w:tc>
          <w:tcPr>
            <w:tcW w:w="0" w:type="auto"/>
            <w:shd w:val="clear" w:color="auto" w:fill="auto"/>
          </w:tcPr>
          <w:p w14:paraId="32E04C7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61E36C3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进入赔付平台日期</w:t>
            </w:r>
          </w:p>
        </w:tc>
      </w:tr>
      <w:tr w:rsidR="00974995" w:rsidRPr="007E5A32" w14:paraId="33A40D6F" w14:textId="77777777" w:rsidTr="0023040E">
        <w:tc>
          <w:tcPr>
            <w:tcW w:w="0" w:type="auto"/>
            <w:shd w:val="clear" w:color="auto" w:fill="auto"/>
          </w:tcPr>
          <w:p w14:paraId="6FD5288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数量</w:t>
            </w:r>
          </w:p>
        </w:tc>
        <w:tc>
          <w:tcPr>
            <w:tcW w:w="0" w:type="auto"/>
            <w:shd w:val="clear" w:color="auto" w:fill="auto"/>
          </w:tcPr>
          <w:p w14:paraId="5F8109AD"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745D2010"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00F4BDE7" w14:textId="77777777" w:rsidTr="0023040E">
        <w:tc>
          <w:tcPr>
            <w:tcW w:w="0" w:type="auto"/>
            <w:shd w:val="clear" w:color="auto" w:fill="auto"/>
          </w:tcPr>
          <w:p w14:paraId="37A42C7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计量单位</w:t>
            </w:r>
          </w:p>
        </w:tc>
        <w:tc>
          <w:tcPr>
            <w:tcW w:w="0" w:type="auto"/>
            <w:shd w:val="clear" w:color="auto" w:fill="auto"/>
          </w:tcPr>
          <w:p w14:paraId="304AECE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45705189"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646DF122" w14:textId="77777777" w:rsidTr="0023040E">
        <w:tc>
          <w:tcPr>
            <w:tcW w:w="0" w:type="auto"/>
            <w:shd w:val="clear" w:color="auto" w:fill="auto"/>
          </w:tcPr>
          <w:p w14:paraId="4826052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预计可回收金额</w:t>
            </w:r>
          </w:p>
        </w:tc>
        <w:tc>
          <w:tcPr>
            <w:tcW w:w="0" w:type="auto"/>
            <w:shd w:val="clear" w:color="auto" w:fill="auto"/>
          </w:tcPr>
          <w:p w14:paraId="75A1B3BD"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577952E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内采售卖时, 估计可以回收的金额</w:t>
            </w:r>
          </w:p>
        </w:tc>
      </w:tr>
      <w:tr w:rsidR="00974995" w:rsidRPr="007E5A32" w14:paraId="6803D30A" w14:textId="77777777" w:rsidTr="0023040E">
        <w:tc>
          <w:tcPr>
            <w:tcW w:w="0" w:type="auto"/>
            <w:shd w:val="clear" w:color="auto" w:fill="auto"/>
          </w:tcPr>
          <w:p w14:paraId="68C88C4D"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赔付平台编号</w:t>
            </w:r>
          </w:p>
        </w:tc>
        <w:tc>
          <w:tcPr>
            <w:tcW w:w="0" w:type="auto"/>
            <w:shd w:val="clear" w:color="auto" w:fill="auto"/>
          </w:tcPr>
          <w:p w14:paraId="70BB55D7"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0" w:type="auto"/>
            <w:shd w:val="clear" w:color="auto" w:fill="auto"/>
          </w:tcPr>
          <w:p w14:paraId="5DD8FA3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赔付平台中的数据编号, 可以用于前后环节追溯</w:t>
            </w:r>
          </w:p>
        </w:tc>
      </w:tr>
    </w:tbl>
    <w:p w14:paraId="75C41646" w14:textId="77777777" w:rsidR="00974995" w:rsidRPr="007E5A32" w:rsidRDefault="00974995" w:rsidP="00974995">
      <w:pPr>
        <w:pStyle w:val="a7"/>
        <w:rPr>
          <w:rFonts w:ascii="微软雅黑" w:eastAsia="微软雅黑" w:hAnsi="微软雅黑"/>
          <w:color w:val="1F497D"/>
          <w:lang w:val="da-DK" w:eastAsia="zh-CN"/>
        </w:rPr>
      </w:pPr>
    </w:p>
    <w:p w14:paraId="7E976DFE" w14:textId="77777777" w:rsidR="00974995" w:rsidRPr="007E5A32" w:rsidRDefault="00974995" w:rsidP="00974995">
      <w:pPr>
        <w:pStyle w:val="a7"/>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 xml:space="preserve">库存损溢平台-&gt; PMS </w:t>
      </w:r>
    </w:p>
    <w:p w14:paraId="12639F24"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用于生成负PO. 相关的供应商余额检查和供应商主数据检查将在PMS中逐步完成.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1444"/>
        <w:gridCol w:w="3260"/>
      </w:tblGrid>
      <w:tr w:rsidR="00974995" w:rsidRPr="007E5A32" w14:paraId="09B9F896" w14:textId="77777777" w:rsidTr="0023040E">
        <w:tc>
          <w:tcPr>
            <w:tcW w:w="0" w:type="auto"/>
            <w:shd w:val="clear" w:color="auto" w:fill="BFBFBF"/>
          </w:tcPr>
          <w:p w14:paraId="12DCD0EB"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字段</w:t>
            </w:r>
          </w:p>
        </w:tc>
        <w:tc>
          <w:tcPr>
            <w:tcW w:w="1444" w:type="dxa"/>
            <w:shd w:val="clear" w:color="auto" w:fill="BFBFBF"/>
          </w:tcPr>
          <w:p w14:paraId="3C477A9F"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类型</w:t>
            </w:r>
          </w:p>
        </w:tc>
        <w:tc>
          <w:tcPr>
            <w:tcW w:w="3260" w:type="dxa"/>
            <w:shd w:val="clear" w:color="auto" w:fill="BFBFBF"/>
          </w:tcPr>
          <w:p w14:paraId="1D3808E5"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说明</w:t>
            </w:r>
          </w:p>
        </w:tc>
      </w:tr>
      <w:tr w:rsidR="00974995" w:rsidRPr="007E5A32" w14:paraId="701D16F9" w14:textId="77777777" w:rsidTr="0023040E">
        <w:tc>
          <w:tcPr>
            <w:tcW w:w="0" w:type="auto"/>
            <w:shd w:val="clear" w:color="auto" w:fill="auto"/>
          </w:tcPr>
          <w:p w14:paraId="3E82393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商家</w:t>
            </w:r>
          </w:p>
        </w:tc>
        <w:tc>
          <w:tcPr>
            <w:tcW w:w="1444" w:type="dxa"/>
            <w:shd w:val="clear" w:color="auto" w:fill="auto"/>
          </w:tcPr>
          <w:p w14:paraId="24DA62C1"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690B432D"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781507B6" w14:textId="77777777" w:rsidTr="0023040E">
        <w:tc>
          <w:tcPr>
            <w:tcW w:w="0" w:type="auto"/>
            <w:shd w:val="clear" w:color="auto" w:fill="auto"/>
          </w:tcPr>
          <w:p w14:paraId="27073170"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仓库</w:t>
            </w:r>
          </w:p>
        </w:tc>
        <w:tc>
          <w:tcPr>
            <w:tcW w:w="1444" w:type="dxa"/>
            <w:shd w:val="clear" w:color="auto" w:fill="auto"/>
          </w:tcPr>
          <w:p w14:paraId="5A006D94"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5D78A313"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320FEC58" w14:textId="77777777" w:rsidTr="0023040E">
        <w:tc>
          <w:tcPr>
            <w:tcW w:w="0" w:type="auto"/>
            <w:shd w:val="clear" w:color="auto" w:fill="auto"/>
          </w:tcPr>
          <w:p w14:paraId="59D5BBF7"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产品</w:t>
            </w:r>
          </w:p>
        </w:tc>
        <w:tc>
          <w:tcPr>
            <w:tcW w:w="1444" w:type="dxa"/>
            <w:shd w:val="clear" w:color="auto" w:fill="auto"/>
          </w:tcPr>
          <w:p w14:paraId="7798CD77"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3C0F4D29"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720A5318" w14:textId="77777777" w:rsidTr="0023040E">
        <w:tc>
          <w:tcPr>
            <w:tcW w:w="0" w:type="auto"/>
            <w:shd w:val="clear" w:color="auto" w:fill="auto"/>
          </w:tcPr>
          <w:p w14:paraId="27EACCA1"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WMS批次</w:t>
            </w:r>
          </w:p>
        </w:tc>
        <w:tc>
          <w:tcPr>
            <w:tcW w:w="1444" w:type="dxa"/>
            <w:shd w:val="clear" w:color="auto" w:fill="auto"/>
          </w:tcPr>
          <w:p w14:paraId="75B8FC1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54AC5373"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2CDC9452" w14:textId="77777777" w:rsidTr="0023040E">
        <w:tc>
          <w:tcPr>
            <w:tcW w:w="0" w:type="auto"/>
            <w:shd w:val="clear" w:color="auto" w:fill="auto"/>
          </w:tcPr>
          <w:p w14:paraId="1122A447"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数量</w:t>
            </w:r>
          </w:p>
        </w:tc>
        <w:tc>
          <w:tcPr>
            <w:tcW w:w="1444" w:type="dxa"/>
            <w:shd w:val="clear" w:color="auto" w:fill="auto"/>
          </w:tcPr>
          <w:p w14:paraId="7904E24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4B699742"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0ED6AE31" w14:textId="77777777" w:rsidTr="0023040E">
        <w:tc>
          <w:tcPr>
            <w:tcW w:w="0" w:type="auto"/>
            <w:shd w:val="clear" w:color="auto" w:fill="auto"/>
          </w:tcPr>
          <w:p w14:paraId="2532E35C"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采购退货价</w:t>
            </w:r>
          </w:p>
        </w:tc>
        <w:tc>
          <w:tcPr>
            <w:tcW w:w="1444" w:type="dxa"/>
            <w:shd w:val="clear" w:color="auto" w:fill="auto"/>
          </w:tcPr>
          <w:p w14:paraId="2C49048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083FB38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从zeus取得</w:t>
            </w:r>
          </w:p>
        </w:tc>
      </w:tr>
      <w:tr w:rsidR="00974995" w:rsidRPr="007E5A32" w14:paraId="7F9A5BFE" w14:textId="77777777" w:rsidTr="0023040E">
        <w:tc>
          <w:tcPr>
            <w:tcW w:w="0" w:type="auto"/>
            <w:shd w:val="clear" w:color="auto" w:fill="auto"/>
          </w:tcPr>
          <w:p w14:paraId="5CE53C1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供应商</w:t>
            </w:r>
          </w:p>
        </w:tc>
        <w:tc>
          <w:tcPr>
            <w:tcW w:w="1444" w:type="dxa"/>
            <w:shd w:val="clear" w:color="auto" w:fill="auto"/>
          </w:tcPr>
          <w:p w14:paraId="613FBB63"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6504AE2A"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5BB6A951" w14:textId="77777777" w:rsidTr="0023040E">
        <w:tc>
          <w:tcPr>
            <w:tcW w:w="0" w:type="auto"/>
            <w:shd w:val="clear" w:color="auto" w:fill="auto"/>
          </w:tcPr>
          <w:p w14:paraId="5FC81E33"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产品属性</w:t>
            </w:r>
          </w:p>
        </w:tc>
        <w:tc>
          <w:tcPr>
            <w:tcW w:w="1444" w:type="dxa"/>
            <w:shd w:val="clear" w:color="auto" w:fill="auto"/>
          </w:tcPr>
          <w:p w14:paraId="1B3B7F5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54910D43"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固定为</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坏品</w:t>
            </w:r>
            <w:r w:rsidRPr="007E5A32">
              <w:rPr>
                <w:rFonts w:ascii="微软雅黑" w:eastAsia="微软雅黑" w:hAnsi="微软雅黑"/>
                <w:color w:val="1F497D"/>
                <w:lang w:val="da-DK" w:eastAsia="zh-CN"/>
              </w:rPr>
              <w:t>”</w:t>
            </w:r>
          </w:p>
        </w:tc>
      </w:tr>
      <w:tr w:rsidR="00974995" w:rsidRPr="007E5A32" w14:paraId="38306D08" w14:textId="77777777" w:rsidTr="0023040E">
        <w:tc>
          <w:tcPr>
            <w:tcW w:w="0" w:type="auto"/>
            <w:shd w:val="clear" w:color="auto" w:fill="auto"/>
          </w:tcPr>
          <w:p w14:paraId="098A6A70"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库存损溢平台单据编号</w:t>
            </w:r>
          </w:p>
        </w:tc>
        <w:tc>
          <w:tcPr>
            <w:tcW w:w="1444" w:type="dxa"/>
            <w:shd w:val="clear" w:color="auto" w:fill="auto"/>
          </w:tcPr>
          <w:p w14:paraId="1E21EE4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16BEFE5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提供给PMS作为备注信息, 也可以</w:t>
            </w:r>
            <w:r w:rsidRPr="007E5A32">
              <w:rPr>
                <w:rFonts w:ascii="微软雅黑" w:eastAsia="微软雅黑" w:hAnsi="微软雅黑" w:hint="eastAsia"/>
                <w:color w:val="1F497D"/>
                <w:lang w:val="da-DK" w:eastAsia="zh-CN"/>
              </w:rPr>
              <w:lastRenderedPageBreak/>
              <w:t>作为追溯依据; 需要PMS传递给WMS, WMS回传实物处置结果时, 提供此编号.</w:t>
            </w:r>
          </w:p>
        </w:tc>
      </w:tr>
      <w:tr w:rsidR="00974995" w:rsidRPr="007E5A32" w14:paraId="5249D99A" w14:textId="77777777" w:rsidTr="0023040E">
        <w:tc>
          <w:tcPr>
            <w:tcW w:w="0" w:type="auto"/>
            <w:shd w:val="clear" w:color="auto" w:fill="auto"/>
          </w:tcPr>
          <w:p w14:paraId="34D3976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lastRenderedPageBreak/>
              <w:t>负PO编号</w:t>
            </w:r>
          </w:p>
        </w:tc>
        <w:tc>
          <w:tcPr>
            <w:tcW w:w="1444" w:type="dxa"/>
            <w:shd w:val="clear" w:color="auto" w:fill="auto"/>
          </w:tcPr>
          <w:p w14:paraId="34655AC3"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输出</w:t>
            </w:r>
          </w:p>
        </w:tc>
        <w:tc>
          <w:tcPr>
            <w:tcW w:w="3260" w:type="dxa"/>
            <w:shd w:val="clear" w:color="auto" w:fill="auto"/>
          </w:tcPr>
          <w:p w14:paraId="2F57B1B9"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754392A1" w14:textId="77777777" w:rsidTr="0023040E">
        <w:tc>
          <w:tcPr>
            <w:tcW w:w="0" w:type="auto"/>
            <w:shd w:val="clear" w:color="auto" w:fill="auto"/>
          </w:tcPr>
          <w:p w14:paraId="762DC92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预计交货日期</w:t>
            </w:r>
          </w:p>
        </w:tc>
        <w:tc>
          <w:tcPr>
            <w:tcW w:w="1444" w:type="dxa"/>
            <w:shd w:val="clear" w:color="auto" w:fill="auto"/>
          </w:tcPr>
          <w:p w14:paraId="558ABFB3"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输出</w:t>
            </w:r>
          </w:p>
        </w:tc>
        <w:tc>
          <w:tcPr>
            <w:tcW w:w="3260" w:type="dxa"/>
            <w:shd w:val="clear" w:color="auto" w:fill="auto"/>
          </w:tcPr>
          <w:p w14:paraId="46E90A79"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632E4627" w14:textId="77777777" w:rsidTr="0023040E">
        <w:tc>
          <w:tcPr>
            <w:tcW w:w="0" w:type="auto"/>
            <w:shd w:val="clear" w:color="auto" w:fill="auto"/>
          </w:tcPr>
          <w:p w14:paraId="3C5D200D"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调用结果</w:t>
            </w:r>
          </w:p>
        </w:tc>
        <w:tc>
          <w:tcPr>
            <w:tcW w:w="1444" w:type="dxa"/>
            <w:shd w:val="clear" w:color="auto" w:fill="auto"/>
          </w:tcPr>
          <w:p w14:paraId="5BA36C6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输出</w:t>
            </w:r>
          </w:p>
        </w:tc>
        <w:tc>
          <w:tcPr>
            <w:tcW w:w="3260" w:type="dxa"/>
            <w:shd w:val="clear" w:color="auto" w:fill="auto"/>
          </w:tcPr>
          <w:p w14:paraId="2782E23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成功/失败</w:t>
            </w:r>
          </w:p>
        </w:tc>
      </w:tr>
      <w:tr w:rsidR="00974995" w:rsidRPr="007E5A32" w14:paraId="17A42D8A" w14:textId="77777777" w:rsidTr="0023040E">
        <w:tc>
          <w:tcPr>
            <w:tcW w:w="0" w:type="auto"/>
            <w:shd w:val="clear" w:color="auto" w:fill="auto"/>
          </w:tcPr>
          <w:p w14:paraId="01463A03"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接口消息</w:t>
            </w:r>
          </w:p>
        </w:tc>
        <w:tc>
          <w:tcPr>
            <w:tcW w:w="1444" w:type="dxa"/>
            <w:shd w:val="clear" w:color="auto" w:fill="auto"/>
          </w:tcPr>
          <w:p w14:paraId="7E2C318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输出</w:t>
            </w:r>
          </w:p>
        </w:tc>
        <w:tc>
          <w:tcPr>
            <w:tcW w:w="3260" w:type="dxa"/>
            <w:shd w:val="clear" w:color="auto" w:fill="auto"/>
          </w:tcPr>
          <w:p w14:paraId="0074B08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失败原因</w:t>
            </w:r>
          </w:p>
        </w:tc>
      </w:tr>
    </w:tbl>
    <w:p w14:paraId="1073D776" w14:textId="77777777" w:rsidR="00974995" w:rsidRPr="007E5A32" w:rsidRDefault="00974995" w:rsidP="00974995">
      <w:pPr>
        <w:pStyle w:val="a7"/>
        <w:rPr>
          <w:rFonts w:ascii="微软雅黑" w:eastAsia="微软雅黑" w:hAnsi="微软雅黑"/>
          <w:color w:val="1F497D"/>
          <w:lang w:val="da-DK" w:eastAsia="zh-CN"/>
        </w:rPr>
      </w:pPr>
    </w:p>
    <w:p w14:paraId="471D7E0E" w14:textId="77777777" w:rsidR="00974995" w:rsidRPr="007E5A32" w:rsidRDefault="00974995" w:rsidP="00974995">
      <w:pPr>
        <w:pStyle w:val="a7"/>
        <w:rPr>
          <w:rFonts w:ascii="微软雅黑" w:eastAsia="微软雅黑" w:hAnsi="微软雅黑"/>
          <w:color w:val="1F497D"/>
          <w:lang w:val="da-DK" w:eastAsia="zh-CN"/>
        </w:rPr>
      </w:pPr>
    </w:p>
    <w:p w14:paraId="5179B969" w14:textId="77777777" w:rsidR="00974995" w:rsidRPr="007E5A32" w:rsidRDefault="00974995" w:rsidP="00974995">
      <w:pPr>
        <w:pStyle w:val="a7"/>
        <w:rPr>
          <w:rFonts w:ascii="微软雅黑" w:eastAsia="微软雅黑" w:hAnsi="微软雅黑"/>
          <w:i/>
          <w:color w:val="1F497D"/>
          <w:lang w:val="da-DK" w:eastAsia="zh-CN"/>
        </w:rPr>
      </w:pPr>
    </w:p>
    <w:p w14:paraId="45CADCE4" w14:textId="77777777" w:rsidR="00974995" w:rsidRPr="007E5A32" w:rsidRDefault="00974995" w:rsidP="00974995">
      <w:pPr>
        <w:pStyle w:val="a7"/>
        <w:rPr>
          <w:rFonts w:ascii="微软雅黑" w:eastAsia="微软雅黑" w:hAnsi="微软雅黑"/>
          <w:i/>
          <w:color w:val="1F497D"/>
          <w:lang w:val="da-DK" w:eastAsia="zh-CN"/>
        </w:rPr>
      </w:pPr>
    </w:p>
    <w:p w14:paraId="1288F850" w14:textId="77777777" w:rsidR="00974995" w:rsidRPr="007E5A32" w:rsidRDefault="00974995" w:rsidP="00974995">
      <w:pPr>
        <w:pStyle w:val="a7"/>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库存损溢平台销毁单-&gt; WMS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1444"/>
        <w:gridCol w:w="3260"/>
      </w:tblGrid>
      <w:tr w:rsidR="00974995" w:rsidRPr="007E5A32" w14:paraId="71EB66F0" w14:textId="77777777" w:rsidTr="0023040E">
        <w:tc>
          <w:tcPr>
            <w:tcW w:w="0" w:type="auto"/>
            <w:shd w:val="clear" w:color="auto" w:fill="BFBFBF"/>
          </w:tcPr>
          <w:p w14:paraId="2BAAD49A"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字段</w:t>
            </w:r>
          </w:p>
        </w:tc>
        <w:tc>
          <w:tcPr>
            <w:tcW w:w="1444" w:type="dxa"/>
            <w:shd w:val="clear" w:color="auto" w:fill="BFBFBF"/>
          </w:tcPr>
          <w:p w14:paraId="53AAF2FB"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类型</w:t>
            </w:r>
          </w:p>
        </w:tc>
        <w:tc>
          <w:tcPr>
            <w:tcW w:w="3260" w:type="dxa"/>
            <w:shd w:val="clear" w:color="auto" w:fill="BFBFBF"/>
          </w:tcPr>
          <w:p w14:paraId="60387B9F"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说明</w:t>
            </w:r>
          </w:p>
        </w:tc>
      </w:tr>
      <w:tr w:rsidR="00974995" w:rsidRPr="007E5A32" w14:paraId="36B3D738" w14:textId="77777777" w:rsidTr="0023040E">
        <w:tc>
          <w:tcPr>
            <w:tcW w:w="0" w:type="auto"/>
            <w:shd w:val="clear" w:color="auto" w:fill="auto"/>
          </w:tcPr>
          <w:p w14:paraId="6ED8FFC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商家</w:t>
            </w:r>
          </w:p>
        </w:tc>
        <w:tc>
          <w:tcPr>
            <w:tcW w:w="1444" w:type="dxa"/>
            <w:shd w:val="clear" w:color="auto" w:fill="auto"/>
          </w:tcPr>
          <w:p w14:paraId="15D908B4"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422F96AA"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6B361448" w14:textId="77777777" w:rsidTr="0023040E">
        <w:tc>
          <w:tcPr>
            <w:tcW w:w="0" w:type="auto"/>
            <w:shd w:val="clear" w:color="auto" w:fill="auto"/>
          </w:tcPr>
          <w:p w14:paraId="2C54428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仓库</w:t>
            </w:r>
          </w:p>
        </w:tc>
        <w:tc>
          <w:tcPr>
            <w:tcW w:w="1444" w:type="dxa"/>
            <w:shd w:val="clear" w:color="auto" w:fill="auto"/>
          </w:tcPr>
          <w:p w14:paraId="378A18C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47E65ACC"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04A96A61" w14:textId="77777777" w:rsidTr="0023040E">
        <w:tc>
          <w:tcPr>
            <w:tcW w:w="0" w:type="auto"/>
            <w:shd w:val="clear" w:color="auto" w:fill="auto"/>
          </w:tcPr>
          <w:p w14:paraId="14B4F5A3"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库位</w:t>
            </w:r>
          </w:p>
        </w:tc>
        <w:tc>
          <w:tcPr>
            <w:tcW w:w="1444" w:type="dxa"/>
            <w:shd w:val="clear" w:color="auto" w:fill="auto"/>
          </w:tcPr>
          <w:p w14:paraId="7D401BD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1F791F10"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0F1B765B" w14:textId="77777777" w:rsidTr="0023040E">
        <w:tc>
          <w:tcPr>
            <w:tcW w:w="0" w:type="auto"/>
            <w:shd w:val="clear" w:color="auto" w:fill="auto"/>
          </w:tcPr>
          <w:p w14:paraId="7262BC3D"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产品</w:t>
            </w:r>
          </w:p>
        </w:tc>
        <w:tc>
          <w:tcPr>
            <w:tcW w:w="1444" w:type="dxa"/>
            <w:shd w:val="clear" w:color="auto" w:fill="auto"/>
          </w:tcPr>
          <w:p w14:paraId="50DC686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329EBF3E"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7AC543DC" w14:textId="77777777" w:rsidTr="0023040E">
        <w:tc>
          <w:tcPr>
            <w:tcW w:w="0" w:type="auto"/>
            <w:shd w:val="clear" w:color="auto" w:fill="auto"/>
          </w:tcPr>
          <w:p w14:paraId="2B9849D1"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WMS批次</w:t>
            </w:r>
          </w:p>
        </w:tc>
        <w:tc>
          <w:tcPr>
            <w:tcW w:w="1444" w:type="dxa"/>
            <w:shd w:val="clear" w:color="auto" w:fill="auto"/>
          </w:tcPr>
          <w:p w14:paraId="0C5498B7"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24736A64"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4ECFE391" w14:textId="77777777" w:rsidTr="0023040E">
        <w:tc>
          <w:tcPr>
            <w:tcW w:w="0" w:type="auto"/>
            <w:shd w:val="clear" w:color="auto" w:fill="auto"/>
          </w:tcPr>
          <w:p w14:paraId="7CC93E5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数量</w:t>
            </w:r>
          </w:p>
        </w:tc>
        <w:tc>
          <w:tcPr>
            <w:tcW w:w="1444" w:type="dxa"/>
            <w:shd w:val="clear" w:color="auto" w:fill="auto"/>
          </w:tcPr>
          <w:p w14:paraId="4F696D57"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1A948570"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7BA23F50" w14:textId="77777777" w:rsidTr="0023040E">
        <w:tc>
          <w:tcPr>
            <w:tcW w:w="0" w:type="auto"/>
            <w:shd w:val="clear" w:color="auto" w:fill="auto"/>
          </w:tcPr>
          <w:p w14:paraId="185A0F44"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损溢单号</w:t>
            </w:r>
          </w:p>
        </w:tc>
        <w:tc>
          <w:tcPr>
            <w:tcW w:w="1444" w:type="dxa"/>
            <w:shd w:val="clear" w:color="auto" w:fill="auto"/>
          </w:tcPr>
          <w:p w14:paraId="5208522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2444BA0D"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 xml:space="preserve">同 </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库存损溢平台单据编号</w:t>
            </w:r>
            <w:r w:rsidRPr="007E5A32">
              <w:rPr>
                <w:rFonts w:ascii="微软雅黑" w:eastAsia="微软雅黑" w:hAnsi="微软雅黑"/>
                <w:color w:val="1F497D"/>
                <w:lang w:val="da-DK" w:eastAsia="zh-CN"/>
              </w:rPr>
              <w:t>”</w:t>
            </w:r>
          </w:p>
        </w:tc>
      </w:tr>
      <w:tr w:rsidR="00974995" w:rsidRPr="007E5A32" w14:paraId="20370B48" w14:textId="77777777" w:rsidTr="0023040E">
        <w:tc>
          <w:tcPr>
            <w:tcW w:w="0" w:type="auto"/>
            <w:shd w:val="clear" w:color="auto" w:fill="auto"/>
          </w:tcPr>
          <w:p w14:paraId="1A63E1EA"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库存损溢平台单据编号</w:t>
            </w:r>
          </w:p>
        </w:tc>
        <w:tc>
          <w:tcPr>
            <w:tcW w:w="1444" w:type="dxa"/>
            <w:shd w:val="clear" w:color="auto" w:fill="auto"/>
          </w:tcPr>
          <w:p w14:paraId="04DE9F9C"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6B9DCFBA"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可以作为追溯依据</w:t>
            </w:r>
          </w:p>
        </w:tc>
      </w:tr>
      <w:tr w:rsidR="00974995" w:rsidRPr="007E5A32" w14:paraId="4E163B64" w14:textId="77777777" w:rsidTr="0023040E">
        <w:tc>
          <w:tcPr>
            <w:tcW w:w="0" w:type="auto"/>
            <w:shd w:val="clear" w:color="auto" w:fill="auto"/>
          </w:tcPr>
          <w:p w14:paraId="7AB8949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损耗赔付平台单据编号</w:t>
            </w:r>
          </w:p>
        </w:tc>
        <w:tc>
          <w:tcPr>
            <w:tcW w:w="1444" w:type="dxa"/>
            <w:shd w:val="clear" w:color="auto" w:fill="auto"/>
          </w:tcPr>
          <w:p w14:paraId="1629FB24"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63945F3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用于匹配源数据, 解除锁定</w:t>
            </w:r>
          </w:p>
        </w:tc>
      </w:tr>
      <w:tr w:rsidR="00974995" w:rsidRPr="007E5A32" w14:paraId="00ED11E8" w14:textId="77777777" w:rsidTr="0023040E">
        <w:tc>
          <w:tcPr>
            <w:tcW w:w="0" w:type="auto"/>
            <w:shd w:val="clear" w:color="auto" w:fill="auto"/>
          </w:tcPr>
          <w:p w14:paraId="45F146D1"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调用结果</w:t>
            </w:r>
          </w:p>
        </w:tc>
        <w:tc>
          <w:tcPr>
            <w:tcW w:w="1444" w:type="dxa"/>
            <w:shd w:val="clear" w:color="auto" w:fill="auto"/>
          </w:tcPr>
          <w:p w14:paraId="5436917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输出</w:t>
            </w:r>
          </w:p>
        </w:tc>
        <w:tc>
          <w:tcPr>
            <w:tcW w:w="3260" w:type="dxa"/>
            <w:shd w:val="clear" w:color="auto" w:fill="auto"/>
          </w:tcPr>
          <w:p w14:paraId="4C76B43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成功/失败</w:t>
            </w:r>
          </w:p>
        </w:tc>
      </w:tr>
      <w:tr w:rsidR="00974995" w:rsidRPr="007E5A32" w14:paraId="78A53780" w14:textId="77777777" w:rsidTr="0023040E">
        <w:tc>
          <w:tcPr>
            <w:tcW w:w="0" w:type="auto"/>
            <w:shd w:val="clear" w:color="auto" w:fill="auto"/>
          </w:tcPr>
          <w:p w14:paraId="21D495EC"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接口消息</w:t>
            </w:r>
          </w:p>
        </w:tc>
        <w:tc>
          <w:tcPr>
            <w:tcW w:w="1444" w:type="dxa"/>
            <w:shd w:val="clear" w:color="auto" w:fill="auto"/>
          </w:tcPr>
          <w:p w14:paraId="738851C1"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输出</w:t>
            </w:r>
          </w:p>
        </w:tc>
        <w:tc>
          <w:tcPr>
            <w:tcW w:w="3260" w:type="dxa"/>
            <w:shd w:val="clear" w:color="auto" w:fill="auto"/>
          </w:tcPr>
          <w:p w14:paraId="4FB5485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失败原因</w:t>
            </w:r>
          </w:p>
        </w:tc>
      </w:tr>
    </w:tbl>
    <w:p w14:paraId="754F1A0A" w14:textId="77777777" w:rsidR="00974995" w:rsidRPr="007E5A32" w:rsidRDefault="00974995" w:rsidP="00974995">
      <w:pPr>
        <w:pStyle w:val="a7"/>
        <w:rPr>
          <w:rFonts w:ascii="微软雅黑" w:eastAsia="微软雅黑" w:hAnsi="微软雅黑"/>
          <w:i/>
          <w:color w:val="1F497D"/>
          <w:lang w:val="da-DK" w:eastAsia="zh-CN"/>
        </w:rPr>
      </w:pPr>
    </w:p>
    <w:p w14:paraId="76A6EB3D" w14:textId="77777777" w:rsidR="00974995" w:rsidRPr="007E5A32" w:rsidRDefault="00974995" w:rsidP="00974995">
      <w:pPr>
        <w:pStyle w:val="a7"/>
        <w:rPr>
          <w:rFonts w:ascii="微软雅黑" w:eastAsia="微软雅黑" w:hAnsi="微软雅黑"/>
          <w:i/>
          <w:color w:val="1F497D"/>
          <w:lang w:val="da-DK" w:eastAsia="zh-CN"/>
        </w:rPr>
      </w:pPr>
    </w:p>
    <w:p w14:paraId="7C9B7BDE" w14:textId="77777777" w:rsidR="00974995" w:rsidRPr="007E5A32" w:rsidRDefault="00974995" w:rsidP="00974995">
      <w:pPr>
        <w:pStyle w:val="a7"/>
        <w:rPr>
          <w:rFonts w:ascii="微软雅黑" w:eastAsia="微软雅黑" w:hAnsi="微软雅黑"/>
          <w:i/>
          <w:color w:val="1F497D"/>
          <w:lang w:val="da-DK" w:eastAsia="zh-CN"/>
        </w:rPr>
      </w:pPr>
    </w:p>
    <w:p w14:paraId="73EBE576" w14:textId="77777777" w:rsidR="00974995" w:rsidRPr="007E5A32" w:rsidRDefault="00974995" w:rsidP="00974995">
      <w:pPr>
        <w:pStyle w:val="a7"/>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库存损溢平台虚拟DO-&gt; WMS</w:t>
      </w:r>
    </w:p>
    <w:p w14:paraId="3BCEDCC6"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为了简化财务和业务对内采售卖业务的统计分析, 将此类数据视同为销售DO来处理, 采用与DO相同结构的数据接口与WMS进行交互(头和行两层数据)</w:t>
      </w:r>
    </w:p>
    <w:p w14:paraId="09F869FB" w14:textId="77777777" w:rsidR="00974995" w:rsidRPr="007E5A32" w:rsidRDefault="00974995" w:rsidP="00974995">
      <w:pPr>
        <w:pStyle w:val="a7"/>
        <w:rPr>
          <w:rFonts w:ascii="微软雅黑" w:eastAsia="微软雅黑" w:hAnsi="微软雅黑"/>
          <w:i/>
          <w:color w:val="1F497D"/>
          <w:lang w:val="da-DK" w:eastAsia="zh-CN"/>
        </w:rPr>
      </w:pPr>
      <w:r w:rsidRPr="007E5A32">
        <w:rPr>
          <w:rFonts w:ascii="微软雅黑" w:eastAsia="微软雅黑" w:hAnsi="微软雅黑" w:hint="eastAsia"/>
          <w:i/>
          <w:color w:val="1F497D"/>
          <w:lang w:val="da-DK" w:eastAsia="zh-CN"/>
        </w:rPr>
        <w:lastRenderedPageBreak/>
        <w:t>DO头数据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1444"/>
        <w:gridCol w:w="3260"/>
      </w:tblGrid>
      <w:tr w:rsidR="00974995" w:rsidRPr="007E5A32" w14:paraId="1BB7F528" w14:textId="77777777" w:rsidTr="0023040E">
        <w:tc>
          <w:tcPr>
            <w:tcW w:w="0" w:type="auto"/>
            <w:shd w:val="clear" w:color="auto" w:fill="BFBFBF"/>
          </w:tcPr>
          <w:p w14:paraId="1A0671B1"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字段</w:t>
            </w:r>
          </w:p>
        </w:tc>
        <w:tc>
          <w:tcPr>
            <w:tcW w:w="1444" w:type="dxa"/>
            <w:shd w:val="clear" w:color="auto" w:fill="BFBFBF"/>
          </w:tcPr>
          <w:p w14:paraId="04444CED"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类型</w:t>
            </w:r>
          </w:p>
        </w:tc>
        <w:tc>
          <w:tcPr>
            <w:tcW w:w="3260" w:type="dxa"/>
            <w:shd w:val="clear" w:color="auto" w:fill="BFBFBF"/>
          </w:tcPr>
          <w:p w14:paraId="4B47C75C"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说明</w:t>
            </w:r>
          </w:p>
        </w:tc>
      </w:tr>
      <w:tr w:rsidR="00974995" w:rsidRPr="007E5A32" w14:paraId="560B0E37" w14:textId="77777777" w:rsidTr="0023040E">
        <w:tc>
          <w:tcPr>
            <w:tcW w:w="0" w:type="auto"/>
            <w:shd w:val="clear" w:color="auto" w:fill="auto"/>
          </w:tcPr>
          <w:p w14:paraId="7B44C61C"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商家</w:t>
            </w:r>
          </w:p>
        </w:tc>
        <w:tc>
          <w:tcPr>
            <w:tcW w:w="1444" w:type="dxa"/>
            <w:shd w:val="clear" w:color="auto" w:fill="auto"/>
          </w:tcPr>
          <w:p w14:paraId="1871246C"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478F0DA3"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09D40856" w14:textId="77777777" w:rsidTr="0023040E">
        <w:tc>
          <w:tcPr>
            <w:tcW w:w="0" w:type="auto"/>
            <w:shd w:val="clear" w:color="auto" w:fill="auto"/>
          </w:tcPr>
          <w:p w14:paraId="012D325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仓库</w:t>
            </w:r>
          </w:p>
        </w:tc>
        <w:tc>
          <w:tcPr>
            <w:tcW w:w="1444" w:type="dxa"/>
            <w:shd w:val="clear" w:color="auto" w:fill="auto"/>
          </w:tcPr>
          <w:p w14:paraId="3DF01B34"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3F506233"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7C95FC9F" w14:textId="77777777" w:rsidTr="0023040E">
        <w:tc>
          <w:tcPr>
            <w:tcW w:w="0" w:type="auto"/>
            <w:shd w:val="clear" w:color="auto" w:fill="auto"/>
          </w:tcPr>
          <w:p w14:paraId="26507B7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DO类型</w:t>
            </w:r>
          </w:p>
        </w:tc>
        <w:tc>
          <w:tcPr>
            <w:tcW w:w="1444" w:type="dxa"/>
            <w:shd w:val="clear" w:color="auto" w:fill="auto"/>
          </w:tcPr>
          <w:p w14:paraId="789E9013"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760A1A0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SD (stock disposal, 目前已有DO, RTV, TO)</w:t>
            </w:r>
          </w:p>
        </w:tc>
      </w:tr>
      <w:tr w:rsidR="00974995" w:rsidRPr="007E5A32" w14:paraId="0CD7B7CA" w14:textId="77777777" w:rsidTr="0023040E">
        <w:tc>
          <w:tcPr>
            <w:tcW w:w="0" w:type="auto"/>
            <w:shd w:val="clear" w:color="auto" w:fill="auto"/>
          </w:tcPr>
          <w:p w14:paraId="21095DD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DO编号</w:t>
            </w:r>
          </w:p>
        </w:tc>
        <w:tc>
          <w:tcPr>
            <w:tcW w:w="1444" w:type="dxa"/>
            <w:shd w:val="clear" w:color="auto" w:fill="auto"/>
          </w:tcPr>
          <w:p w14:paraId="7F62DC1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0EA28BB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流程编号-仓库id</w:t>
            </w:r>
            <w:r w:rsidRPr="007E5A32">
              <w:rPr>
                <w:rFonts w:ascii="微软雅黑" w:eastAsia="微软雅黑" w:hAnsi="微软雅黑"/>
                <w:color w:val="1F497D"/>
                <w:lang w:val="da-DK" w:eastAsia="zh-CN"/>
              </w:rPr>
              <w:t>”</w:t>
            </w:r>
          </w:p>
        </w:tc>
      </w:tr>
      <w:tr w:rsidR="00974995" w:rsidRPr="007E5A32" w14:paraId="5171CAB6" w14:textId="77777777" w:rsidTr="0023040E">
        <w:tc>
          <w:tcPr>
            <w:tcW w:w="0" w:type="auto"/>
            <w:shd w:val="clear" w:color="auto" w:fill="auto"/>
          </w:tcPr>
          <w:p w14:paraId="4AB289F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关联单号</w:t>
            </w:r>
          </w:p>
        </w:tc>
        <w:tc>
          <w:tcPr>
            <w:tcW w:w="1444" w:type="dxa"/>
            <w:shd w:val="clear" w:color="auto" w:fill="auto"/>
          </w:tcPr>
          <w:p w14:paraId="3E638A71"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0BC2F65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损溢单据编号</w:t>
            </w:r>
          </w:p>
        </w:tc>
      </w:tr>
      <w:tr w:rsidR="00974995" w:rsidRPr="007E5A32" w14:paraId="3564D6C5" w14:textId="77777777" w:rsidTr="0023040E">
        <w:tc>
          <w:tcPr>
            <w:tcW w:w="0" w:type="auto"/>
            <w:shd w:val="clear" w:color="auto" w:fill="auto"/>
          </w:tcPr>
          <w:p w14:paraId="157A972A"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限时达类型</w:t>
            </w:r>
          </w:p>
        </w:tc>
        <w:tc>
          <w:tcPr>
            <w:tcW w:w="1444" w:type="dxa"/>
            <w:shd w:val="clear" w:color="auto" w:fill="auto"/>
          </w:tcPr>
          <w:p w14:paraId="1B05E114"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4B98864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常数值</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普通</w:t>
            </w:r>
            <w:r w:rsidRPr="007E5A32">
              <w:rPr>
                <w:rFonts w:ascii="微软雅黑" w:eastAsia="微软雅黑" w:hAnsi="微软雅黑"/>
                <w:color w:val="1F497D"/>
                <w:lang w:val="da-DK" w:eastAsia="zh-CN"/>
              </w:rPr>
              <w:t>”</w:t>
            </w:r>
          </w:p>
        </w:tc>
      </w:tr>
      <w:tr w:rsidR="00974995" w:rsidRPr="007E5A32" w14:paraId="1CEE7A9D" w14:textId="77777777" w:rsidTr="0023040E">
        <w:tc>
          <w:tcPr>
            <w:tcW w:w="0" w:type="auto"/>
            <w:shd w:val="clear" w:color="auto" w:fill="auto"/>
          </w:tcPr>
          <w:p w14:paraId="78901024"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贵重标志</w:t>
            </w:r>
          </w:p>
        </w:tc>
        <w:tc>
          <w:tcPr>
            <w:tcW w:w="1444" w:type="dxa"/>
            <w:shd w:val="clear" w:color="auto" w:fill="auto"/>
          </w:tcPr>
          <w:p w14:paraId="49C8275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1E9A34F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常数值</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否</w:t>
            </w:r>
            <w:r w:rsidRPr="007E5A32">
              <w:rPr>
                <w:rFonts w:ascii="微软雅黑" w:eastAsia="微软雅黑" w:hAnsi="微软雅黑"/>
                <w:color w:val="1F497D"/>
                <w:lang w:val="da-DK" w:eastAsia="zh-CN"/>
              </w:rPr>
              <w:t>”</w:t>
            </w:r>
          </w:p>
        </w:tc>
      </w:tr>
      <w:tr w:rsidR="00974995" w:rsidRPr="007E5A32" w14:paraId="75656274" w14:textId="77777777" w:rsidTr="0023040E">
        <w:tc>
          <w:tcPr>
            <w:tcW w:w="0" w:type="auto"/>
            <w:shd w:val="clear" w:color="auto" w:fill="auto"/>
          </w:tcPr>
          <w:p w14:paraId="03E2AA30"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创建时间</w:t>
            </w:r>
          </w:p>
        </w:tc>
        <w:tc>
          <w:tcPr>
            <w:tcW w:w="1444" w:type="dxa"/>
            <w:shd w:val="clear" w:color="auto" w:fill="auto"/>
          </w:tcPr>
          <w:p w14:paraId="29A79C0D"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1E1A636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损溢单创建时间</w:t>
            </w:r>
          </w:p>
        </w:tc>
      </w:tr>
      <w:tr w:rsidR="00974995" w:rsidRPr="007E5A32" w14:paraId="5BE80897" w14:textId="77777777" w:rsidTr="0023040E">
        <w:tc>
          <w:tcPr>
            <w:tcW w:w="0" w:type="auto"/>
            <w:shd w:val="clear" w:color="auto" w:fill="auto"/>
          </w:tcPr>
          <w:p w14:paraId="4D7EE0C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备注</w:t>
            </w:r>
          </w:p>
        </w:tc>
        <w:tc>
          <w:tcPr>
            <w:tcW w:w="1444" w:type="dxa"/>
            <w:shd w:val="clear" w:color="auto" w:fill="auto"/>
          </w:tcPr>
          <w:p w14:paraId="1781BD4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67484E1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暂留空</w:t>
            </w:r>
          </w:p>
        </w:tc>
      </w:tr>
    </w:tbl>
    <w:p w14:paraId="6F9E72F4" w14:textId="77777777" w:rsidR="00974995" w:rsidRPr="007E5A32" w:rsidRDefault="00974995" w:rsidP="00974995">
      <w:pPr>
        <w:pStyle w:val="a7"/>
        <w:rPr>
          <w:rFonts w:ascii="微软雅黑" w:eastAsia="微软雅黑" w:hAnsi="微软雅黑"/>
          <w:i/>
          <w:color w:val="1F497D"/>
          <w:lang w:val="da-DK" w:eastAsia="zh-CN"/>
        </w:rPr>
      </w:pPr>
      <w:r w:rsidRPr="007E5A32">
        <w:rPr>
          <w:rFonts w:ascii="微软雅黑" w:eastAsia="微软雅黑" w:hAnsi="微软雅黑" w:hint="eastAsia"/>
          <w:i/>
          <w:color w:val="1F497D"/>
          <w:lang w:val="da-DK" w:eastAsia="zh-CN"/>
        </w:rPr>
        <w:t>DO行数据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1"/>
        <w:gridCol w:w="1444"/>
        <w:gridCol w:w="3260"/>
      </w:tblGrid>
      <w:tr w:rsidR="00974995" w:rsidRPr="007E5A32" w14:paraId="66357921" w14:textId="77777777" w:rsidTr="0023040E">
        <w:tc>
          <w:tcPr>
            <w:tcW w:w="0" w:type="auto"/>
            <w:shd w:val="clear" w:color="auto" w:fill="BFBFBF"/>
          </w:tcPr>
          <w:p w14:paraId="2CACDC46"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字段</w:t>
            </w:r>
          </w:p>
        </w:tc>
        <w:tc>
          <w:tcPr>
            <w:tcW w:w="1444" w:type="dxa"/>
            <w:shd w:val="clear" w:color="auto" w:fill="BFBFBF"/>
          </w:tcPr>
          <w:p w14:paraId="7E8B36FA"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类型</w:t>
            </w:r>
          </w:p>
        </w:tc>
        <w:tc>
          <w:tcPr>
            <w:tcW w:w="3260" w:type="dxa"/>
            <w:shd w:val="clear" w:color="auto" w:fill="BFBFBF"/>
          </w:tcPr>
          <w:p w14:paraId="3DC914F3"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说明</w:t>
            </w:r>
          </w:p>
        </w:tc>
      </w:tr>
      <w:tr w:rsidR="00974995" w:rsidRPr="007E5A32" w14:paraId="50E43F64" w14:textId="77777777" w:rsidTr="0023040E">
        <w:tc>
          <w:tcPr>
            <w:tcW w:w="0" w:type="auto"/>
            <w:shd w:val="clear" w:color="auto" w:fill="auto"/>
          </w:tcPr>
          <w:p w14:paraId="2C74D270"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销售类型</w:t>
            </w:r>
          </w:p>
        </w:tc>
        <w:tc>
          <w:tcPr>
            <w:tcW w:w="1444" w:type="dxa"/>
            <w:shd w:val="clear" w:color="auto" w:fill="auto"/>
          </w:tcPr>
          <w:p w14:paraId="18B9D84C"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2CABABA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常数值</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普通</w:t>
            </w:r>
            <w:r w:rsidRPr="007E5A32">
              <w:rPr>
                <w:rFonts w:ascii="微软雅黑" w:eastAsia="微软雅黑" w:hAnsi="微软雅黑"/>
                <w:color w:val="1F497D"/>
                <w:lang w:val="da-DK" w:eastAsia="zh-CN"/>
              </w:rPr>
              <w:t>”</w:t>
            </w:r>
          </w:p>
        </w:tc>
      </w:tr>
      <w:tr w:rsidR="00974995" w:rsidRPr="007E5A32" w14:paraId="4C6927BA" w14:textId="77777777" w:rsidTr="0023040E">
        <w:tc>
          <w:tcPr>
            <w:tcW w:w="0" w:type="auto"/>
            <w:shd w:val="clear" w:color="auto" w:fill="auto"/>
          </w:tcPr>
          <w:p w14:paraId="5F60BB7D"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是否坏品</w:t>
            </w:r>
          </w:p>
        </w:tc>
        <w:tc>
          <w:tcPr>
            <w:tcW w:w="1444" w:type="dxa"/>
            <w:shd w:val="clear" w:color="auto" w:fill="auto"/>
          </w:tcPr>
          <w:p w14:paraId="1D05944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7A16813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常数值</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是</w:t>
            </w:r>
            <w:r w:rsidRPr="007E5A32">
              <w:rPr>
                <w:rFonts w:ascii="微软雅黑" w:eastAsia="微软雅黑" w:hAnsi="微软雅黑"/>
                <w:color w:val="1F497D"/>
                <w:lang w:val="da-DK" w:eastAsia="zh-CN"/>
              </w:rPr>
              <w:t>”</w:t>
            </w:r>
          </w:p>
        </w:tc>
      </w:tr>
      <w:tr w:rsidR="00974995" w:rsidRPr="007E5A32" w14:paraId="18BBA37F" w14:textId="77777777" w:rsidTr="0023040E">
        <w:tc>
          <w:tcPr>
            <w:tcW w:w="0" w:type="auto"/>
            <w:shd w:val="clear" w:color="auto" w:fill="auto"/>
          </w:tcPr>
          <w:p w14:paraId="7925DC50"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贵重标志</w:t>
            </w:r>
          </w:p>
        </w:tc>
        <w:tc>
          <w:tcPr>
            <w:tcW w:w="1444" w:type="dxa"/>
            <w:shd w:val="clear" w:color="auto" w:fill="auto"/>
          </w:tcPr>
          <w:p w14:paraId="3C81EFC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5FD8BC4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常数值</w:t>
            </w:r>
            <w:r w:rsidRPr="007E5A32">
              <w:rPr>
                <w:rFonts w:ascii="微软雅黑" w:eastAsia="微软雅黑" w:hAnsi="微软雅黑"/>
                <w:color w:val="1F497D"/>
                <w:lang w:val="da-DK" w:eastAsia="zh-CN"/>
              </w:rPr>
              <w:t>”</w:t>
            </w:r>
            <w:r w:rsidRPr="007E5A32">
              <w:rPr>
                <w:rFonts w:ascii="微软雅黑" w:eastAsia="微软雅黑" w:hAnsi="微软雅黑" w:hint="eastAsia"/>
                <w:color w:val="1F497D"/>
                <w:lang w:val="da-DK" w:eastAsia="zh-CN"/>
              </w:rPr>
              <w:t>否</w:t>
            </w:r>
            <w:r w:rsidRPr="007E5A32">
              <w:rPr>
                <w:rFonts w:ascii="微软雅黑" w:eastAsia="微软雅黑" w:hAnsi="微软雅黑"/>
                <w:color w:val="1F497D"/>
                <w:lang w:val="da-DK" w:eastAsia="zh-CN"/>
              </w:rPr>
              <w:t>”</w:t>
            </w:r>
          </w:p>
        </w:tc>
      </w:tr>
      <w:tr w:rsidR="00974995" w:rsidRPr="007E5A32" w14:paraId="6737E323" w14:textId="77777777" w:rsidTr="0023040E">
        <w:tc>
          <w:tcPr>
            <w:tcW w:w="0" w:type="auto"/>
            <w:shd w:val="clear" w:color="auto" w:fill="auto"/>
          </w:tcPr>
          <w:p w14:paraId="717BFF5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数量</w:t>
            </w:r>
          </w:p>
        </w:tc>
        <w:tc>
          <w:tcPr>
            <w:tcW w:w="1444" w:type="dxa"/>
            <w:shd w:val="clear" w:color="auto" w:fill="auto"/>
          </w:tcPr>
          <w:p w14:paraId="3CFFECB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4129448E"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34E25C37" w14:textId="77777777" w:rsidTr="0023040E">
        <w:tc>
          <w:tcPr>
            <w:tcW w:w="0" w:type="auto"/>
            <w:shd w:val="clear" w:color="auto" w:fill="auto"/>
          </w:tcPr>
          <w:p w14:paraId="6611909A"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商品编码</w:t>
            </w:r>
          </w:p>
        </w:tc>
        <w:tc>
          <w:tcPr>
            <w:tcW w:w="1444" w:type="dxa"/>
            <w:shd w:val="clear" w:color="auto" w:fill="auto"/>
          </w:tcPr>
          <w:p w14:paraId="4AE54A7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5965E3D6"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44893AFA" w14:textId="77777777" w:rsidTr="0023040E">
        <w:tc>
          <w:tcPr>
            <w:tcW w:w="0" w:type="auto"/>
            <w:shd w:val="clear" w:color="auto" w:fill="auto"/>
          </w:tcPr>
          <w:p w14:paraId="6AF86AC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WMS批次编号</w:t>
            </w:r>
          </w:p>
        </w:tc>
        <w:tc>
          <w:tcPr>
            <w:tcW w:w="1444" w:type="dxa"/>
            <w:shd w:val="clear" w:color="auto" w:fill="auto"/>
          </w:tcPr>
          <w:p w14:paraId="5725CC2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6015EF46" w14:textId="77777777" w:rsidR="00974995" w:rsidRPr="007E5A32" w:rsidRDefault="00974995" w:rsidP="0023040E">
            <w:pPr>
              <w:pStyle w:val="a7"/>
              <w:spacing w:after="0"/>
              <w:rPr>
                <w:rFonts w:ascii="微软雅黑" w:eastAsia="微软雅黑" w:hAnsi="微软雅黑"/>
                <w:color w:val="1F497D"/>
                <w:lang w:val="da-DK" w:eastAsia="zh-CN"/>
              </w:rPr>
            </w:pPr>
          </w:p>
        </w:tc>
      </w:tr>
    </w:tbl>
    <w:p w14:paraId="5FA86DE6" w14:textId="77777777" w:rsidR="00974995" w:rsidRPr="007E5A32" w:rsidRDefault="00974995" w:rsidP="00974995">
      <w:pPr>
        <w:pStyle w:val="a7"/>
        <w:rPr>
          <w:rFonts w:ascii="微软雅黑" w:eastAsia="微软雅黑" w:hAnsi="微软雅黑"/>
          <w:i/>
          <w:color w:val="1F497D"/>
          <w:lang w:val="da-DK" w:eastAsia="zh-CN"/>
        </w:rPr>
      </w:pPr>
      <w:r w:rsidRPr="007E5A32">
        <w:rPr>
          <w:rFonts w:ascii="微软雅黑" w:eastAsia="微软雅黑" w:hAnsi="微软雅黑" w:hint="eastAsia"/>
          <w:i/>
          <w:color w:val="1F497D"/>
          <w:lang w:val="da-DK" w:eastAsia="zh-CN"/>
        </w:rPr>
        <w:t>如遇创建失败, 则视为接口程序异常, 应当定时继续尝试调用</w:t>
      </w:r>
    </w:p>
    <w:p w14:paraId="5B8CEBAB" w14:textId="77777777" w:rsidR="00974995" w:rsidRPr="007E5A32" w:rsidRDefault="00974995" w:rsidP="00974995">
      <w:pPr>
        <w:pStyle w:val="a7"/>
        <w:rPr>
          <w:rFonts w:ascii="微软雅黑" w:eastAsia="微软雅黑" w:hAnsi="微软雅黑"/>
          <w:i/>
          <w:color w:val="1F497D"/>
          <w:lang w:val="da-DK" w:eastAsia="zh-CN"/>
        </w:rPr>
      </w:pPr>
    </w:p>
    <w:p w14:paraId="4839D42A" w14:textId="77777777" w:rsidR="00974995" w:rsidRPr="007E5A32" w:rsidRDefault="00974995" w:rsidP="00974995">
      <w:pPr>
        <w:pStyle w:val="a7"/>
        <w:rPr>
          <w:rFonts w:ascii="微软雅黑" w:eastAsia="微软雅黑" w:hAnsi="微软雅黑"/>
          <w:i/>
          <w:color w:val="1F497D"/>
          <w:lang w:val="da-DK" w:eastAsia="zh-CN"/>
        </w:rPr>
      </w:pPr>
    </w:p>
    <w:p w14:paraId="6D8D2F50" w14:textId="77777777" w:rsidR="00974995" w:rsidRPr="007E5A32" w:rsidRDefault="00974995" w:rsidP="00974995">
      <w:pPr>
        <w:pStyle w:val="a7"/>
        <w:rPr>
          <w:rFonts w:ascii="微软雅黑" w:eastAsia="微软雅黑" w:hAnsi="微软雅黑"/>
          <w:i/>
          <w:color w:val="1F497D"/>
          <w:lang w:val="da-DK" w:eastAsia="zh-CN"/>
        </w:rPr>
      </w:pPr>
      <w:r w:rsidRPr="007E5A32">
        <w:rPr>
          <w:rFonts w:ascii="微软雅黑" w:eastAsia="微软雅黑" w:hAnsi="微软雅黑" w:hint="eastAsia"/>
          <w:b/>
          <w:i/>
          <w:color w:val="1F497D"/>
          <w:lang w:val="da-DK" w:eastAsia="zh-CN"/>
        </w:rPr>
        <w:t>WMS-&gt; 库存损溢平台</w:t>
      </w:r>
      <w:r w:rsidRPr="007E5A32">
        <w:rPr>
          <w:rFonts w:ascii="微软雅黑" w:eastAsia="微软雅黑" w:hAnsi="微软雅黑" w:hint="eastAsia"/>
          <w:i/>
          <w:color w:val="1F497D"/>
          <w:lang w:val="da-DK" w:eastAsia="zh-CN"/>
        </w:rPr>
        <w:t xml:space="preserve"> WMS提供实物处置结果给库存损溢平台, 供后续报表分析以及赔付平台数据交互.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1444"/>
        <w:gridCol w:w="3260"/>
      </w:tblGrid>
      <w:tr w:rsidR="00974995" w:rsidRPr="007E5A32" w14:paraId="7828289F" w14:textId="77777777" w:rsidTr="0023040E">
        <w:tc>
          <w:tcPr>
            <w:tcW w:w="0" w:type="auto"/>
            <w:shd w:val="clear" w:color="auto" w:fill="BFBFBF"/>
          </w:tcPr>
          <w:p w14:paraId="5C5D0B05"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字段</w:t>
            </w:r>
          </w:p>
        </w:tc>
        <w:tc>
          <w:tcPr>
            <w:tcW w:w="1444" w:type="dxa"/>
            <w:shd w:val="clear" w:color="auto" w:fill="BFBFBF"/>
          </w:tcPr>
          <w:p w14:paraId="787C9B80"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类型</w:t>
            </w:r>
          </w:p>
        </w:tc>
        <w:tc>
          <w:tcPr>
            <w:tcW w:w="3260" w:type="dxa"/>
            <w:shd w:val="clear" w:color="auto" w:fill="BFBFBF"/>
          </w:tcPr>
          <w:p w14:paraId="5F6671CA" w14:textId="77777777" w:rsidR="00974995" w:rsidRPr="007E5A32" w:rsidRDefault="00974995" w:rsidP="0023040E">
            <w:pPr>
              <w:pStyle w:val="a7"/>
              <w:spacing w:after="0"/>
              <w:rPr>
                <w:rFonts w:ascii="微软雅黑" w:eastAsia="微软雅黑" w:hAnsi="微软雅黑"/>
                <w:b/>
                <w:color w:val="1F497D"/>
                <w:lang w:val="da-DK" w:eastAsia="zh-CN"/>
              </w:rPr>
            </w:pPr>
            <w:r w:rsidRPr="007E5A32">
              <w:rPr>
                <w:rFonts w:ascii="微软雅黑" w:eastAsia="微软雅黑" w:hAnsi="微软雅黑" w:hint="eastAsia"/>
                <w:b/>
                <w:color w:val="1F497D"/>
                <w:lang w:val="da-DK" w:eastAsia="zh-CN"/>
              </w:rPr>
              <w:t>说明</w:t>
            </w:r>
          </w:p>
        </w:tc>
      </w:tr>
      <w:tr w:rsidR="00974995" w:rsidRPr="007E5A32" w14:paraId="7CEFCA4D" w14:textId="77777777" w:rsidTr="0023040E">
        <w:tc>
          <w:tcPr>
            <w:tcW w:w="0" w:type="auto"/>
            <w:shd w:val="clear" w:color="auto" w:fill="auto"/>
          </w:tcPr>
          <w:p w14:paraId="37AB5E9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商家</w:t>
            </w:r>
          </w:p>
        </w:tc>
        <w:tc>
          <w:tcPr>
            <w:tcW w:w="1444" w:type="dxa"/>
            <w:shd w:val="clear" w:color="auto" w:fill="auto"/>
          </w:tcPr>
          <w:p w14:paraId="44588007"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123456BA"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102E164A" w14:textId="77777777" w:rsidTr="0023040E">
        <w:tc>
          <w:tcPr>
            <w:tcW w:w="0" w:type="auto"/>
            <w:shd w:val="clear" w:color="auto" w:fill="auto"/>
          </w:tcPr>
          <w:p w14:paraId="1630D6AC"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仓库</w:t>
            </w:r>
          </w:p>
        </w:tc>
        <w:tc>
          <w:tcPr>
            <w:tcW w:w="1444" w:type="dxa"/>
            <w:shd w:val="clear" w:color="auto" w:fill="auto"/>
          </w:tcPr>
          <w:p w14:paraId="6AA8512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563D7E96"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69C2932A" w14:textId="77777777" w:rsidTr="0023040E">
        <w:tc>
          <w:tcPr>
            <w:tcW w:w="0" w:type="auto"/>
            <w:shd w:val="clear" w:color="auto" w:fill="auto"/>
          </w:tcPr>
          <w:p w14:paraId="5319C78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库位</w:t>
            </w:r>
          </w:p>
        </w:tc>
        <w:tc>
          <w:tcPr>
            <w:tcW w:w="1444" w:type="dxa"/>
            <w:shd w:val="clear" w:color="auto" w:fill="auto"/>
          </w:tcPr>
          <w:p w14:paraId="1F08A48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299C3C50"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503592CC" w14:textId="77777777" w:rsidTr="0023040E">
        <w:tc>
          <w:tcPr>
            <w:tcW w:w="0" w:type="auto"/>
            <w:shd w:val="clear" w:color="auto" w:fill="auto"/>
          </w:tcPr>
          <w:p w14:paraId="6894A4B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产品</w:t>
            </w:r>
          </w:p>
        </w:tc>
        <w:tc>
          <w:tcPr>
            <w:tcW w:w="1444" w:type="dxa"/>
            <w:shd w:val="clear" w:color="auto" w:fill="auto"/>
          </w:tcPr>
          <w:p w14:paraId="2981223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5A0A1788"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4A009E28" w14:textId="77777777" w:rsidTr="0023040E">
        <w:tc>
          <w:tcPr>
            <w:tcW w:w="0" w:type="auto"/>
            <w:shd w:val="clear" w:color="auto" w:fill="auto"/>
          </w:tcPr>
          <w:p w14:paraId="324D868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WMS批次</w:t>
            </w:r>
          </w:p>
        </w:tc>
        <w:tc>
          <w:tcPr>
            <w:tcW w:w="1444" w:type="dxa"/>
            <w:shd w:val="clear" w:color="auto" w:fill="auto"/>
          </w:tcPr>
          <w:p w14:paraId="632E005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76D0F980"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16056F8D" w14:textId="77777777" w:rsidTr="0023040E">
        <w:tc>
          <w:tcPr>
            <w:tcW w:w="0" w:type="auto"/>
            <w:shd w:val="clear" w:color="auto" w:fill="auto"/>
          </w:tcPr>
          <w:p w14:paraId="14C04BB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数量</w:t>
            </w:r>
          </w:p>
        </w:tc>
        <w:tc>
          <w:tcPr>
            <w:tcW w:w="1444" w:type="dxa"/>
            <w:shd w:val="clear" w:color="auto" w:fill="auto"/>
          </w:tcPr>
          <w:p w14:paraId="30253D2A"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1FA84901"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785AD882" w14:textId="77777777" w:rsidTr="0023040E">
        <w:tc>
          <w:tcPr>
            <w:tcW w:w="0" w:type="auto"/>
            <w:shd w:val="clear" w:color="auto" w:fill="auto"/>
          </w:tcPr>
          <w:p w14:paraId="699532E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lastRenderedPageBreak/>
              <w:t>库存损溢平台单据编号</w:t>
            </w:r>
          </w:p>
        </w:tc>
        <w:tc>
          <w:tcPr>
            <w:tcW w:w="1444" w:type="dxa"/>
            <w:shd w:val="clear" w:color="auto" w:fill="auto"/>
          </w:tcPr>
          <w:p w14:paraId="1BCFFC4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150EEB0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提供给WMS作为备注信息, 也可以作为追溯依据</w:t>
            </w:r>
          </w:p>
        </w:tc>
      </w:tr>
      <w:tr w:rsidR="00974995" w:rsidRPr="007E5A32" w14:paraId="724DC83E" w14:textId="77777777" w:rsidTr="0023040E">
        <w:tc>
          <w:tcPr>
            <w:tcW w:w="0" w:type="auto"/>
            <w:shd w:val="clear" w:color="auto" w:fill="auto"/>
          </w:tcPr>
          <w:p w14:paraId="5030EE2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损溢单号</w:t>
            </w:r>
          </w:p>
        </w:tc>
        <w:tc>
          <w:tcPr>
            <w:tcW w:w="1444" w:type="dxa"/>
            <w:shd w:val="clear" w:color="auto" w:fill="auto"/>
          </w:tcPr>
          <w:p w14:paraId="002E5DC4"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输入</w:t>
            </w:r>
          </w:p>
        </w:tc>
        <w:tc>
          <w:tcPr>
            <w:tcW w:w="3260" w:type="dxa"/>
            <w:shd w:val="clear" w:color="auto" w:fill="auto"/>
          </w:tcPr>
          <w:p w14:paraId="0DCFCFC5"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销毁业务时, 同库存损溢平台单据编号;</w:t>
            </w:r>
          </w:p>
          <w:p w14:paraId="78626872"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内采售卖业务, 即Portal审批单据编号</w:t>
            </w:r>
          </w:p>
        </w:tc>
      </w:tr>
      <w:tr w:rsidR="00974995" w:rsidRPr="007E5A32" w14:paraId="087EA2D5" w14:textId="77777777" w:rsidTr="0023040E">
        <w:tc>
          <w:tcPr>
            <w:tcW w:w="0" w:type="auto"/>
            <w:shd w:val="clear" w:color="auto" w:fill="auto"/>
          </w:tcPr>
          <w:p w14:paraId="2D07D50E"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WMS事务处理编号</w:t>
            </w:r>
          </w:p>
        </w:tc>
        <w:tc>
          <w:tcPr>
            <w:tcW w:w="1444" w:type="dxa"/>
            <w:shd w:val="clear" w:color="auto" w:fill="auto"/>
          </w:tcPr>
          <w:p w14:paraId="20854E88"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输出</w:t>
            </w:r>
          </w:p>
        </w:tc>
        <w:tc>
          <w:tcPr>
            <w:tcW w:w="3260" w:type="dxa"/>
            <w:shd w:val="clear" w:color="auto" w:fill="auto"/>
          </w:tcPr>
          <w:p w14:paraId="35228615" w14:textId="77777777" w:rsidR="00974995" w:rsidRPr="007E5A32" w:rsidRDefault="00974995" w:rsidP="0023040E">
            <w:pPr>
              <w:pStyle w:val="a7"/>
              <w:spacing w:after="0"/>
              <w:rPr>
                <w:rFonts w:ascii="微软雅黑" w:eastAsia="微软雅黑" w:hAnsi="微软雅黑"/>
                <w:color w:val="1F497D"/>
                <w:lang w:val="da-DK" w:eastAsia="zh-CN"/>
              </w:rPr>
            </w:pPr>
          </w:p>
        </w:tc>
      </w:tr>
      <w:tr w:rsidR="00974995" w:rsidRPr="007E5A32" w14:paraId="05569F25" w14:textId="77777777" w:rsidTr="0023040E">
        <w:tc>
          <w:tcPr>
            <w:tcW w:w="0" w:type="auto"/>
            <w:shd w:val="clear" w:color="auto" w:fill="auto"/>
          </w:tcPr>
          <w:p w14:paraId="7D3978A0"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调用结果</w:t>
            </w:r>
          </w:p>
        </w:tc>
        <w:tc>
          <w:tcPr>
            <w:tcW w:w="1444" w:type="dxa"/>
            <w:shd w:val="clear" w:color="auto" w:fill="auto"/>
          </w:tcPr>
          <w:p w14:paraId="20D59B9F"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输出</w:t>
            </w:r>
          </w:p>
        </w:tc>
        <w:tc>
          <w:tcPr>
            <w:tcW w:w="3260" w:type="dxa"/>
            <w:shd w:val="clear" w:color="auto" w:fill="auto"/>
          </w:tcPr>
          <w:p w14:paraId="3DBFE23A"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成功/失败</w:t>
            </w:r>
          </w:p>
        </w:tc>
      </w:tr>
      <w:tr w:rsidR="00974995" w:rsidRPr="007E5A32" w14:paraId="43A9E882" w14:textId="77777777" w:rsidTr="0023040E">
        <w:tc>
          <w:tcPr>
            <w:tcW w:w="0" w:type="auto"/>
            <w:shd w:val="clear" w:color="auto" w:fill="auto"/>
          </w:tcPr>
          <w:p w14:paraId="6723FA46"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接口消息</w:t>
            </w:r>
          </w:p>
        </w:tc>
        <w:tc>
          <w:tcPr>
            <w:tcW w:w="1444" w:type="dxa"/>
            <w:shd w:val="clear" w:color="auto" w:fill="auto"/>
          </w:tcPr>
          <w:p w14:paraId="6A45333B"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输出</w:t>
            </w:r>
          </w:p>
        </w:tc>
        <w:tc>
          <w:tcPr>
            <w:tcW w:w="3260" w:type="dxa"/>
            <w:shd w:val="clear" w:color="auto" w:fill="auto"/>
          </w:tcPr>
          <w:p w14:paraId="7BCB5C89" w14:textId="77777777" w:rsidR="00974995" w:rsidRPr="007E5A32" w:rsidRDefault="00974995" w:rsidP="0023040E">
            <w:pPr>
              <w:pStyle w:val="a7"/>
              <w:spacing w:after="0"/>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失败原因</w:t>
            </w:r>
          </w:p>
        </w:tc>
      </w:tr>
    </w:tbl>
    <w:p w14:paraId="68499D10" w14:textId="77777777" w:rsidR="00974995" w:rsidRDefault="00974995" w:rsidP="00E74CBF">
      <w:pPr>
        <w:rPr>
          <w:rFonts w:ascii="微软雅黑" w:eastAsia="微软雅黑" w:hAnsi="微软雅黑"/>
          <w:i/>
          <w:color w:val="0000FF"/>
          <w:lang w:val="da-DK" w:eastAsia="zh-CN"/>
        </w:rPr>
      </w:pPr>
    </w:p>
    <w:p w14:paraId="6B1B66D8" w14:textId="77777777" w:rsidR="00974995" w:rsidRPr="003E4349" w:rsidRDefault="00974995" w:rsidP="00974995">
      <w:pPr>
        <w:pStyle w:val="3"/>
        <w:rPr>
          <w:lang w:eastAsia="zh-CN"/>
        </w:rPr>
      </w:pPr>
      <w:r>
        <w:rPr>
          <w:rFonts w:hint="eastAsia"/>
          <w:lang w:val="en-GB" w:eastAsia="zh-CN"/>
        </w:rPr>
        <w:t>SR</w:t>
      </w:r>
      <w:r>
        <w:rPr>
          <w:lang w:val="en-GB" w:eastAsia="zh-CN"/>
        </w:rPr>
        <w:t xml:space="preserve">10-F08 </w:t>
      </w:r>
      <w:r>
        <w:rPr>
          <w:rFonts w:ascii="微软雅黑" w:eastAsia="微软雅黑" w:hAnsi="微软雅黑" w:hint="eastAsia"/>
          <w:lang w:eastAsia="zh-CN"/>
        </w:rPr>
        <w:t>报表</w:t>
      </w:r>
    </w:p>
    <w:p w14:paraId="15456C39"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库存损溢审批效率报表</w:t>
      </w:r>
    </w:p>
    <w:p w14:paraId="23559502" w14:textId="77777777" w:rsidR="00974995" w:rsidRDefault="00974995" w:rsidP="00974995">
      <w:pPr>
        <w:pStyle w:val="a7"/>
        <w:rPr>
          <w:rFonts w:ascii="微软雅黑" w:eastAsia="微软雅黑" w:hAnsi="微软雅黑"/>
          <w:i/>
          <w:color w:val="0000FF"/>
          <w:lang w:val="da-DK" w:eastAsia="zh-CN"/>
        </w:rPr>
      </w:pPr>
    </w:p>
    <w:p w14:paraId="25424073" w14:textId="77777777" w:rsidR="00974995" w:rsidRPr="00C82886" w:rsidRDefault="00974995" w:rsidP="00974995">
      <w:pPr>
        <w:pStyle w:val="a7"/>
        <w:rPr>
          <w:rFonts w:ascii="微软雅黑" w:eastAsia="微软雅黑" w:hAnsi="微软雅黑"/>
          <w:i/>
          <w:color w:val="0000FF"/>
          <w:lang w:val="da-DK" w:eastAsia="zh-CN"/>
        </w:rPr>
      </w:pPr>
    </w:p>
    <w:p w14:paraId="79AF43A1"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库存损溢统计报表</w:t>
      </w:r>
    </w:p>
    <w:p w14:paraId="53C27F1C" w14:textId="77777777" w:rsidR="00974995" w:rsidRDefault="00974995" w:rsidP="00974995">
      <w:pPr>
        <w:pStyle w:val="a7"/>
        <w:rPr>
          <w:rFonts w:ascii="微软雅黑" w:eastAsia="微软雅黑" w:hAnsi="微软雅黑"/>
          <w:i/>
          <w:color w:val="0000FF"/>
          <w:lang w:val="da-DK" w:eastAsia="zh-CN"/>
        </w:rPr>
      </w:pPr>
    </w:p>
    <w:p w14:paraId="67932651" w14:textId="77777777" w:rsidR="00974995" w:rsidRDefault="00974995" w:rsidP="00974995">
      <w:pPr>
        <w:pStyle w:val="a7"/>
        <w:rPr>
          <w:rFonts w:ascii="微软雅黑" w:eastAsia="微软雅黑" w:hAnsi="微软雅黑"/>
          <w:i/>
          <w:color w:val="0000FF"/>
          <w:lang w:val="da-DK" w:eastAsia="zh-CN"/>
        </w:rPr>
      </w:pPr>
    </w:p>
    <w:p w14:paraId="1331E6C4" w14:textId="77777777" w:rsidR="00974995" w:rsidRPr="007E5A32" w:rsidRDefault="00974995" w:rsidP="00974995">
      <w:pPr>
        <w:pStyle w:val="a7"/>
        <w:rPr>
          <w:rFonts w:ascii="微软雅黑" w:eastAsia="微软雅黑" w:hAnsi="微软雅黑"/>
          <w:color w:val="1F497D"/>
          <w:lang w:val="da-DK" w:eastAsia="zh-CN"/>
        </w:rPr>
      </w:pPr>
      <w:r w:rsidRPr="007E5A32">
        <w:rPr>
          <w:rFonts w:ascii="微软雅黑" w:eastAsia="微软雅黑" w:hAnsi="微软雅黑" w:hint="eastAsia"/>
          <w:color w:val="1F497D"/>
          <w:lang w:val="da-DK" w:eastAsia="zh-CN"/>
        </w:rPr>
        <w:t>接口日志报表</w:t>
      </w:r>
    </w:p>
    <w:p w14:paraId="7C6EB1E9" w14:textId="77777777" w:rsidR="00974995" w:rsidRDefault="00974995" w:rsidP="00E74CBF">
      <w:pPr>
        <w:rPr>
          <w:rFonts w:ascii="微软雅黑" w:eastAsia="微软雅黑" w:hAnsi="微软雅黑"/>
          <w:lang w:eastAsia="zh-CN"/>
        </w:rPr>
      </w:pPr>
    </w:p>
    <w:p w14:paraId="3DAC2723" w14:textId="77777777" w:rsidR="007A25F8" w:rsidRDefault="007A25F8" w:rsidP="00E74CBF">
      <w:pPr>
        <w:rPr>
          <w:rFonts w:ascii="微软雅黑" w:eastAsia="微软雅黑" w:hAnsi="微软雅黑"/>
          <w:lang w:eastAsia="zh-CN"/>
        </w:rPr>
      </w:pPr>
    </w:p>
    <w:p w14:paraId="10664E59" w14:textId="77777777" w:rsidR="007A25F8" w:rsidRDefault="007A25F8" w:rsidP="00E74CBF">
      <w:pPr>
        <w:rPr>
          <w:rFonts w:ascii="微软雅黑" w:eastAsia="微软雅黑" w:hAnsi="微软雅黑"/>
          <w:lang w:eastAsia="zh-CN"/>
        </w:rPr>
      </w:pPr>
    </w:p>
    <w:p w14:paraId="3FD85DA3" w14:textId="77777777" w:rsidR="007A25F8" w:rsidRDefault="007A25F8" w:rsidP="00E74CBF">
      <w:pPr>
        <w:rPr>
          <w:rFonts w:ascii="微软雅黑" w:eastAsia="微软雅黑" w:hAnsi="微软雅黑"/>
          <w:lang w:eastAsia="zh-CN"/>
        </w:rPr>
      </w:pPr>
    </w:p>
    <w:p w14:paraId="6A8CFD9F" w14:textId="77777777" w:rsidR="007A25F8" w:rsidRDefault="007A25F8" w:rsidP="00E74CBF">
      <w:pPr>
        <w:rPr>
          <w:rFonts w:ascii="微软雅黑" w:eastAsia="微软雅黑" w:hAnsi="微软雅黑"/>
          <w:lang w:eastAsia="zh-CN"/>
        </w:rPr>
      </w:pPr>
    </w:p>
    <w:p w14:paraId="3DEA9A93" w14:textId="77777777" w:rsidR="007A25F8" w:rsidRDefault="007A25F8" w:rsidP="00E74CBF">
      <w:pPr>
        <w:rPr>
          <w:rFonts w:ascii="微软雅黑" w:eastAsia="微软雅黑" w:hAnsi="微软雅黑"/>
          <w:lang w:eastAsia="zh-CN"/>
        </w:rPr>
      </w:pPr>
    </w:p>
    <w:p w14:paraId="6C38BCC3" w14:textId="77777777" w:rsidR="007A25F8" w:rsidRDefault="007A25F8" w:rsidP="00E74CBF">
      <w:pPr>
        <w:rPr>
          <w:rFonts w:ascii="微软雅黑" w:eastAsia="微软雅黑" w:hAnsi="微软雅黑"/>
          <w:lang w:eastAsia="zh-CN"/>
        </w:rPr>
      </w:pPr>
    </w:p>
    <w:p w14:paraId="57AE69FE" w14:textId="77777777" w:rsidR="007A25F8" w:rsidRDefault="007A25F8" w:rsidP="00E74CBF">
      <w:pPr>
        <w:rPr>
          <w:rFonts w:ascii="微软雅黑" w:eastAsia="微软雅黑" w:hAnsi="微软雅黑"/>
          <w:lang w:eastAsia="zh-CN"/>
        </w:rPr>
      </w:pPr>
    </w:p>
    <w:p w14:paraId="59251781" w14:textId="77777777" w:rsidR="007A25F8" w:rsidRPr="00426AA4" w:rsidRDefault="007A25F8" w:rsidP="007A25F8">
      <w:pPr>
        <w:pStyle w:val="2"/>
        <w:rPr>
          <w:lang w:val="en-GB" w:eastAsia="zh-CN"/>
        </w:rPr>
      </w:pPr>
      <w:r w:rsidRPr="00426AA4">
        <w:rPr>
          <w:rFonts w:hint="eastAsia"/>
          <w:lang w:val="en-GB" w:eastAsia="zh-CN"/>
        </w:rPr>
        <w:lastRenderedPageBreak/>
        <w:t>系统</w:t>
      </w:r>
      <w:r w:rsidRPr="00426AA4">
        <w:rPr>
          <w:lang w:val="en-GB" w:eastAsia="zh-CN"/>
        </w:rPr>
        <w:t>需求</w:t>
      </w:r>
      <w:r>
        <w:rPr>
          <w:rFonts w:hint="eastAsia"/>
          <w:lang w:val="en-GB" w:eastAsia="zh-CN"/>
        </w:rPr>
        <w:t>SR11</w:t>
      </w:r>
      <w:r w:rsidRPr="00426AA4">
        <w:rPr>
          <w:rFonts w:hint="eastAsia"/>
          <w:lang w:val="en-GB" w:eastAsia="zh-CN"/>
        </w:rPr>
        <w:t>：</w:t>
      </w:r>
      <w:r>
        <w:rPr>
          <w:rFonts w:hint="eastAsia"/>
          <w:lang w:val="en-GB" w:eastAsia="zh-CN"/>
        </w:rPr>
        <w:t>采购计划</w:t>
      </w:r>
      <w:r>
        <w:rPr>
          <w:lang w:val="en-GB" w:eastAsia="zh-CN"/>
        </w:rPr>
        <w:t>系统</w:t>
      </w:r>
    </w:p>
    <w:p w14:paraId="7F038EB8" w14:textId="77777777" w:rsidR="007A25F8" w:rsidRDefault="007A25F8" w:rsidP="007A25F8">
      <w:pPr>
        <w:pStyle w:val="3"/>
        <w:rPr>
          <w:lang w:val="en-GB" w:eastAsia="zh-CN"/>
        </w:rPr>
      </w:pPr>
      <w:r>
        <w:rPr>
          <w:rFonts w:hint="eastAsia"/>
          <w:lang w:val="en-GB" w:eastAsia="zh-CN"/>
        </w:rPr>
        <w:t>功能</w:t>
      </w:r>
      <w:r>
        <w:rPr>
          <w:lang w:val="en-GB" w:eastAsia="zh-CN"/>
        </w:rPr>
        <w:t>需求</w:t>
      </w:r>
    </w:p>
    <w:p w14:paraId="46872766" w14:textId="77777777" w:rsidR="007A25F8" w:rsidRPr="007A25F8" w:rsidRDefault="007A25F8" w:rsidP="007A25F8">
      <w:pPr>
        <w:rPr>
          <w:rFonts w:hint="eastAsia"/>
          <w:lang w:val="en-GB" w:eastAsia="zh-CN"/>
        </w:rPr>
      </w:pPr>
      <w:r>
        <w:rPr>
          <w:rFonts w:hint="eastAsia"/>
          <w:lang w:val="en-GB" w:eastAsia="zh-CN"/>
        </w:rPr>
        <w:t>采购</w:t>
      </w:r>
      <w:r>
        <w:rPr>
          <w:lang w:val="en-GB" w:eastAsia="zh-CN"/>
        </w:rPr>
        <w:t>提报业务流程图</w:t>
      </w:r>
    </w:p>
    <w:p w14:paraId="49FF45F3" w14:textId="77777777" w:rsidR="007A25F8" w:rsidRDefault="007A25F8" w:rsidP="00E74CBF">
      <w:pPr>
        <w:rPr>
          <w:noProof/>
          <w:lang w:eastAsia="zh-CN"/>
        </w:rPr>
      </w:pPr>
      <w:r w:rsidRPr="00C52031">
        <w:rPr>
          <w:noProof/>
          <w:lang w:eastAsia="zh-CN"/>
        </w:rPr>
        <w:pict w14:anchorId="1FC0EA10">
          <v:shape id="图片 5" o:spid="_x0000_i1086" type="#_x0000_t75" style="width:469.85pt;height:310.9pt;visibility:visible;mso-wrap-style:square">
            <v:imagedata r:id="rId77" o:title=""/>
          </v:shape>
        </w:pict>
      </w:r>
    </w:p>
    <w:p w14:paraId="612B6992" w14:textId="77777777" w:rsidR="007A25F8" w:rsidRDefault="007A25F8" w:rsidP="00E74CBF">
      <w:pPr>
        <w:rPr>
          <w:noProof/>
          <w:lang w:eastAsia="zh-CN"/>
        </w:rPr>
      </w:pPr>
      <w:r>
        <w:rPr>
          <w:rFonts w:hint="eastAsia"/>
          <w:noProof/>
          <w:lang w:eastAsia="zh-CN"/>
        </w:rPr>
        <w:t>需求</w:t>
      </w:r>
      <w:r>
        <w:rPr>
          <w:noProof/>
          <w:lang w:eastAsia="zh-CN"/>
        </w:rPr>
        <w:t>列表</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4678"/>
        <w:gridCol w:w="2126"/>
        <w:gridCol w:w="1292"/>
      </w:tblGrid>
      <w:tr w:rsidR="00627BC6" w:rsidRPr="002135C8" w14:paraId="526D233C" w14:textId="77777777" w:rsidTr="00627BC6">
        <w:tc>
          <w:tcPr>
            <w:tcW w:w="806" w:type="dxa"/>
            <w:shd w:val="clear" w:color="auto" w:fill="auto"/>
          </w:tcPr>
          <w:p w14:paraId="597DEE43" w14:textId="77777777" w:rsidR="007A25F8" w:rsidRPr="00627BC6" w:rsidRDefault="007A25F8" w:rsidP="00627BC6">
            <w:pPr>
              <w:spacing w:before="60"/>
              <w:rPr>
                <w:rFonts w:ascii="微软雅黑" w:eastAsia="微软雅黑" w:hAnsi="微软雅黑"/>
                <w:b/>
                <w:color w:val="000000"/>
                <w:lang w:eastAsia="zh-CN"/>
              </w:rPr>
            </w:pPr>
            <w:r w:rsidRPr="00627BC6">
              <w:rPr>
                <w:rFonts w:ascii="微软雅黑" w:eastAsia="微软雅黑" w:hAnsi="微软雅黑" w:hint="eastAsia"/>
                <w:b/>
                <w:color w:val="000000"/>
                <w:lang w:eastAsia="zh-CN"/>
              </w:rPr>
              <w:t>No</w:t>
            </w:r>
          </w:p>
        </w:tc>
        <w:tc>
          <w:tcPr>
            <w:tcW w:w="4678" w:type="dxa"/>
            <w:shd w:val="clear" w:color="auto" w:fill="auto"/>
          </w:tcPr>
          <w:p w14:paraId="4F2A7394" w14:textId="77777777" w:rsidR="007A25F8" w:rsidRPr="00627BC6" w:rsidRDefault="007A25F8" w:rsidP="00627BC6">
            <w:pPr>
              <w:spacing w:before="60"/>
              <w:rPr>
                <w:rFonts w:ascii="微软雅黑" w:eastAsia="微软雅黑" w:hAnsi="微软雅黑"/>
                <w:b/>
                <w:color w:val="000000"/>
                <w:lang w:eastAsia="zh-CN"/>
              </w:rPr>
            </w:pPr>
            <w:r w:rsidRPr="00627BC6">
              <w:rPr>
                <w:rFonts w:ascii="微软雅黑" w:eastAsia="微软雅黑" w:hAnsi="微软雅黑" w:hint="eastAsia"/>
                <w:b/>
                <w:color w:val="000000"/>
                <w:lang w:eastAsia="zh-CN"/>
              </w:rPr>
              <w:t>需求名称</w:t>
            </w:r>
          </w:p>
        </w:tc>
        <w:tc>
          <w:tcPr>
            <w:tcW w:w="2126" w:type="dxa"/>
            <w:shd w:val="clear" w:color="auto" w:fill="auto"/>
          </w:tcPr>
          <w:p w14:paraId="2AA0DC8B" w14:textId="77777777" w:rsidR="007A25F8" w:rsidRPr="00627BC6" w:rsidRDefault="007A25F8" w:rsidP="00627BC6">
            <w:pPr>
              <w:spacing w:before="60"/>
              <w:rPr>
                <w:rFonts w:ascii="微软雅黑" w:eastAsia="微软雅黑" w:hAnsi="微软雅黑"/>
                <w:b/>
                <w:color w:val="000000"/>
                <w:lang w:eastAsia="zh-CN"/>
              </w:rPr>
            </w:pPr>
            <w:r w:rsidRPr="00627BC6">
              <w:rPr>
                <w:rFonts w:ascii="微软雅黑" w:eastAsia="微软雅黑" w:hAnsi="微软雅黑" w:hint="eastAsia"/>
                <w:b/>
                <w:color w:val="000000"/>
                <w:lang w:eastAsia="zh-CN"/>
              </w:rPr>
              <w:t>业务对接人</w:t>
            </w:r>
          </w:p>
        </w:tc>
        <w:tc>
          <w:tcPr>
            <w:tcW w:w="1292" w:type="dxa"/>
            <w:shd w:val="clear" w:color="auto" w:fill="auto"/>
          </w:tcPr>
          <w:p w14:paraId="783989EC" w14:textId="77777777" w:rsidR="007A25F8" w:rsidRPr="00627BC6" w:rsidRDefault="007A25F8" w:rsidP="00627BC6">
            <w:pPr>
              <w:spacing w:before="60"/>
              <w:rPr>
                <w:rFonts w:ascii="微软雅黑" w:eastAsia="微软雅黑" w:hAnsi="微软雅黑"/>
                <w:b/>
                <w:color w:val="000000"/>
                <w:lang w:eastAsia="zh-CN"/>
              </w:rPr>
            </w:pPr>
            <w:r w:rsidRPr="00627BC6">
              <w:rPr>
                <w:rFonts w:ascii="微软雅黑" w:eastAsia="微软雅黑" w:hAnsi="微软雅黑" w:hint="eastAsia"/>
                <w:b/>
                <w:color w:val="000000"/>
                <w:lang w:eastAsia="zh-CN"/>
              </w:rPr>
              <w:t>Deadline</w:t>
            </w:r>
          </w:p>
        </w:tc>
      </w:tr>
      <w:tr w:rsidR="00627BC6" w14:paraId="29677030" w14:textId="77777777" w:rsidTr="00627BC6">
        <w:tc>
          <w:tcPr>
            <w:tcW w:w="806" w:type="dxa"/>
            <w:shd w:val="clear" w:color="auto" w:fill="auto"/>
          </w:tcPr>
          <w:p w14:paraId="3FEDA26B"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1</w:t>
            </w:r>
          </w:p>
        </w:tc>
        <w:tc>
          <w:tcPr>
            <w:tcW w:w="4678" w:type="dxa"/>
            <w:shd w:val="clear" w:color="auto" w:fill="auto"/>
          </w:tcPr>
          <w:p w14:paraId="1A7CB2BF"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促销需求接口：活动推送接口</w:t>
            </w:r>
          </w:p>
        </w:tc>
        <w:tc>
          <w:tcPr>
            <w:tcW w:w="2126" w:type="dxa"/>
            <w:shd w:val="clear" w:color="auto" w:fill="auto"/>
          </w:tcPr>
          <w:p w14:paraId="3CE214FD"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活动：卢茜</w:t>
            </w:r>
          </w:p>
        </w:tc>
        <w:tc>
          <w:tcPr>
            <w:tcW w:w="1292" w:type="dxa"/>
            <w:shd w:val="clear" w:color="auto" w:fill="auto"/>
          </w:tcPr>
          <w:p w14:paraId="484C1250" w14:textId="77777777" w:rsidR="007A25F8" w:rsidRPr="00627BC6" w:rsidRDefault="007A25F8" w:rsidP="00627BC6">
            <w:pPr>
              <w:spacing w:before="60"/>
              <w:rPr>
                <w:rFonts w:ascii="微软雅黑" w:eastAsia="微软雅黑" w:hAnsi="微软雅黑"/>
                <w:color w:val="000000"/>
                <w:lang w:eastAsia="zh-CN"/>
              </w:rPr>
            </w:pPr>
          </w:p>
        </w:tc>
      </w:tr>
      <w:tr w:rsidR="00627BC6" w14:paraId="6B02B952" w14:textId="77777777" w:rsidTr="00627BC6">
        <w:tc>
          <w:tcPr>
            <w:tcW w:w="806" w:type="dxa"/>
            <w:shd w:val="clear" w:color="auto" w:fill="auto"/>
          </w:tcPr>
          <w:p w14:paraId="0047B536"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2</w:t>
            </w:r>
          </w:p>
        </w:tc>
        <w:tc>
          <w:tcPr>
            <w:tcW w:w="4678" w:type="dxa"/>
            <w:shd w:val="clear" w:color="auto" w:fill="auto"/>
          </w:tcPr>
          <w:p w14:paraId="59FF8EF0"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选品删除接口：对接PMS进行选品删除</w:t>
            </w:r>
          </w:p>
        </w:tc>
        <w:tc>
          <w:tcPr>
            <w:tcW w:w="2126" w:type="dxa"/>
            <w:shd w:val="clear" w:color="auto" w:fill="auto"/>
          </w:tcPr>
          <w:p w14:paraId="3C1B817A"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活动：卢茜</w:t>
            </w:r>
          </w:p>
          <w:p w14:paraId="064309F4"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PMS：周密/沈涛</w:t>
            </w:r>
          </w:p>
        </w:tc>
        <w:tc>
          <w:tcPr>
            <w:tcW w:w="1292" w:type="dxa"/>
            <w:shd w:val="clear" w:color="auto" w:fill="auto"/>
          </w:tcPr>
          <w:p w14:paraId="54E186F1" w14:textId="77777777" w:rsidR="007A25F8" w:rsidRPr="00627BC6" w:rsidRDefault="007A25F8" w:rsidP="00627BC6">
            <w:pPr>
              <w:spacing w:before="60"/>
              <w:rPr>
                <w:rFonts w:ascii="微软雅黑" w:eastAsia="微软雅黑" w:hAnsi="微软雅黑"/>
                <w:color w:val="000000"/>
                <w:lang w:eastAsia="zh-CN"/>
              </w:rPr>
            </w:pPr>
          </w:p>
        </w:tc>
      </w:tr>
      <w:tr w:rsidR="00627BC6" w14:paraId="65D83EBD" w14:textId="77777777" w:rsidTr="00627BC6">
        <w:tc>
          <w:tcPr>
            <w:tcW w:w="806" w:type="dxa"/>
            <w:shd w:val="clear" w:color="auto" w:fill="auto"/>
          </w:tcPr>
          <w:p w14:paraId="628C5C99"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3</w:t>
            </w:r>
          </w:p>
        </w:tc>
        <w:tc>
          <w:tcPr>
            <w:tcW w:w="4678" w:type="dxa"/>
            <w:shd w:val="clear" w:color="auto" w:fill="auto"/>
          </w:tcPr>
          <w:p w14:paraId="3DC9434E"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促销补货功能完善：</w:t>
            </w:r>
          </w:p>
          <w:p w14:paraId="6D27EC7D" w14:textId="77777777" w:rsidR="007A25F8" w:rsidRPr="00627BC6" w:rsidRDefault="007A25F8" w:rsidP="00627BC6">
            <w:pPr>
              <w:pStyle w:val="af3"/>
              <w:widowControl/>
              <w:numPr>
                <w:ilvl w:val="0"/>
                <w:numId w:val="66"/>
              </w:numPr>
              <w:spacing w:before="60"/>
              <w:ind w:firstLineChars="0" w:firstLine="420"/>
              <w:rPr>
                <w:rFonts w:ascii="微软雅黑" w:eastAsia="微软雅黑" w:hAnsi="微软雅黑"/>
                <w:color w:val="000000"/>
              </w:rPr>
            </w:pPr>
            <w:r w:rsidRPr="00627BC6">
              <w:rPr>
                <w:rFonts w:ascii="微软雅黑" w:eastAsia="微软雅黑" w:hAnsi="微软雅黑" w:hint="eastAsia"/>
                <w:color w:val="000000"/>
              </w:rPr>
              <w:t>关联活动，需要活动提供接口</w:t>
            </w:r>
          </w:p>
          <w:p w14:paraId="2FA8597E" w14:textId="77777777" w:rsidR="007A25F8" w:rsidRPr="00627BC6" w:rsidRDefault="007A25F8" w:rsidP="00627BC6">
            <w:pPr>
              <w:pStyle w:val="af3"/>
              <w:widowControl/>
              <w:numPr>
                <w:ilvl w:val="0"/>
                <w:numId w:val="66"/>
              </w:numPr>
              <w:spacing w:before="60"/>
              <w:ind w:firstLineChars="0" w:firstLine="420"/>
              <w:rPr>
                <w:rFonts w:ascii="微软雅黑" w:eastAsia="微软雅黑" w:hAnsi="微软雅黑"/>
                <w:color w:val="000000"/>
              </w:rPr>
            </w:pPr>
            <w:r w:rsidRPr="00627BC6">
              <w:rPr>
                <w:rFonts w:ascii="微软雅黑" w:eastAsia="微软雅黑" w:hAnsi="微软雅黑" w:hint="eastAsia"/>
                <w:color w:val="000000"/>
              </w:rPr>
              <w:t>选品制约，需要活动提供活动SKU接口</w:t>
            </w:r>
          </w:p>
        </w:tc>
        <w:tc>
          <w:tcPr>
            <w:tcW w:w="2126" w:type="dxa"/>
            <w:shd w:val="clear" w:color="auto" w:fill="auto"/>
          </w:tcPr>
          <w:p w14:paraId="687E07C5"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活动：卢茜</w:t>
            </w:r>
          </w:p>
          <w:p w14:paraId="45FCF7F8" w14:textId="77777777" w:rsidR="007A25F8" w:rsidRPr="00627BC6" w:rsidRDefault="007A25F8" w:rsidP="00627BC6">
            <w:pPr>
              <w:spacing w:before="60"/>
              <w:rPr>
                <w:rFonts w:ascii="微软雅黑" w:eastAsia="微软雅黑" w:hAnsi="微软雅黑"/>
                <w:color w:val="000000"/>
                <w:lang w:eastAsia="zh-CN"/>
              </w:rPr>
            </w:pPr>
          </w:p>
        </w:tc>
        <w:tc>
          <w:tcPr>
            <w:tcW w:w="1292" w:type="dxa"/>
            <w:shd w:val="clear" w:color="auto" w:fill="auto"/>
          </w:tcPr>
          <w:p w14:paraId="14C1B20C" w14:textId="77777777" w:rsidR="007A25F8" w:rsidRPr="00627BC6" w:rsidRDefault="007A25F8" w:rsidP="00627BC6">
            <w:pPr>
              <w:spacing w:before="60"/>
              <w:rPr>
                <w:rFonts w:ascii="微软雅黑" w:eastAsia="微软雅黑" w:hAnsi="微软雅黑"/>
                <w:color w:val="000000"/>
                <w:lang w:eastAsia="zh-CN"/>
              </w:rPr>
            </w:pPr>
          </w:p>
        </w:tc>
      </w:tr>
      <w:tr w:rsidR="00627BC6" w14:paraId="15FED322" w14:textId="77777777" w:rsidTr="00627BC6">
        <w:tc>
          <w:tcPr>
            <w:tcW w:w="806" w:type="dxa"/>
            <w:shd w:val="clear" w:color="auto" w:fill="auto"/>
          </w:tcPr>
          <w:p w14:paraId="33EBC455"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4</w:t>
            </w:r>
          </w:p>
        </w:tc>
        <w:tc>
          <w:tcPr>
            <w:tcW w:w="4678" w:type="dxa"/>
            <w:shd w:val="clear" w:color="auto" w:fill="auto"/>
          </w:tcPr>
          <w:p w14:paraId="76D7CB64"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活动终止：提报作废/PMS非常规作废</w:t>
            </w:r>
          </w:p>
        </w:tc>
        <w:tc>
          <w:tcPr>
            <w:tcW w:w="2126" w:type="dxa"/>
            <w:shd w:val="clear" w:color="auto" w:fill="auto"/>
          </w:tcPr>
          <w:p w14:paraId="4FA2A55A"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活动：卢茜</w:t>
            </w:r>
          </w:p>
          <w:p w14:paraId="2DAE486F"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PMS：周密/沈涛</w:t>
            </w:r>
          </w:p>
        </w:tc>
        <w:tc>
          <w:tcPr>
            <w:tcW w:w="1292" w:type="dxa"/>
            <w:shd w:val="clear" w:color="auto" w:fill="auto"/>
          </w:tcPr>
          <w:p w14:paraId="121DA2E5" w14:textId="77777777" w:rsidR="007A25F8" w:rsidRPr="00627BC6" w:rsidRDefault="007A25F8" w:rsidP="00627BC6">
            <w:pPr>
              <w:spacing w:before="60"/>
              <w:rPr>
                <w:rFonts w:ascii="微软雅黑" w:eastAsia="微软雅黑" w:hAnsi="微软雅黑"/>
                <w:color w:val="000000"/>
                <w:lang w:eastAsia="zh-CN"/>
              </w:rPr>
            </w:pPr>
          </w:p>
        </w:tc>
      </w:tr>
      <w:tr w:rsidR="00627BC6" w14:paraId="42CEDB6D" w14:textId="77777777" w:rsidTr="00627BC6">
        <w:tc>
          <w:tcPr>
            <w:tcW w:w="806" w:type="dxa"/>
            <w:shd w:val="clear" w:color="auto" w:fill="auto"/>
          </w:tcPr>
          <w:p w14:paraId="6BF66BB5"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5</w:t>
            </w:r>
          </w:p>
        </w:tc>
        <w:tc>
          <w:tcPr>
            <w:tcW w:w="4678" w:type="dxa"/>
            <w:shd w:val="clear" w:color="auto" w:fill="auto"/>
          </w:tcPr>
          <w:p w14:paraId="678EECF9"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PPS需求提报功能完善：</w:t>
            </w:r>
          </w:p>
          <w:p w14:paraId="7125EDC9" w14:textId="77777777" w:rsidR="007A25F8" w:rsidRPr="00627BC6" w:rsidRDefault="007A25F8" w:rsidP="00627BC6">
            <w:pPr>
              <w:pStyle w:val="af3"/>
              <w:widowControl/>
              <w:numPr>
                <w:ilvl w:val="0"/>
                <w:numId w:val="65"/>
              </w:numPr>
              <w:spacing w:before="60"/>
              <w:ind w:firstLineChars="0" w:firstLine="420"/>
              <w:rPr>
                <w:rFonts w:ascii="微软雅黑" w:eastAsia="微软雅黑" w:hAnsi="微软雅黑"/>
                <w:color w:val="000000"/>
              </w:rPr>
            </w:pPr>
            <w:r w:rsidRPr="00627BC6">
              <w:rPr>
                <w:rFonts w:ascii="微软雅黑" w:eastAsia="微软雅黑" w:hAnsi="微软雅黑" w:hint="eastAsia"/>
                <w:color w:val="000000"/>
              </w:rPr>
              <w:t>活动信息推送到PMS</w:t>
            </w:r>
          </w:p>
          <w:p w14:paraId="57203659" w14:textId="77777777" w:rsidR="007A25F8" w:rsidRPr="00627BC6" w:rsidRDefault="007A25F8" w:rsidP="00627BC6">
            <w:pPr>
              <w:pStyle w:val="af3"/>
              <w:widowControl/>
              <w:numPr>
                <w:ilvl w:val="0"/>
                <w:numId w:val="65"/>
              </w:numPr>
              <w:spacing w:before="60"/>
              <w:ind w:firstLineChars="0" w:firstLine="420"/>
              <w:rPr>
                <w:rFonts w:ascii="微软雅黑" w:eastAsia="微软雅黑" w:hAnsi="微软雅黑"/>
                <w:color w:val="000000"/>
              </w:rPr>
            </w:pPr>
            <w:r w:rsidRPr="00627BC6">
              <w:rPr>
                <w:rFonts w:ascii="微软雅黑" w:eastAsia="微软雅黑" w:hAnsi="微软雅黑" w:hint="eastAsia"/>
                <w:color w:val="000000"/>
              </w:rPr>
              <w:t>PPS后续处理时间制约（活动后一周内）</w:t>
            </w:r>
          </w:p>
        </w:tc>
        <w:tc>
          <w:tcPr>
            <w:tcW w:w="2126" w:type="dxa"/>
            <w:shd w:val="clear" w:color="auto" w:fill="auto"/>
          </w:tcPr>
          <w:p w14:paraId="09D1D7C4"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PMS：周密/沈涛</w:t>
            </w:r>
          </w:p>
        </w:tc>
        <w:tc>
          <w:tcPr>
            <w:tcW w:w="1292" w:type="dxa"/>
            <w:shd w:val="clear" w:color="auto" w:fill="auto"/>
          </w:tcPr>
          <w:p w14:paraId="524F2F1A" w14:textId="77777777" w:rsidR="007A25F8" w:rsidRPr="00627BC6" w:rsidRDefault="007A25F8" w:rsidP="00627BC6">
            <w:pPr>
              <w:spacing w:before="60"/>
              <w:rPr>
                <w:rFonts w:ascii="微软雅黑" w:eastAsia="微软雅黑" w:hAnsi="微软雅黑"/>
                <w:color w:val="000000"/>
                <w:lang w:eastAsia="zh-CN"/>
              </w:rPr>
            </w:pPr>
          </w:p>
        </w:tc>
      </w:tr>
      <w:tr w:rsidR="00627BC6" w14:paraId="4DE34087" w14:textId="77777777" w:rsidTr="00627BC6">
        <w:tc>
          <w:tcPr>
            <w:tcW w:w="806" w:type="dxa"/>
            <w:shd w:val="clear" w:color="auto" w:fill="auto"/>
          </w:tcPr>
          <w:p w14:paraId="14C4BC6B"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6</w:t>
            </w:r>
          </w:p>
        </w:tc>
        <w:tc>
          <w:tcPr>
            <w:tcW w:w="4678" w:type="dxa"/>
            <w:shd w:val="clear" w:color="auto" w:fill="auto"/>
          </w:tcPr>
          <w:p w14:paraId="5A7D03DA"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促销后续处理方式：</w:t>
            </w:r>
          </w:p>
          <w:p w14:paraId="090997C4"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1）后续通知机制的完善</w:t>
            </w:r>
          </w:p>
          <w:p w14:paraId="500FFE50"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2）【退货】功能：对接PMS进行批次退货</w:t>
            </w:r>
          </w:p>
          <w:p w14:paraId="109C212D"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3）【销毁】功能：对接WMS损益单销毁处理</w:t>
            </w:r>
          </w:p>
          <w:p w14:paraId="50B17438"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4）【特批审批】功能：申请库存保留</w:t>
            </w:r>
          </w:p>
          <w:p w14:paraId="42C45D03"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000000"/>
                <w:lang w:eastAsia="zh-CN"/>
              </w:rPr>
              <w:t>5）【促销】功能：库存促销申请</w:t>
            </w:r>
          </w:p>
        </w:tc>
        <w:tc>
          <w:tcPr>
            <w:tcW w:w="2126" w:type="dxa"/>
            <w:shd w:val="clear" w:color="auto" w:fill="auto"/>
          </w:tcPr>
          <w:p w14:paraId="02311FAC" w14:textId="77777777" w:rsidR="007A25F8" w:rsidRPr="00627BC6" w:rsidRDefault="007A25F8" w:rsidP="00627BC6">
            <w:pPr>
              <w:spacing w:before="60"/>
              <w:rPr>
                <w:rFonts w:ascii="微软雅黑" w:eastAsia="微软雅黑" w:hAnsi="微软雅黑"/>
                <w:color w:val="000000"/>
                <w:lang w:eastAsia="zh-CN"/>
              </w:rPr>
            </w:pPr>
            <w:r w:rsidRPr="00627BC6">
              <w:rPr>
                <w:rFonts w:ascii="微软雅黑" w:eastAsia="微软雅黑" w:hAnsi="微软雅黑" w:hint="eastAsia"/>
                <w:color w:val="FF0000"/>
                <w:lang w:eastAsia="zh-CN"/>
              </w:rPr>
              <w:t>待定（后期需要再沟通）</w:t>
            </w:r>
          </w:p>
        </w:tc>
        <w:tc>
          <w:tcPr>
            <w:tcW w:w="1292" w:type="dxa"/>
            <w:shd w:val="clear" w:color="auto" w:fill="auto"/>
          </w:tcPr>
          <w:p w14:paraId="3198CC52" w14:textId="77777777" w:rsidR="007A25F8" w:rsidRPr="00627BC6" w:rsidRDefault="007A25F8" w:rsidP="00627BC6">
            <w:pPr>
              <w:spacing w:before="60"/>
              <w:rPr>
                <w:rFonts w:ascii="微软雅黑" w:eastAsia="微软雅黑" w:hAnsi="微软雅黑"/>
                <w:color w:val="000000"/>
                <w:lang w:eastAsia="zh-CN"/>
              </w:rPr>
            </w:pPr>
          </w:p>
        </w:tc>
      </w:tr>
    </w:tbl>
    <w:p w14:paraId="222F6A9D" w14:textId="77777777" w:rsidR="007A25F8" w:rsidRPr="00B27ADC" w:rsidRDefault="007A25F8" w:rsidP="007A25F8">
      <w:pPr>
        <w:rPr>
          <w:rFonts w:ascii="微软雅黑" w:eastAsia="微软雅黑" w:hAnsi="微软雅黑"/>
          <w:i/>
          <w:color w:val="0000FF"/>
          <w:lang w:eastAsia="zh-CN"/>
        </w:rPr>
      </w:pPr>
    </w:p>
    <w:p w14:paraId="1019CE46" w14:textId="77777777" w:rsidR="007A25F8" w:rsidRPr="003E4349" w:rsidRDefault="007A25F8" w:rsidP="007A25F8">
      <w:pPr>
        <w:pStyle w:val="3"/>
        <w:rPr>
          <w:lang w:eastAsia="zh-CN"/>
        </w:rPr>
      </w:pPr>
      <w:r>
        <w:rPr>
          <w:rFonts w:hint="eastAsia"/>
          <w:lang w:val="en-GB" w:eastAsia="zh-CN"/>
        </w:rPr>
        <w:t>SR</w:t>
      </w:r>
      <w:r>
        <w:rPr>
          <w:lang w:val="en-GB" w:eastAsia="zh-CN"/>
        </w:rPr>
        <w:t>11</w:t>
      </w:r>
      <w:r>
        <w:rPr>
          <w:lang w:val="en-GB" w:eastAsia="zh-CN"/>
        </w:rPr>
        <w:t>-F01</w:t>
      </w:r>
      <w:r>
        <w:rPr>
          <w:lang w:val="en-GB" w:eastAsia="zh-CN"/>
        </w:rPr>
        <w:t xml:space="preserve"> </w:t>
      </w:r>
      <w:r>
        <w:rPr>
          <w:rFonts w:ascii="微软雅黑" w:eastAsia="微软雅黑" w:hAnsi="微软雅黑" w:hint="eastAsia"/>
          <w:lang w:eastAsia="zh-CN"/>
        </w:rPr>
        <w:t>促销需求接口</w:t>
      </w:r>
    </w:p>
    <w:p w14:paraId="490B009C" w14:textId="77777777" w:rsidR="007A25F8" w:rsidRDefault="007A25F8" w:rsidP="007A25F8">
      <w:pPr>
        <w:pStyle w:val="af3"/>
        <w:widowControl/>
        <w:numPr>
          <w:ilvl w:val="0"/>
          <w:numId w:val="67"/>
        </w:numPr>
        <w:ind w:firstLineChars="0" w:firstLine="420"/>
        <w:rPr>
          <w:rFonts w:ascii="微软雅黑" w:eastAsia="微软雅黑" w:hAnsi="微软雅黑"/>
        </w:rPr>
      </w:pPr>
      <w:r w:rsidRPr="00EE6DE5">
        <w:rPr>
          <w:rFonts w:ascii="微软雅黑" w:eastAsia="微软雅黑" w:hAnsi="微软雅黑" w:hint="eastAsia"/>
        </w:rPr>
        <w:t>接口说明</w:t>
      </w:r>
    </w:p>
    <w:p w14:paraId="46234ED1" w14:textId="77777777" w:rsidR="007A25F8" w:rsidRPr="00A754E1" w:rsidRDefault="007A25F8" w:rsidP="007A25F8">
      <w:pPr>
        <w:pStyle w:val="af3"/>
        <w:ind w:left="360"/>
        <w:rPr>
          <w:rFonts w:ascii="微软雅黑" w:eastAsia="微软雅黑" w:hAnsi="微软雅黑"/>
        </w:rPr>
      </w:pPr>
      <w:r>
        <w:rPr>
          <w:rFonts w:ascii="微软雅黑" w:eastAsia="微软雅黑" w:hAnsi="微软雅黑" w:hint="eastAsia"/>
        </w:rPr>
        <w:t>接口逻辑：活动激活后通知PPS，且传具体信息到PPS，PPS根据“提报人+是否效期特批”生成采购提报需求，返回需求单号给活动</w:t>
      </w:r>
    </w:p>
    <w:p w14:paraId="53938237" w14:textId="77777777" w:rsidR="007A25F8" w:rsidRDefault="007A25F8" w:rsidP="007A25F8">
      <w:pPr>
        <w:pStyle w:val="af3"/>
        <w:ind w:left="360"/>
        <w:rPr>
          <w:rFonts w:ascii="微软雅黑" w:eastAsia="微软雅黑" w:hAnsi="微软雅黑"/>
        </w:rPr>
      </w:pPr>
      <w:r>
        <w:rPr>
          <w:rFonts w:ascii="微软雅黑" w:eastAsia="微软雅黑" w:hAnsi="微软雅黑" w:hint="eastAsia"/>
        </w:rPr>
        <w:t>入参：</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6"/>
        <w:gridCol w:w="1984"/>
        <w:gridCol w:w="6112"/>
      </w:tblGrid>
      <w:tr w:rsidR="00627BC6" w14:paraId="573C27ED" w14:textId="77777777" w:rsidTr="00627BC6">
        <w:tc>
          <w:tcPr>
            <w:tcW w:w="1166" w:type="dxa"/>
            <w:shd w:val="clear" w:color="auto" w:fill="auto"/>
          </w:tcPr>
          <w:p w14:paraId="5CF74D19"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区域</w:t>
            </w:r>
          </w:p>
        </w:tc>
        <w:tc>
          <w:tcPr>
            <w:tcW w:w="1984" w:type="dxa"/>
            <w:shd w:val="clear" w:color="auto" w:fill="auto"/>
          </w:tcPr>
          <w:p w14:paraId="16559F1C"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字段</w:t>
            </w:r>
          </w:p>
        </w:tc>
        <w:tc>
          <w:tcPr>
            <w:tcW w:w="6112" w:type="dxa"/>
            <w:shd w:val="clear" w:color="auto" w:fill="auto"/>
          </w:tcPr>
          <w:p w14:paraId="6DC5C5A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入参说明</w:t>
            </w:r>
          </w:p>
        </w:tc>
      </w:tr>
      <w:tr w:rsidR="00627BC6" w14:paraId="61EA73AE" w14:textId="77777777" w:rsidTr="00627BC6">
        <w:tc>
          <w:tcPr>
            <w:tcW w:w="1166" w:type="dxa"/>
            <w:vMerge w:val="restart"/>
            <w:shd w:val="clear" w:color="auto" w:fill="auto"/>
          </w:tcPr>
          <w:p w14:paraId="39D498F9"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主信息</w:t>
            </w:r>
          </w:p>
        </w:tc>
        <w:tc>
          <w:tcPr>
            <w:tcW w:w="1984" w:type="dxa"/>
            <w:shd w:val="clear" w:color="auto" w:fill="auto"/>
          </w:tcPr>
          <w:p w14:paraId="2BFD552F"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需求类型</w:t>
            </w:r>
          </w:p>
        </w:tc>
        <w:tc>
          <w:tcPr>
            <w:tcW w:w="6112" w:type="dxa"/>
            <w:shd w:val="clear" w:color="auto" w:fill="auto"/>
          </w:tcPr>
          <w:p w14:paraId="30B9C5EA"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促销备货——常规促销</w:t>
            </w:r>
          </w:p>
        </w:tc>
      </w:tr>
      <w:tr w:rsidR="00627BC6" w14:paraId="55BC06A3" w14:textId="77777777" w:rsidTr="00627BC6">
        <w:tc>
          <w:tcPr>
            <w:tcW w:w="1166" w:type="dxa"/>
            <w:vMerge/>
            <w:shd w:val="clear" w:color="auto" w:fill="auto"/>
          </w:tcPr>
          <w:p w14:paraId="7A64B399"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044AE92D"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效期类型</w:t>
            </w:r>
          </w:p>
        </w:tc>
        <w:tc>
          <w:tcPr>
            <w:tcW w:w="6112" w:type="dxa"/>
            <w:shd w:val="clear" w:color="auto" w:fill="auto"/>
          </w:tcPr>
          <w:p w14:paraId="48E008BD"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正常/特批（活动系统根据是否效期特批分开推送）</w:t>
            </w:r>
          </w:p>
        </w:tc>
      </w:tr>
      <w:tr w:rsidR="00627BC6" w14:paraId="50E4E7EF" w14:textId="77777777" w:rsidTr="00627BC6">
        <w:tc>
          <w:tcPr>
            <w:tcW w:w="1166" w:type="dxa"/>
            <w:vMerge/>
            <w:shd w:val="clear" w:color="auto" w:fill="auto"/>
          </w:tcPr>
          <w:p w14:paraId="29577C19"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1C409F9B"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后续处理时间</w:t>
            </w:r>
          </w:p>
        </w:tc>
        <w:tc>
          <w:tcPr>
            <w:tcW w:w="6112" w:type="dxa"/>
            <w:shd w:val="clear" w:color="auto" w:fill="auto"/>
          </w:tcPr>
          <w:p w14:paraId="7637AC96"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活动结束时间</w:t>
            </w:r>
          </w:p>
        </w:tc>
      </w:tr>
      <w:tr w:rsidR="00627BC6" w14:paraId="169BF87A" w14:textId="77777777" w:rsidTr="00627BC6">
        <w:tc>
          <w:tcPr>
            <w:tcW w:w="1166" w:type="dxa"/>
            <w:vMerge/>
            <w:shd w:val="clear" w:color="auto" w:fill="auto"/>
          </w:tcPr>
          <w:p w14:paraId="78A295F6"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105FEBEA"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需求说明</w:t>
            </w:r>
          </w:p>
        </w:tc>
        <w:tc>
          <w:tcPr>
            <w:tcW w:w="6112" w:type="dxa"/>
            <w:shd w:val="clear" w:color="auto" w:fill="auto"/>
          </w:tcPr>
          <w:p w14:paraId="4AEA3910"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活动广告语</w:t>
            </w:r>
          </w:p>
        </w:tc>
      </w:tr>
      <w:tr w:rsidR="00627BC6" w14:paraId="378123EF" w14:textId="77777777" w:rsidTr="00627BC6">
        <w:tc>
          <w:tcPr>
            <w:tcW w:w="1166" w:type="dxa"/>
            <w:vMerge/>
            <w:shd w:val="clear" w:color="auto" w:fill="auto"/>
          </w:tcPr>
          <w:p w14:paraId="789815BE"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7D87076A"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申请时间</w:t>
            </w:r>
          </w:p>
        </w:tc>
        <w:tc>
          <w:tcPr>
            <w:tcW w:w="6112" w:type="dxa"/>
            <w:shd w:val="clear" w:color="auto" w:fill="auto"/>
          </w:tcPr>
          <w:p w14:paraId="4034753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活动激活时间</w:t>
            </w:r>
          </w:p>
        </w:tc>
      </w:tr>
      <w:tr w:rsidR="00627BC6" w14:paraId="64C10861" w14:textId="77777777" w:rsidTr="00627BC6">
        <w:tc>
          <w:tcPr>
            <w:tcW w:w="1166" w:type="dxa"/>
            <w:vMerge/>
            <w:shd w:val="clear" w:color="auto" w:fill="auto"/>
          </w:tcPr>
          <w:p w14:paraId="704C4BB5"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3A014E53"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申请人</w:t>
            </w:r>
          </w:p>
        </w:tc>
        <w:tc>
          <w:tcPr>
            <w:tcW w:w="6112" w:type="dxa"/>
            <w:shd w:val="clear" w:color="auto" w:fill="auto"/>
          </w:tcPr>
          <w:p w14:paraId="5F268B76"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活动类目提报采购人（按照不同类目分开推送）</w:t>
            </w:r>
          </w:p>
        </w:tc>
      </w:tr>
      <w:tr w:rsidR="00627BC6" w:rsidRPr="00EA432A" w14:paraId="10CCFECB" w14:textId="77777777" w:rsidTr="00627BC6">
        <w:tc>
          <w:tcPr>
            <w:tcW w:w="1166" w:type="dxa"/>
            <w:vMerge/>
            <w:shd w:val="clear" w:color="auto" w:fill="auto"/>
          </w:tcPr>
          <w:p w14:paraId="5C6B5B43"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1D98F401"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申请部门</w:t>
            </w:r>
          </w:p>
        </w:tc>
        <w:tc>
          <w:tcPr>
            <w:tcW w:w="6112" w:type="dxa"/>
            <w:shd w:val="clear" w:color="auto" w:fill="auto"/>
          </w:tcPr>
          <w:p w14:paraId="0FD59BF7"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活动类目提报采购人所在部门</w:t>
            </w:r>
          </w:p>
        </w:tc>
      </w:tr>
      <w:tr w:rsidR="00627BC6" w:rsidRPr="00EA432A" w14:paraId="1E226970" w14:textId="77777777" w:rsidTr="00627BC6">
        <w:tc>
          <w:tcPr>
            <w:tcW w:w="1166" w:type="dxa"/>
            <w:vMerge/>
            <w:shd w:val="clear" w:color="auto" w:fill="auto"/>
          </w:tcPr>
          <w:p w14:paraId="23575DBB"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69B39A4F"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采购负责人</w:t>
            </w:r>
          </w:p>
        </w:tc>
        <w:tc>
          <w:tcPr>
            <w:tcW w:w="6112" w:type="dxa"/>
            <w:shd w:val="clear" w:color="auto" w:fill="auto"/>
          </w:tcPr>
          <w:p w14:paraId="2A33BE90"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活动类目提报采购人</w:t>
            </w:r>
          </w:p>
        </w:tc>
      </w:tr>
      <w:tr w:rsidR="00627BC6" w:rsidRPr="00EA432A" w14:paraId="23B885C6" w14:textId="77777777" w:rsidTr="00627BC6">
        <w:tc>
          <w:tcPr>
            <w:tcW w:w="1166" w:type="dxa"/>
            <w:vMerge w:val="restart"/>
            <w:shd w:val="clear" w:color="auto" w:fill="auto"/>
          </w:tcPr>
          <w:p w14:paraId="2933C056"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活动信息</w:t>
            </w:r>
          </w:p>
        </w:tc>
        <w:tc>
          <w:tcPr>
            <w:tcW w:w="1984" w:type="dxa"/>
            <w:shd w:val="clear" w:color="auto" w:fill="auto"/>
          </w:tcPr>
          <w:p w14:paraId="41666421"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活动等级</w:t>
            </w:r>
          </w:p>
        </w:tc>
        <w:tc>
          <w:tcPr>
            <w:tcW w:w="6112" w:type="dxa"/>
            <w:shd w:val="clear" w:color="auto" w:fill="auto"/>
          </w:tcPr>
          <w:p w14:paraId="101C2B5F" w14:textId="77777777" w:rsidR="007A25F8" w:rsidRPr="00627BC6" w:rsidRDefault="007A25F8" w:rsidP="00627BC6">
            <w:pPr>
              <w:pStyle w:val="af3"/>
              <w:spacing w:before="60"/>
              <w:rPr>
                <w:rFonts w:ascii="微软雅黑" w:eastAsia="微软雅黑" w:hAnsi="微软雅黑"/>
              </w:rPr>
            </w:pPr>
          </w:p>
        </w:tc>
      </w:tr>
      <w:tr w:rsidR="00627BC6" w:rsidRPr="00EA432A" w14:paraId="72671B9A" w14:textId="77777777" w:rsidTr="00627BC6">
        <w:tc>
          <w:tcPr>
            <w:tcW w:w="1166" w:type="dxa"/>
            <w:vMerge/>
            <w:shd w:val="clear" w:color="auto" w:fill="auto"/>
          </w:tcPr>
          <w:p w14:paraId="78F0C17C"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473BB9F7"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活动ID</w:t>
            </w:r>
          </w:p>
        </w:tc>
        <w:tc>
          <w:tcPr>
            <w:tcW w:w="6112" w:type="dxa"/>
            <w:shd w:val="clear" w:color="auto" w:fill="auto"/>
          </w:tcPr>
          <w:p w14:paraId="595A25C0" w14:textId="77777777" w:rsidR="007A25F8" w:rsidRPr="00627BC6" w:rsidRDefault="007A25F8" w:rsidP="00627BC6">
            <w:pPr>
              <w:pStyle w:val="af3"/>
              <w:spacing w:before="60"/>
              <w:rPr>
                <w:rFonts w:ascii="微软雅黑" w:eastAsia="微软雅黑" w:hAnsi="微软雅黑"/>
              </w:rPr>
            </w:pPr>
          </w:p>
        </w:tc>
      </w:tr>
      <w:tr w:rsidR="00627BC6" w:rsidRPr="00EA432A" w14:paraId="412A8FFB" w14:textId="77777777" w:rsidTr="00627BC6">
        <w:tc>
          <w:tcPr>
            <w:tcW w:w="1166" w:type="dxa"/>
            <w:vMerge/>
            <w:shd w:val="clear" w:color="auto" w:fill="auto"/>
          </w:tcPr>
          <w:p w14:paraId="789ACF83"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6617DC6F"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活动广告语</w:t>
            </w:r>
          </w:p>
        </w:tc>
        <w:tc>
          <w:tcPr>
            <w:tcW w:w="6112" w:type="dxa"/>
            <w:shd w:val="clear" w:color="auto" w:fill="auto"/>
          </w:tcPr>
          <w:p w14:paraId="3C70744D" w14:textId="77777777" w:rsidR="007A25F8" w:rsidRPr="00627BC6" w:rsidRDefault="007A25F8" w:rsidP="00627BC6">
            <w:pPr>
              <w:pStyle w:val="af3"/>
              <w:spacing w:before="60"/>
              <w:rPr>
                <w:rFonts w:ascii="微软雅黑" w:eastAsia="微软雅黑" w:hAnsi="微软雅黑"/>
              </w:rPr>
            </w:pPr>
          </w:p>
        </w:tc>
      </w:tr>
      <w:tr w:rsidR="00627BC6" w:rsidRPr="00EA432A" w14:paraId="252D92BC" w14:textId="77777777" w:rsidTr="00627BC6">
        <w:tc>
          <w:tcPr>
            <w:tcW w:w="1166" w:type="dxa"/>
            <w:vMerge/>
            <w:shd w:val="clear" w:color="auto" w:fill="auto"/>
          </w:tcPr>
          <w:p w14:paraId="18E25A24"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3EA8D545"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活动类型</w:t>
            </w:r>
          </w:p>
        </w:tc>
        <w:tc>
          <w:tcPr>
            <w:tcW w:w="6112" w:type="dxa"/>
            <w:shd w:val="clear" w:color="auto" w:fill="auto"/>
          </w:tcPr>
          <w:p w14:paraId="6E0A88C3"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活动系统中的促销活动类型</w:t>
            </w:r>
          </w:p>
        </w:tc>
      </w:tr>
      <w:tr w:rsidR="00627BC6" w:rsidRPr="00EA432A" w14:paraId="133F8634" w14:textId="77777777" w:rsidTr="00627BC6">
        <w:tc>
          <w:tcPr>
            <w:tcW w:w="1166" w:type="dxa"/>
            <w:vMerge/>
            <w:shd w:val="clear" w:color="auto" w:fill="auto"/>
          </w:tcPr>
          <w:p w14:paraId="6062ED5E"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4E391C65"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活动开始时间</w:t>
            </w:r>
          </w:p>
        </w:tc>
        <w:tc>
          <w:tcPr>
            <w:tcW w:w="6112" w:type="dxa"/>
            <w:shd w:val="clear" w:color="auto" w:fill="auto"/>
          </w:tcPr>
          <w:p w14:paraId="00032217" w14:textId="77777777" w:rsidR="007A25F8" w:rsidRPr="00627BC6" w:rsidRDefault="007A25F8" w:rsidP="00627BC6">
            <w:pPr>
              <w:pStyle w:val="af3"/>
              <w:spacing w:before="60"/>
              <w:rPr>
                <w:rFonts w:ascii="微软雅黑" w:eastAsia="微软雅黑" w:hAnsi="微软雅黑"/>
              </w:rPr>
            </w:pPr>
          </w:p>
        </w:tc>
      </w:tr>
      <w:tr w:rsidR="00627BC6" w:rsidRPr="00EA432A" w14:paraId="6DE131D2" w14:textId="77777777" w:rsidTr="00627BC6">
        <w:tc>
          <w:tcPr>
            <w:tcW w:w="1166" w:type="dxa"/>
            <w:vMerge/>
            <w:shd w:val="clear" w:color="auto" w:fill="auto"/>
          </w:tcPr>
          <w:p w14:paraId="070C3510"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7A5C62A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活动结束时间</w:t>
            </w:r>
          </w:p>
        </w:tc>
        <w:tc>
          <w:tcPr>
            <w:tcW w:w="6112" w:type="dxa"/>
            <w:shd w:val="clear" w:color="auto" w:fill="auto"/>
          </w:tcPr>
          <w:p w14:paraId="45411C23" w14:textId="77777777" w:rsidR="007A25F8" w:rsidRPr="00627BC6" w:rsidRDefault="007A25F8" w:rsidP="00627BC6">
            <w:pPr>
              <w:pStyle w:val="af3"/>
              <w:spacing w:before="60"/>
              <w:rPr>
                <w:rFonts w:ascii="微软雅黑" w:eastAsia="微软雅黑" w:hAnsi="微软雅黑"/>
              </w:rPr>
            </w:pPr>
          </w:p>
        </w:tc>
      </w:tr>
      <w:tr w:rsidR="00627BC6" w:rsidRPr="00EA432A" w14:paraId="2782F640" w14:textId="77777777" w:rsidTr="00627BC6">
        <w:tc>
          <w:tcPr>
            <w:tcW w:w="1166" w:type="dxa"/>
            <w:vMerge/>
            <w:shd w:val="clear" w:color="auto" w:fill="auto"/>
          </w:tcPr>
          <w:p w14:paraId="73412D96"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267ECDB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活动范围</w:t>
            </w:r>
          </w:p>
        </w:tc>
        <w:tc>
          <w:tcPr>
            <w:tcW w:w="6112" w:type="dxa"/>
            <w:shd w:val="clear" w:color="auto" w:fill="auto"/>
          </w:tcPr>
          <w:p w14:paraId="69A62FC1"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color w:val="FF0000"/>
              </w:rPr>
              <w:t>活动系统中商家范围</w:t>
            </w:r>
          </w:p>
        </w:tc>
      </w:tr>
      <w:tr w:rsidR="00627BC6" w:rsidRPr="00EA432A" w14:paraId="1F9A8B2E" w14:textId="77777777" w:rsidTr="00627BC6">
        <w:tc>
          <w:tcPr>
            <w:tcW w:w="1166" w:type="dxa"/>
            <w:vMerge/>
            <w:shd w:val="clear" w:color="auto" w:fill="auto"/>
          </w:tcPr>
          <w:p w14:paraId="662DC7BE"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0554C3B5"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创建人</w:t>
            </w:r>
          </w:p>
        </w:tc>
        <w:tc>
          <w:tcPr>
            <w:tcW w:w="6112" w:type="dxa"/>
            <w:shd w:val="clear" w:color="auto" w:fill="auto"/>
          </w:tcPr>
          <w:p w14:paraId="1FE497A6"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活动创建人</w:t>
            </w:r>
          </w:p>
        </w:tc>
      </w:tr>
      <w:tr w:rsidR="00627BC6" w:rsidRPr="00EA432A" w14:paraId="5D1A10E7" w14:textId="77777777" w:rsidTr="00627BC6">
        <w:tc>
          <w:tcPr>
            <w:tcW w:w="1166" w:type="dxa"/>
            <w:vMerge/>
            <w:shd w:val="clear" w:color="auto" w:fill="auto"/>
          </w:tcPr>
          <w:p w14:paraId="06DA2F51"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7B55F477"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创建时间</w:t>
            </w:r>
          </w:p>
        </w:tc>
        <w:tc>
          <w:tcPr>
            <w:tcW w:w="6112" w:type="dxa"/>
            <w:shd w:val="clear" w:color="auto" w:fill="auto"/>
          </w:tcPr>
          <w:p w14:paraId="2B90625B"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活动创建时间</w:t>
            </w:r>
          </w:p>
        </w:tc>
      </w:tr>
      <w:tr w:rsidR="00627BC6" w:rsidRPr="00EA432A" w14:paraId="6F543CF3" w14:textId="77777777" w:rsidTr="00627BC6">
        <w:tc>
          <w:tcPr>
            <w:tcW w:w="1166" w:type="dxa"/>
            <w:vMerge w:val="restart"/>
            <w:shd w:val="clear" w:color="auto" w:fill="auto"/>
          </w:tcPr>
          <w:p w14:paraId="4C075192"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采购明细</w:t>
            </w:r>
          </w:p>
        </w:tc>
        <w:tc>
          <w:tcPr>
            <w:tcW w:w="1984" w:type="dxa"/>
            <w:shd w:val="clear" w:color="auto" w:fill="auto"/>
          </w:tcPr>
          <w:p w14:paraId="4FD13E35"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产品编号</w:t>
            </w:r>
          </w:p>
        </w:tc>
        <w:tc>
          <w:tcPr>
            <w:tcW w:w="6112" w:type="dxa"/>
            <w:shd w:val="clear" w:color="auto" w:fill="auto"/>
          </w:tcPr>
          <w:p w14:paraId="294C4DDF" w14:textId="77777777" w:rsidR="007A25F8" w:rsidRPr="00627BC6" w:rsidRDefault="007A25F8" w:rsidP="00627BC6">
            <w:pPr>
              <w:pStyle w:val="af3"/>
              <w:spacing w:before="60"/>
              <w:rPr>
                <w:rFonts w:ascii="微软雅黑" w:eastAsia="微软雅黑" w:hAnsi="微软雅黑"/>
              </w:rPr>
            </w:pPr>
          </w:p>
        </w:tc>
      </w:tr>
      <w:tr w:rsidR="00627BC6" w:rsidRPr="00EA432A" w14:paraId="0E403F08" w14:textId="77777777" w:rsidTr="00627BC6">
        <w:tc>
          <w:tcPr>
            <w:tcW w:w="1166" w:type="dxa"/>
            <w:vMerge/>
            <w:shd w:val="clear" w:color="auto" w:fill="auto"/>
          </w:tcPr>
          <w:p w14:paraId="0DB3276C"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2CFC1880"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产品名称</w:t>
            </w:r>
          </w:p>
        </w:tc>
        <w:tc>
          <w:tcPr>
            <w:tcW w:w="6112" w:type="dxa"/>
            <w:shd w:val="clear" w:color="auto" w:fill="auto"/>
          </w:tcPr>
          <w:p w14:paraId="5E44BE2A" w14:textId="77777777" w:rsidR="007A25F8" w:rsidRPr="00627BC6" w:rsidRDefault="007A25F8" w:rsidP="00627BC6">
            <w:pPr>
              <w:pStyle w:val="af3"/>
              <w:spacing w:before="60"/>
              <w:rPr>
                <w:rFonts w:ascii="微软雅黑" w:eastAsia="微软雅黑" w:hAnsi="微软雅黑"/>
              </w:rPr>
            </w:pPr>
          </w:p>
        </w:tc>
      </w:tr>
      <w:tr w:rsidR="00627BC6" w:rsidRPr="00EA432A" w14:paraId="3ECE5543" w14:textId="77777777" w:rsidTr="00627BC6">
        <w:tc>
          <w:tcPr>
            <w:tcW w:w="1166" w:type="dxa"/>
            <w:vMerge/>
            <w:shd w:val="clear" w:color="auto" w:fill="auto"/>
          </w:tcPr>
          <w:p w14:paraId="51BECD5A"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1FD8DF6C"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商家</w:t>
            </w:r>
          </w:p>
        </w:tc>
        <w:tc>
          <w:tcPr>
            <w:tcW w:w="6112" w:type="dxa"/>
            <w:shd w:val="clear" w:color="auto" w:fill="auto"/>
          </w:tcPr>
          <w:p w14:paraId="5DFFF106" w14:textId="77777777" w:rsidR="007A25F8" w:rsidRPr="00627BC6" w:rsidRDefault="007A25F8" w:rsidP="00627BC6">
            <w:pPr>
              <w:pStyle w:val="af3"/>
              <w:spacing w:before="60"/>
              <w:rPr>
                <w:rFonts w:ascii="微软雅黑" w:eastAsia="微软雅黑" w:hAnsi="微软雅黑"/>
              </w:rPr>
            </w:pPr>
          </w:p>
        </w:tc>
      </w:tr>
      <w:tr w:rsidR="00627BC6" w:rsidRPr="00EA432A" w14:paraId="5BFABD5E" w14:textId="77777777" w:rsidTr="00627BC6">
        <w:tc>
          <w:tcPr>
            <w:tcW w:w="1166" w:type="dxa"/>
            <w:vMerge/>
            <w:shd w:val="clear" w:color="auto" w:fill="auto"/>
          </w:tcPr>
          <w:p w14:paraId="0CA9BC44"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66A836C5"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color w:val="FF0000"/>
              </w:rPr>
              <w:t>供应商</w:t>
            </w:r>
          </w:p>
        </w:tc>
        <w:tc>
          <w:tcPr>
            <w:tcW w:w="6112" w:type="dxa"/>
            <w:shd w:val="clear" w:color="auto" w:fill="auto"/>
          </w:tcPr>
          <w:p w14:paraId="5E4A1B00" w14:textId="77777777" w:rsidR="007A25F8" w:rsidRPr="00627BC6" w:rsidRDefault="007A25F8" w:rsidP="00627BC6">
            <w:pPr>
              <w:pStyle w:val="af3"/>
              <w:spacing w:before="60"/>
              <w:rPr>
                <w:rFonts w:ascii="微软雅黑" w:eastAsia="微软雅黑" w:hAnsi="微软雅黑"/>
              </w:rPr>
            </w:pPr>
            <w:commentRangeStart w:id="30"/>
            <w:r w:rsidRPr="00627BC6">
              <w:rPr>
                <w:rFonts w:ascii="微软雅黑" w:eastAsia="微软雅黑" w:hAnsi="微软雅黑" w:hint="eastAsia"/>
                <w:color w:val="FF0000"/>
              </w:rPr>
              <w:t>抓取数据时，根据“SKU+商家”查找默认的供应商</w:t>
            </w:r>
            <w:commentRangeEnd w:id="30"/>
            <w:r w:rsidRPr="00627BC6">
              <w:rPr>
                <w:rStyle w:val="af0"/>
                <w:rFonts w:ascii="Arial" w:hAnsi="Arial"/>
                <w:lang w:eastAsia="en-US"/>
              </w:rPr>
              <w:commentReference w:id="30"/>
            </w:r>
          </w:p>
        </w:tc>
      </w:tr>
      <w:tr w:rsidR="00627BC6" w:rsidRPr="00EA432A" w14:paraId="586D2A54" w14:textId="77777777" w:rsidTr="00627BC6">
        <w:tc>
          <w:tcPr>
            <w:tcW w:w="1166" w:type="dxa"/>
            <w:vMerge/>
            <w:shd w:val="clear" w:color="auto" w:fill="auto"/>
          </w:tcPr>
          <w:p w14:paraId="3D3FAE58"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4F102EB9"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订货数量</w:t>
            </w:r>
          </w:p>
        </w:tc>
        <w:tc>
          <w:tcPr>
            <w:tcW w:w="6112" w:type="dxa"/>
            <w:shd w:val="clear" w:color="auto" w:fill="auto"/>
          </w:tcPr>
          <w:p w14:paraId="3ADD575C"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需要非常规备货的数量</w:t>
            </w:r>
          </w:p>
        </w:tc>
      </w:tr>
      <w:tr w:rsidR="00627BC6" w:rsidRPr="00EA432A" w14:paraId="1454301E" w14:textId="77777777" w:rsidTr="00627BC6">
        <w:tc>
          <w:tcPr>
            <w:tcW w:w="1166" w:type="dxa"/>
            <w:vMerge/>
            <w:shd w:val="clear" w:color="auto" w:fill="auto"/>
          </w:tcPr>
          <w:p w14:paraId="6EFDC469"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1864DF91" w14:textId="77777777" w:rsidR="007A25F8" w:rsidRPr="00627BC6" w:rsidRDefault="007A25F8" w:rsidP="00627BC6">
            <w:pPr>
              <w:pStyle w:val="af3"/>
              <w:spacing w:before="60"/>
              <w:rPr>
                <w:rFonts w:ascii="微软雅黑" w:eastAsia="微软雅黑" w:hAnsi="微软雅黑"/>
                <w:color w:val="FF0000"/>
              </w:rPr>
            </w:pPr>
            <w:r w:rsidRPr="00627BC6">
              <w:rPr>
                <w:rFonts w:ascii="微软雅黑" w:eastAsia="微软雅黑" w:hAnsi="微软雅黑" w:hint="eastAsia"/>
                <w:color w:val="FF0000"/>
              </w:rPr>
              <w:t>促销价格</w:t>
            </w:r>
          </w:p>
        </w:tc>
        <w:tc>
          <w:tcPr>
            <w:tcW w:w="6112" w:type="dxa"/>
            <w:shd w:val="clear" w:color="auto" w:fill="auto"/>
          </w:tcPr>
          <w:p w14:paraId="70E1750C"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需要提供</w:t>
            </w:r>
          </w:p>
        </w:tc>
      </w:tr>
      <w:tr w:rsidR="00627BC6" w:rsidRPr="00EA432A" w14:paraId="78105177" w14:textId="77777777" w:rsidTr="00627BC6">
        <w:tc>
          <w:tcPr>
            <w:tcW w:w="1166" w:type="dxa"/>
            <w:vMerge/>
            <w:shd w:val="clear" w:color="auto" w:fill="auto"/>
          </w:tcPr>
          <w:p w14:paraId="7CC6B1F5"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6DA5F3A5"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库控审批</w:t>
            </w:r>
          </w:p>
        </w:tc>
        <w:tc>
          <w:tcPr>
            <w:tcW w:w="6112" w:type="dxa"/>
            <w:shd w:val="clear" w:color="auto" w:fill="auto"/>
          </w:tcPr>
          <w:p w14:paraId="1280F3A9"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未审批</w:t>
            </w:r>
          </w:p>
        </w:tc>
      </w:tr>
      <w:tr w:rsidR="00627BC6" w:rsidRPr="00EA432A" w14:paraId="630DD03F" w14:textId="77777777" w:rsidTr="00627BC6">
        <w:tc>
          <w:tcPr>
            <w:tcW w:w="1166" w:type="dxa"/>
            <w:vMerge/>
            <w:shd w:val="clear" w:color="auto" w:fill="auto"/>
          </w:tcPr>
          <w:p w14:paraId="25122F7A"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45B42EDE"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color w:val="FF0000"/>
              </w:rPr>
              <w:t>需求状态</w:t>
            </w:r>
          </w:p>
        </w:tc>
        <w:tc>
          <w:tcPr>
            <w:tcW w:w="6112" w:type="dxa"/>
            <w:shd w:val="clear" w:color="auto" w:fill="auto"/>
          </w:tcPr>
          <w:p w14:paraId="2C76C26E"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color w:val="FF0000"/>
              </w:rPr>
              <w:t>未提交</w:t>
            </w:r>
          </w:p>
        </w:tc>
      </w:tr>
      <w:tr w:rsidR="00627BC6" w:rsidRPr="00EA432A" w14:paraId="4D1B7C6D" w14:textId="77777777" w:rsidTr="00627BC6">
        <w:tc>
          <w:tcPr>
            <w:tcW w:w="1166" w:type="dxa"/>
            <w:vMerge/>
            <w:shd w:val="clear" w:color="auto" w:fill="auto"/>
          </w:tcPr>
          <w:p w14:paraId="23FAFC5F"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6EB0892C"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PO编号</w:t>
            </w:r>
          </w:p>
        </w:tc>
        <w:tc>
          <w:tcPr>
            <w:tcW w:w="6112" w:type="dxa"/>
            <w:shd w:val="clear" w:color="auto" w:fill="auto"/>
          </w:tcPr>
          <w:p w14:paraId="058B53D3"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空</w:t>
            </w:r>
          </w:p>
        </w:tc>
      </w:tr>
      <w:tr w:rsidR="00627BC6" w:rsidRPr="00EA432A" w14:paraId="11C37DE1" w14:textId="77777777" w:rsidTr="00627BC6">
        <w:tc>
          <w:tcPr>
            <w:tcW w:w="1166" w:type="dxa"/>
            <w:vMerge/>
            <w:shd w:val="clear" w:color="auto" w:fill="auto"/>
          </w:tcPr>
          <w:p w14:paraId="328132F9"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218D37FA"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操作时间</w:t>
            </w:r>
          </w:p>
        </w:tc>
        <w:tc>
          <w:tcPr>
            <w:tcW w:w="6112" w:type="dxa"/>
            <w:shd w:val="clear" w:color="auto" w:fill="auto"/>
          </w:tcPr>
          <w:p w14:paraId="41A92A2B"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活动激活时间</w:t>
            </w:r>
          </w:p>
        </w:tc>
      </w:tr>
      <w:tr w:rsidR="00627BC6" w:rsidRPr="00EA432A" w14:paraId="65F64948" w14:textId="77777777" w:rsidTr="00627BC6">
        <w:tc>
          <w:tcPr>
            <w:tcW w:w="1166" w:type="dxa"/>
            <w:vMerge/>
            <w:shd w:val="clear" w:color="auto" w:fill="auto"/>
          </w:tcPr>
          <w:p w14:paraId="13C0D471"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67A2B343"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操作人</w:t>
            </w:r>
          </w:p>
        </w:tc>
        <w:tc>
          <w:tcPr>
            <w:tcW w:w="6112" w:type="dxa"/>
            <w:shd w:val="clear" w:color="auto" w:fill="auto"/>
          </w:tcPr>
          <w:p w14:paraId="67C404BA"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活动类目提报采购人</w:t>
            </w:r>
          </w:p>
        </w:tc>
      </w:tr>
      <w:tr w:rsidR="00627BC6" w:rsidRPr="00EA432A" w14:paraId="45ED95B0" w14:textId="77777777" w:rsidTr="00627BC6">
        <w:tc>
          <w:tcPr>
            <w:tcW w:w="1166" w:type="dxa"/>
            <w:vMerge/>
            <w:shd w:val="clear" w:color="auto" w:fill="auto"/>
          </w:tcPr>
          <w:p w14:paraId="346636B5"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504D98A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审批日志</w:t>
            </w:r>
          </w:p>
        </w:tc>
        <w:tc>
          <w:tcPr>
            <w:tcW w:w="6112" w:type="dxa"/>
            <w:shd w:val="clear" w:color="auto" w:fill="auto"/>
          </w:tcPr>
          <w:p w14:paraId="4BE5B21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空</w:t>
            </w:r>
          </w:p>
        </w:tc>
      </w:tr>
      <w:tr w:rsidR="00627BC6" w:rsidRPr="00EA432A" w14:paraId="2BACD841" w14:textId="77777777" w:rsidTr="00627BC6">
        <w:tc>
          <w:tcPr>
            <w:tcW w:w="1166" w:type="dxa"/>
            <w:vMerge/>
            <w:shd w:val="clear" w:color="auto" w:fill="auto"/>
          </w:tcPr>
          <w:p w14:paraId="46945468"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437700F5"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是否零进价</w:t>
            </w:r>
          </w:p>
        </w:tc>
        <w:tc>
          <w:tcPr>
            <w:tcW w:w="6112" w:type="dxa"/>
            <w:vMerge w:val="restart"/>
            <w:shd w:val="clear" w:color="auto" w:fill="auto"/>
          </w:tcPr>
          <w:p w14:paraId="476C956A"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活动系统提供</w:t>
            </w:r>
          </w:p>
        </w:tc>
      </w:tr>
      <w:tr w:rsidR="00627BC6" w:rsidRPr="00EA432A" w14:paraId="426A9E44" w14:textId="77777777" w:rsidTr="00627BC6">
        <w:tc>
          <w:tcPr>
            <w:tcW w:w="1166" w:type="dxa"/>
            <w:vMerge/>
            <w:shd w:val="clear" w:color="auto" w:fill="auto"/>
          </w:tcPr>
          <w:p w14:paraId="20F0F9CD"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57ABEC30"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是否按箱规订货</w:t>
            </w:r>
          </w:p>
        </w:tc>
        <w:tc>
          <w:tcPr>
            <w:tcW w:w="6112" w:type="dxa"/>
            <w:vMerge/>
            <w:shd w:val="clear" w:color="auto" w:fill="auto"/>
          </w:tcPr>
          <w:p w14:paraId="7990C88C" w14:textId="77777777" w:rsidR="007A25F8" w:rsidRPr="00627BC6" w:rsidRDefault="007A25F8" w:rsidP="00627BC6">
            <w:pPr>
              <w:pStyle w:val="af3"/>
              <w:spacing w:before="60"/>
              <w:rPr>
                <w:rFonts w:ascii="微软雅黑" w:eastAsia="微软雅黑" w:hAnsi="微软雅黑"/>
              </w:rPr>
            </w:pPr>
          </w:p>
        </w:tc>
      </w:tr>
      <w:tr w:rsidR="00627BC6" w:rsidRPr="00EA432A" w14:paraId="0615575A" w14:textId="77777777" w:rsidTr="00627BC6">
        <w:tc>
          <w:tcPr>
            <w:tcW w:w="1166" w:type="dxa"/>
            <w:vMerge/>
            <w:shd w:val="clear" w:color="auto" w:fill="auto"/>
          </w:tcPr>
          <w:p w14:paraId="0F4676D7"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1D49CB4F"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是否效期特批</w:t>
            </w:r>
          </w:p>
        </w:tc>
        <w:tc>
          <w:tcPr>
            <w:tcW w:w="6112" w:type="dxa"/>
            <w:vMerge/>
            <w:shd w:val="clear" w:color="auto" w:fill="auto"/>
          </w:tcPr>
          <w:p w14:paraId="330947D4" w14:textId="77777777" w:rsidR="007A25F8" w:rsidRPr="00627BC6" w:rsidRDefault="007A25F8" w:rsidP="00627BC6">
            <w:pPr>
              <w:pStyle w:val="af3"/>
              <w:spacing w:before="60"/>
              <w:rPr>
                <w:rFonts w:ascii="微软雅黑" w:eastAsia="微软雅黑" w:hAnsi="微软雅黑"/>
              </w:rPr>
            </w:pPr>
          </w:p>
        </w:tc>
      </w:tr>
      <w:tr w:rsidR="00627BC6" w:rsidRPr="00EA432A" w14:paraId="011CCB18" w14:textId="77777777" w:rsidTr="00627BC6">
        <w:tc>
          <w:tcPr>
            <w:tcW w:w="1166" w:type="dxa"/>
            <w:vMerge/>
            <w:shd w:val="clear" w:color="auto" w:fill="auto"/>
          </w:tcPr>
          <w:p w14:paraId="7BC4C82C"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47402DD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后续处理方式</w:t>
            </w:r>
          </w:p>
        </w:tc>
        <w:tc>
          <w:tcPr>
            <w:tcW w:w="6112" w:type="dxa"/>
            <w:vMerge/>
            <w:shd w:val="clear" w:color="auto" w:fill="auto"/>
          </w:tcPr>
          <w:p w14:paraId="042B02F3" w14:textId="77777777" w:rsidR="007A25F8" w:rsidRPr="00627BC6" w:rsidRDefault="007A25F8" w:rsidP="00627BC6">
            <w:pPr>
              <w:pStyle w:val="af3"/>
              <w:spacing w:before="60"/>
              <w:rPr>
                <w:rFonts w:ascii="微软雅黑" w:eastAsia="微软雅黑" w:hAnsi="微软雅黑"/>
              </w:rPr>
            </w:pPr>
          </w:p>
        </w:tc>
      </w:tr>
      <w:tr w:rsidR="00627BC6" w:rsidRPr="00EA432A" w14:paraId="35D8B91E" w14:textId="77777777" w:rsidTr="00627BC6">
        <w:tc>
          <w:tcPr>
            <w:tcW w:w="1166" w:type="dxa"/>
            <w:vMerge/>
            <w:shd w:val="clear" w:color="auto" w:fill="auto"/>
          </w:tcPr>
          <w:p w14:paraId="48A80EA4"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724688E3" w14:textId="77777777" w:rsidR="007A25F8" w:rsidRPr="00627BC6" w:rsidRDefault="007A25F8" w:rsidP="00627BC6">
            <w:pPr>
              <w:pStyle w:val="af3"/>
              <w:spacing w:before="60"/>
              <w:rPr>
                <w:rFonts w:ascii="微软雅黑" w:eastAsia="微软雅黑" w:hAnsi="微软雅黑"/>
                <w:color w:val="FF0000"/>
              </w:rPr>
            </w:pPr>
            <w:r w:rsidRPr="00627BC6">
              <w:rPr>
                <w:rFonts w:ascii="微软雅黑" w:eastAsia="微软雅黑" w:hAnsi="微软雅黑" w:hint="eastAsia"/>
                <w:color w:val="FF0000"/>
              </w:rPr>
              <w:t>生产日期</w:t>
            </w:r>
          </w:p>
        </w:tc>
        <w:tc>
          <w:tcPr>
            <w:tcW w:w="6112" w:type="dxa"/>
            <w:shd w:val="clear" w:color="auto" w:fill="auto"/>
          </w:tcPr>
          <w:p w14:paraId="16FE5392"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（效期特批）采购自行写入，在邮件通知时告知采购录入</w:t>
            </w:r>
          </w:p>
        </w:tc>
      </w:tr>
      <w:tr w:rsidR="00627BC6" w:rsidRPr="00EA432A" w14:paraId="081C95A9" w14:textId="77777777" w:rsidTr="00627BC6">
        <w:tc>
          <w:tcPr>
            <w:tcW w:w="1166" w:type="dxa"/>
            <w:vMerge/>
            <w:shd w:val="clear" w:color="auto" w:fill="auto"/>
          </w:tcPr>
          <w:p w14:paraId="56428CC3" w14:textId="77777777" w:rsidR="007A25F8" w:rsidRPr="00627BC6" w:rsidRDefault="007A25F8" w:rsidP="00627BC6">
            <w:pPr>
              <w:pStyle w:val="af3"/>
              <w:spacing w:before="60"/>
              <w:rPr>
                <w:rFonts w:ascii="微软雅黑" w:eastAsia="微软雅黑" w:hAnsi="微软雅黑"/>
              </w:rPr>
            </w:pPr>
          </w:p>
        </w:tc>
        <w:tc>
          <w:tcPr>
            <w:tcW w:w="1984" w:type="dxa"/>
            <w:shd w:val="clear" w:color="auto" w:fill="auto"/>
          </w:tcPr>
          <w:p w14:paraId="521EFF03" w14:textId="77777777" w:rsidR="007A25F8" w:rsidRPr="00627BC6" w:rsidRDefault="007A25F8" w:rsidP="00627BC6">
            <w:pPr>
              <w:pStyle w:val="af3"/>
              <w:spacing w:before="60"/>
              <w:rPr>
                <w:rFonts w:ascii="微软雅黑" w:eastAsia="微软雅黑" w:hAnsi="微软雅黑"/>
                <w:color w:val="FF0000"/>
              </w:rPr>
            </w:pPr>
            <w:r w:rsidRPr="00627BC6">
              <w:rPr>
                <w:rFonts w:ascii="微软雅黑" w:eastAsia="微软雅黑" w:hAnsi="微软雅黑" w:hint="eastAsia"/>
                <w:color w:val="FF0000"/>
              </w:rPr>
              <w:t>DOC天数</w:t>
            </w:r>
          </w:p>
        </w:tc>
        <w:tc>
          <w:tcPr>
            <w:tcW w:w="6112" w:type="dxa"/>
            <w:shd w:val="clear" w:color="auto" w:fill="auto"/>
          </w:tcPr>
          <w:p w14:paraId="0A29FEB1"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（效期特批）</w:t>
            </w:r>
          </w:p>
        </w:tc>
      </w:tr>
    </w:tbl>
    <w:p w14:paraId="4BA62134" w14:textId="77777777" w:rsidR="007A25F8" w:rsidRPr="00B54D09" w:rsidRDefault="007A25F8" w:rsidP="007A25F8">
      <w:pPr>
        <w:rPr>
          <w:rFonts w:ascii="微软雅黑" w:eastAsia="微软雅黑" w:hAnsi="微软雅黑"/>
          <w:lang w:eastAsia="zh-CN"/>
        </w:rPr>
      </w:pPr>
    </w:p>
    <w:p w14:paraId="3F549332" w14:textId="77777777" w:rsidR="007A25F8" w:rsidRDefault="007A25F8" w:rsidP="007A25F8">
      <w:pPr>
        <w:pStyle w:val="af3"/>
        <w:ind w:left="360"/>
        <w:rPr>
          <w:rFonts w:ascii="微软雅黑" w:eastAsia="微软雅黑" w:hAnsi="微软雅黑"/>
        </w:rPr>
      </w:pPr>
      <w:r>
        <w:rPr>
          <w:rFonts w:ascii="微软雅黑" w:eastAsia="微软雅黑" w:hAnsi="微软雅黑" w:hint="eastAsia"/>
        </w:rPr>
        <w:t>出参：需求单号</w:t>
      </w:r>
    </w:p>
    <w:p w14:paraId="2A9FADB2" w14:textId="77777777" w:rsidR="007A25F8" w:rsidRDefault="007A25F8" w:rsidP="007A25F8">
      <w:pPr>
        <w:pStyle w:val="af3"/>
        <w:ind w:left="360"/>
        <w:rPr>
          <w:rFonts w:ascii="微软雅黑" w:eastAsia="微软雅黑" w:hAnsi="微软雅黑"/>
        </w:rPr>
      </w:pPr>
    </w:p>
    <w:p w14:paraId="4AD758E9" w14:textId="77777777" w:rsidR="007A25F8" w:rsidRDefault="007A25F8" w:rsidP="007A25F8">
      <w:pPr>
        <w:pStyle w:val="af3"/>
        <w:widowControl/>
        <w:numPr>
          <w:ilvl w:val="0"/>
          <w:numId w:val="67"/>
        </w:numPr>
        <w:ind w:firstLineChars="0" w:firstLine="420"/>
        <w:rPr>
          <w:rFonts w:ascii="微软雅黑" w:eastAsia="微软雅黑" w:hAnsi="微软雅黑"/>
        </w:rPr>
      </w:pPr>
      <w:r>
        <w:rPr>
          <w:rFonts w:ascii="微软雅黑" w:eastAsia="微软雅黑" w:hAnsi="微软雅黑" w:hint="eastAsia"/>
        </w:rPr>
        <w:t>邮件通知机制：邮件通知提报人</w:t>
      </w:r>
    </w:p>
    <w:p w14:paraId="427AB4EA" w14:textId="77777777" w:rsidR="007A25F8" w:rsidRDefault="007A25F8" w:rsidP="007A25F8">
      <w:pPr>
        <w:pStyle w:val="af3"/>
        <w:ind w:left="360"/>
        <w:rPr>
          <w:rFonts w:ascii="微软雅黑" w:eastAsia="微软雅黑" w:hAnsi="微软雅黑"/>
        </w:rPr>
      </w:pPr>
      <w:r>
        <w:rPr>
          <w:rFonts w:ascii="微软雅黑" w:eastAsia="微软雅黑" w:hAnsi="微软雅黑" w:hint="eastAsia"/>
        </w:rPr>
        <w:t>通知形式如下：</w:t>
      </w:r>
    </w:p>
    <w:p w14:paraId="787B5FC7" w14:textId="77777777" w:rsidR="007A25F8" w:rsidRDefault="007A25F8" w:rsidP="007A25F8">
      <w:pPr>
        <w:pStyle w:val="af3"/>
        <w:ind w:left="360"/>
        <w:rPr>
          <w:rFonts w:ascii="微软雅黑" w:eastAsia="微软雅黑" w:hAnsi="微软雅黑"/>
        </w:rPr>
      </w:pPr>
      <w:r>
        <w:rPr>
          <w:rFonts w:ascii="微软雅黑" w:eastAsia="微软雅黑" w:hAnsi="微软雅黑" w:hint="eastAsia"/>
        </w:rPr>
        <w:t>您提报的活动XXXX（活动ID）已经产生对应的促销需求提报XXXXX（需求单号），路径：backend—&gt;库存管理—&gt;采购计划系统（PPS），请尽快进行确认且完善信息并进行提交，以免影响促销备货，谢谢！</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6"/>
        <w:gridCol w:w="1417"/>
        <w:gridCol w:w="1276"/>
        <w:gridCol w:w="2126"/>
        <w:gridCol w:w="1766"/>
        <w:gridCol w:w="1511"/>
      </w:tblGrid>
      <w:tr w:rsidR="00627BC6" w14:paraId="3AB944D4" w14:textId="77777777" w:rsidTr="00627BC6">
        <w:tc>
          <w:tcPr>
            <w:tcW w:w="1166" w:type="dxa"/>
            <w:shd w:val="clear" w:color="auto" w:fill="auto"/>
          </w:tcPr>
          <w:p w14:paraId="30164F47"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SKU</w:t>
            </w:r>
          </w:p>
        </w:tc>
        <w:tc>
          <w:tcPr>
            <w:tcW w:w="1417" w:type="dxa"/>
            <w:shd w:val="clear" w:color="auto" w:fill="auto"/>
          </w:tcPr>
          <w:p w14:paraId="62EC258A"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商家</w:t>
            </w:r>
          </w:p>
        </w:tc>
        <w:tc>
          <w:tcPr>
            <w:tcW w:w="1276" w:type="dxa"/>
            <w:shd w:val="clear" w:color="auto" w:fill="auto"/>
          </w:tcPr>
          <w:p w14:paraId="18691BAB"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供应商</w:t>
            </w:r>
          </w:p>
        </w:tc>
        <w:tc>
          <w:tcPr>
            <w:tcW w:w="2126" w:type="dxa"/>
            <w:shd w:val="clear" w:color="auto" w:fill="auto"/>
          </w:tcPr>
          <w:p w14:paraId="13571E41"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备货数量</w:t>
            </w:r>
          </w:p>
        </w:tc>
        <w:tc>
          <w:tcPr>
            <w:tcW w:w="1766" w:type="dxa"/>
            <w:shd w:val="clear" w:color="auto" w:fill="auto"/>
          </w:tcPr>
          <w:p w14:paraId="103060C2"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后续处理方式</w:t>
            </w:r>
          </w:p>
        </w:tc>
        <w:tc>
          <w:tcPr>
            <w:tcW w:w="1511" w:type="dxa"/>
            <w:shd w:val="clear" w:color="auto" w:fill="auto"/>
          </w:tcPr>
          <w:p w14:paraId="2AFCAE59"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是否效期特批</w:t>
            </w:r>
          </w:p>
        </w:tc>
      </w:tr>
      <w:tr w:rsidR="00627BC6" w14:paraId="096D8C3D" w14:textId="77777777" w:rsidTr="00627BC6">
        <w:tc>
          <w:tcPr>
            <w:tcW w:w="1166" w:type="dxa"/>
            <w:shd w:val="clear" w:color="auto" w:fill="auto"/>
          </w:tcPr>
          <w:p w14:paraId="70925134" w14:textId="77777777" w:rsidR="007A25F8" w:rsidRPr="00627BC6" w:rsidRDefault="007A25F8" w:rsidP="00627BC6">
            <w:pPr>
              <w:pStyle w:val="af3"/>
              <w:spacing w:before="60"/>
              <w:rPr>
                <w:rFonts w:ascii="微软雅黑" w:eastAsia="微软雅黑" w:hAnsi="微软雅黑"/>
              </w:rPr>
            </w:pPr>
          </w:p>
        </w:tc>
        <w:tc>
          <w:tcPr>
            <w:tcW w:w="1417" w:type="dxa"/>
            <w:shd w:val="clear" w:color="auto" w:fill="auto"/>
          </w:tcPr>
          <w:p w14:paraId="38423014" w14:textId="77777777" w:rsidR="007A25F8" w:rsidRPr="00627BC6" w:rsidRDefault="007A25F8" w:rsidP="00627BC6">
            <w:pPr>
              <w:pStyle w:val="af3"/>
              <w:spacing w:before="60"/>
              <w:rPr>
                <w:rFonts w:ascii="微软雅黑" w:eastAsia="微软雅黑" w:hAnsi="微软雅黑"/>
              </w:rPr>
            </w:pPr>
          </w:p>
        </w:tc>
        <w:tc>
          <w:tcPr>
            <w:tcW w:w="1276" w:type="dxa"/>
            <w:shd w:val="clear" w:color="auto" w:fill="auto"/>
          </w:tcPr>
          <w:p w14:paraId="5E3B303A" w14:textId="77777777" w:rsidR="007A25F8" w:rsidRPr="00627BC6" w:rsidRDefault="007A25F8" w:rsidP="00627BC6">
            <w:pPr>
              <w:pStyle w:val="af3"/>
              <w:spacing w:before="60"/>
              <w:rPr>
                <w:rFonts w:ascii="微软雅黑" w:eastAsia="微软雅黑" w:hAnsi="微软雅黑"/>
              </w:rPr>
            </w:pPr>
          </w:p>
        </w:tc>
        <w:tc>
          <w:tcPr>
            <w:tcW w:w="2126" w:type="dxa"/>
            <w:shd w:val="clear" w:color="auto" w:fill="auto"/>
          </w:tcPr>
          <w:p w14:paraId="1FB60D6B" w14:textId="77777777" w:rsidR="007A25F8" w:rsidRPr="00627BC6" w:rsidRDefault="007A25F8" w:rsidP="00627BC6">
            <w:pPr>
              <w:pStyle w:val="af3"/>
              <w:spacing w:before="60"/>
              <w:rPr>
                <w:rFonts w:ascii="微软雅黑" w:eastAsia="微软雅黑" w:hAnsi="微软雅黑"/>
              </w:rPr>
            </w:pPr>
          </w:p>
        </w:tc>
        <w:tc>
          <w:tcPr>
            <w:tcW w:w="1766" w:type="dxa"/>
            <w:shd w:val="clear" w:color="auto" w:fill="auto"/>
          </w:tcPr>
          <w:p w14:paraId="262D8E60" w14:textId="77777777" w:rsidR="007A25F8" w:rsidRPr="00627BC6" w:rsidRDefault="007A25F8" w:rsidP="00627BC6">
            <w:pPr>
              <w:pStyle w:val="af3"/>
              <w:spacing w:before="60"/>
              <w:rPr>
                <w:rFonts w:ascii="微软雅黑" w:eastAsia="微软雅黑" w:hAnsi="微软雅黑"/>
              </w:rPr>
            </w:pPr>
          </w:p>
        </w:tc>
        <w:tc>
          <w:tcPr>
            <w:tcW w:w="1511" w:type="dxa"/>
            <w:shd w:val="clear" w:color="auto" w:fill="auto"/>
          </w:tcPr>
          <w:p w14:paraId="3CBBBDCF" w14:textId="77777777" w:rsidR="007A25F8" w:rsidRPr="00627BC6" w:rsidRDefault="007A25F8" w:rsidP="00627BC6">
            <w:pPr>
              <w:pStyle w:val="af3"/>
              <w:spacing w:before="60"/>
              <w:rPr>
                <w:rFonts w:ascii="微软雅黑" w:eastAsia="微软雅黑" w:hAnsi="微软雅黑"/>
              </w:rPr>
            </w:pPr>
          </w:p>
        </w:tc>
      </w:tr>
    </w:tbl>
    <w:p w14:paraId="4AA9B210" w14:textId="77777777" w:rsidR="007A25F8" w:rsidRDefault="007A25F8" w:rsidP="007A25F8">
      <w:pPr>
        <w:pStyle w:val="af3"/>
        <w:ind w:left="360"/>
        <w:rPr>
          <w:rFonts w:ascii="微软雅黑" w:eastAsia="微软雅黑" w:hAnsi="微软雅黑"/>
        </w:rPr>
      </w:pPr>
    </w:p>
    <w:p w14:paraId="6B20E89A" w14:textId="77777777" w:rsidR="007A25F8" w:rsidRDefault="007A25F8" w:rsidP="007A25F8">
      <w:pPr>
        <w:pStyle w:val="af3"/>
        <w:widowControl/>
        <w:numPr>
          <w:ilvl w:val="0"/>
          <w:numId w:val="67"/>
        </w:numPr>
        <w:ind w:firstLineChars="0" w:firstLine="420"/>
        <w:rPr>
          <w:rFonts w:ascii="微软雅黑" w:eastAsia="微软雅黑" w:hAnsi="微软雅黑"/>
        </w:rPr>
      </w:pPr>
      <w:r>
        <w:rPr>
          <w:rFonts w:ascii="微软雅黑" w:eastAsia="微软雅黑" w:hAnsi="微软雅黑" w:hint="eastAsia"/>
        </w:rPr>
        <w:t>界面说明</w:t>
      </w:r>
    </w:p>
    <w:p w14:paraId="68883F26" w14:textId="77777777" w:rsidR="007A25F8" w:rsidRDefault="007A25F8" w:rsidP="007A25F8">
      <w:pPr>
        <w:pStyle w:val="af3"/>
        <w:ind w:left="360"/>
        <w:rPr>
          <w:rFonts w:ascii="微软雅黑" w:eastAsia="微软雅黑" w:hAnsi="微软雅黑"/>
        </w:rPr>
      </w:pPr>
      <w:r w:rsidRPr="00C52031">
        <w:rPr>
          <w:noProof/>
        </w:rPr>
        <w:pict w14:anchorId="46E02960">
          <v:shape id="_x0000_i1089" type="#_x0000_t75" style="width:6in;height:182.35pt;visibility:visible;mso-wrap-style:square">
            <v:imagedata r:id="rId80" o:title=""/>
          </v:shape>
        </w:pict>
      </w:r>
    </w:p>
    <w:p w14:paraId="4DEB8186" w14:textId="77777777" w:rsidR="007A25F8" w:rsidRPr="00F27D64" w:rsidRDefault="007A25F8" w:rsidP="007A25F8">
      <w:pPr>
        <w:pStyle w:val="af3"/>
        <w:ind w:left="360"/>
        <w:jc w:val="center"/>
        <w:rPr>
          <w:rFonts w:ascii="微软雅黑" w:eastAsia="微软雅黑" w:hAnsi="微软雅黑"/>
        </w:rPr>
      </w:pPr>
      <w:r>
        <w:rPr>
          <w:rFonts w:ascii="微软雅黑" w:eastAsia="微软雅黑" w:hAnsi="微软雅黑" w:hint="eastAsia"/>
        </w:rPr>
        <w:t>需求提报</w:t>
      </w:r>
    </w:p>
    <w:p w14:paraId="5ED4E106" w14:textId="77777777" w:rsidR="007A25F8" w:rsidRDefault="007A25F8" w:rsidP="007A25F8">
      <w:pPr>
        <w:spacing w:after="0" w:line="0" w:lineRule="atLeast"/>
        <w:rPr>
          <w:rFonts w:ascii="微软雅黑" w:eastAsia="微软雅黑" w:hAnsi="微软雅黑"/>
          <w:lang w:eastAsia="zh-CN"/>
        </w:rPr>
      </w:pPr>
      <w:r>
        <w:rPr>
          <w:rFonts w:ascii="微软雅黑" w:eastAsia="微软雅黑" w:hAnsi="微软雅黑" w:hint="eastAsia"/>
          <w:lang w:eastAsia="zh-CN"/>
        </w:rPr>
        <w:t>界面说明</w:t>
      </w:r>
      <w:r>
        <w:rPr>
          <w:rFonts w:ascii="微软雅黑" w:eastAsia="微软雅黑" w:hAnsi="微软雅黑"/>
          <w:lang w:eastAsia="zh-CN"/>
        </w:rPr>
        <w:pict w14:anchorId="20A01F3E">
          <v:rect id="_x0000_i1087" style="width:470.3pt;height:1.5pt" o:hralign="center" o:hrstd="t" o:hrnoshade="t" o:hr="t" fillcolor="black" stroked="f"/>
        </w:pict>
      </w:r>
    </w:p>
    <w:p w14:paraId="27C979E0" w14:textId="77777777" w:rsidR="007A25F8" w:rsidRDefault="007A25F8" w:rsidP="007A25F8">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【新增】：当选择需求类型为“促销备货-常规促销”时，</w:t>
      </w:r>
      <w:commentRangeStart w:id="31"/>
      <w:r>
        <w:rPr>
          <w:rFonts w:ascii="微软雅黑" w:eastAsia="微软雅黑" w:hAnsi="微软雅黑" w:hint="eastAsia"/>
        </w:rPr>
        <w:t>只能选择“已激活未结束”的活动。</w:t>
      </w:r>
      <w:commentRangeEnd w:id="31"/>
      <w:r>
        <w:rPr>
          <w:rStyle w:val="af0"/>
          <w:rFonts w:ascii="Arial" w:hAnsi="Arial"/>
          <w:lang w:eastAsia="en-US"/>
        </w:rPr>
        <w:commentReference w:id="31"/>
      </w:r>
    </w:p>
    <w:p w14:paraId="77553FEB" w14:textId="77777777" w:rsidR="007A25F8" w:rsidRDefault="007A25F8" w:rsidP="007A25F8">
      <w:pPr>
        <w:pStyle w:val="af3"/>
        <w:ind w:left="360"/>
        <w:rPr>
          <w:rFonts w:ascii="微软雅黑" w:eastAsia="微软雅黑" w:hAnsi="微软雅黑"/>
        </w:rPr>
      </w:pPr>
      <w:r w:rsidRPr="00C52031">
        <w:rPr>
          <w:noProof/>
        </w:rPr>
        <w:lastRenderedPageBreak/>
        <w:pict w14:anchorId="39DB5F6C">
          <v:shape id="_x0000_i1088" type="#_x0000_t75" style="width:6in;height:215.05pt;visibility:visible;mso-wrap-style:square">
            <v:imagedata r:id="rId81" o:title=""/>
          </v:shape>
        </w:pict>
      </w:r>
    </w:p>
    <w:p w14:paraId="1C820765" w14:textId="77777777" w:rsidR="007A25F8" w:rsidRPr="007A25F8" w:rsidRDefault="007A25F8" w:rsidP="007A25F8">
      <w:pPr>
        <w:pStyle w:val="af3"/>
        <w:widowControl/>
        <w:numPr>
          <w:ilvl w:val="0"/>
          <w:numId w:val="50"/>
        </w:numPr>
        <w:ind w:firstLineChars="0" w:firstLine="420"/>
        <w:rPr>
          <w:rFonts w:ascii="微软雅黑" w:eastAsia="微软雅黑" w:hAnsi="微软雅黑"/>
          <w:color w:val="000000"/>
          <w:highlight w:val="cyan"/>
        </w:rPr>
      </w:pPr>
      <w:r w:rsidRPr="007A25F8">
        <w:rPr>
          <w:rFonts w:ascii="微软雅黑" w:eastAsia="微软雅黑" w:hAnsi="微软雅黑" w:hint="eastAsia"/>
          <w:color w:val="000000"/>
          <w:highlight w:val="cyan"/>
        </w:rPr>
        <w:t>主信息中“后续处理方式”下沉到采购需求明细中，且是必填信息，主信息中去除此属性，原历史数据，将主信息的后续处理方式数据刷新到明细中去。同时推送给PMS时将明细中的后续处理方式推送过去。</w:t>
      </w:r>
    </w:p>
    <w:p w14:paraId="43626C42" w14:textId="77777777" w:rsidR="007A25F8" w:rsidRPr="009E45FF" w:rsidRDefault="007A25F8" w:rsidP="007A25F8">
      <w:pPr>
        <w:pStyle w:val="af3"/>
        <w:widowControl/>
        <w:numPr>
          <w:ilvl w:val="0"/>
          <w:numId w:val="50"/>
        </w:numPr>
        <w:ind w:firstLineChars="0" w:firstLine="420"/>
        <w:rPr>
          <w:rFonts w:ascii="微软雅黑" w:eastAsia="微软雅黑" w:hAnsi="微软雅黑"/>
          <w:highlight w:val="cyan"/>
        </w:rPr>
      </w:pPr>
      <w:r w:rsidRPr="009E45FF">
        <w:rPr>
          <w:rFonts w:ascii="微软雅黑" w:eastAsia="微软雅黑" w:hAnsi="微软雅黑" w:hint="eastAsia"/>
          <w:highlight w:val="cyan"/>
        </w:rPr>
        <w:t>促销活动信息去除【浏览促销申请单】功能；</w:t>
      </w:r>
    </w:p>
    <w:p w14:paraId="31DFED27" w14:textId="77777777" w:rsidR="007A25F8" w:rsidRPr="008E2038" w:rsidRDefault="007A25F8" w:rsidP="007A25F8">
      <w:pPr>
        <w:pStyle w:val="af3"/>
        <w:widowControl/>
        <w:numPr>
          <w:ilvl w:val="0"/>
          <w:numId w:val="50"/>
        </w:numPr>
        <w:ind w:firstLineChars="0" w:firstLine="420"/>
        <w:rPr>
          <w:rFonts w:ascii="微软雅黑" w:eastAsia="微软雅黑" w:hAnsi="微软雅黑"/>
          <w:highlight w:val="cyan"/>
        </w:rPr>
      </w:pPr>
      <w:r w:rsidRPr="008E2038">
        <w:rPr>
          <w:rFonts w:ascii="微软雅黑" w:eastAsia="微软雅黑" w:hAnsi="微软雅黑" w:hint="eastAsia"/>
          <w:highlight w:val="cyan"/>
        </w:rPr>
        <w:t>【添加】：验证活动状态为“已激活未结束”，需要活动提供接口。</w:t>
      </w:r>
    </w:p>
    <w:p w14:paraId="7699CE73" w14:textId="77777777" w:rsidR="007A25F8" w:rsidRDefault="007A25F8" w:rsidP="007A25F8">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活动列表中活动ID可链接查看活动明细，</w:t>
      </w:r>
      <w:commentRangeStart w:id="32"/>
      <w:r w:rsidRPr="007A25F8">
        <w:rPr>
          <w:rFonts w:ascii="微软雅黑" w:eastAsia="微软雅黑" w:hAnsi="微软雅黑" w:hint="eastAsia"/>
          <w:color w:val="000000"/>
          <w:highlight w:val="green"/>
        </w:rPr>
        <w:t>需要活动提供链接地址</w:t>
      </w:r>
      <w:r>
        <w:rPr>
          <w:rFonts w:ascii="微软雅黑" w:eastAsia="微软雅黑" w:hAnsi="微软雅黑" w:hint="eastAsia"/>
        </w:rPr>
        <w:t>；</w:t>
      </w:r>
      <w:commentRangeEnd w:id="32"/>
      <w:r>
        <w:rPr>
          <w:rStyle w:val="af0"/>
          <w:rFonts w:ascii="Arial" w:hAnsi="Arial"/>
          <w:lang w:eastAsia="en-US"/>
        </w:rPr>
        <w:commentReference w:id="32"/>
      </w:r>
    </w:p>
    <w:p w14:paraId="05921774" w14:textId="77777777" w:rsidR="007A25F8" w:rsidRPr="00195A87" w:rsidRDefault="007A25F8" w:rsidP="007A25F8">
      <w:pPr>
        <w:pStyle w:val="af3"/>
        <w:widowControl/>
        <w:numPr>
          <w:ilvl w:val="0"/>
          <w:numId w:val="50"/>
        </w:numPr>
        <w:ind w:firstLineChars="0" w:firstLine="420"/>
        <w:rPr>
          <w:rFonts w:ascii="微软雅黑" w:eastAsia="微软雅黑" w:hAnsi="微软雅黑"/>
          <w:highlight w:val="cyan"/>
        </w:rPr>
      </w:pPr>
      <w:r w:rsidRPr="00195A87">
        <w:rPr>
          <w:rFonts w:ascii="微软雅黑" w:eastAsia="微软雅黑" w:hAnsi="微软雅黑" w:hint="eastAsia"/>
          <w:highlight w:val="cyan"/>
        </w:rPr>
        <w:t>【批量导入】EXCEL中需添加一列后续处理方式，提供三种选项：0-退货；1-促销；2-销毁；</w:t>
      </w:r>
      <w:r w:rsidRPr="00195A87">
        <w:rPr>
          <w:rFonts w:ascii="微软雅黑" w:eastAsia="微软雅黑" w:hAnsi="微软雅黑"/>
          <w:highlight w:val="cyan"/>
        </w:rPr>
        <w:t xml:space="preserve"> </w:t>
      </w:r>
    </w:p>
    <w:p w14:paraId="509A726A" w14:textId="77777777" w:rsidR="007A25F8" w:rsidRDefault="007A25F8" w:rsidP="007A25F8">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【保存】或【保存并提交库存】需要进行如下校验</w:t>
      </w:r>
    </w:p>
    <w:p w14:paraId="50242BF7" w14:textId="77777777" w:rsidR="007A25F8" w:rsidRPr="00CA703A" w:rsidRDefault="007A25F8" w:rsidP="007A25F8">
      <w:pPr>
        <w:pStyle w:val="af3"/>
        <w:widowControl/>
        <w:numPr>
          <w:ilvl w:val="1"/>
          <w:numId w:val="50"/>
        </w:numPr>
        <w:ind w:firstLineChars="0" w:firstLine="420"/>
        <w:rPr>
          <w:rFonts w:ascii="微软雅黑" w:eastAsia="微软雅黑" w:hAnsi="微软雅黑"/>
          <w:highlight w:val="cyan"/>
        </w:rPr>
      </w:pPr>
      <w:r w:rsidRPr="00CA703A">
        <w:rPr>
          <w:rFonts w:ascii="微软雅黑" w:eastAsia="微软雅黑" w:hAnsi="微软雅黑" w:hint="eastAsia"/>
          <w:highlight w:val="cyan"/>
        </w:rPr>
        <w:t>校验主信息的后续处理时间是否小于等于活动的结束时间，若不是则提示且定位到主信息表中，且对话框提示“</w:t>
      </w:r>
      <w:r w:rsidRPr="00CA703A">
        <w:rPr>
          <w:rFonts w:ascii="微软雅黑" w:eastAsia="微软雅黑" w:hAnsi="微软雅黑" w:hint="eastAsia"/>
          <w:color w:val="FF0000"/>
          <w:highlight w:val="cyan"/>
        </w:rPr>
        <w:t>后续处理时间必须小于等于活动结束时间</w:t>
      </w:r>
      <w:r w:rsidRPr="00CA703A">
        <w:rPr>
          <w:rFonts w:ascii="微软雅黑" w:eastAsia="微软雅黑" w:hAnsi="微软雅黑" w:hint="eastAsia"/>
          <w:highlight w:val="cyan"/>
        </w:rPr>
        <w:t>”。</w:t>
      </w:r>
    </w:p>
    <w:p w14:paraId="16B78C4F" w14:textId="77777777" w:rsidR="007A25F8" w:rsidRDefault="007A25F8" w:rsidP="007A25F8">
      <w:pPr>
        <w:pStyle w:val="af3"/>
        <w:widowControl/>
        <w:numPr>
          <w:ilvl w:val="1"/>
          <w:numId w:val="50"/>
        </w:numPr>
        <w:ind w:firstLineChars="0" w:firstLine="420"/>
        <w:rPr>
          <w:rFonts w:ascii="微软雅黑" w:eastAsia="微软雅黑" w:hAnsi="微软雅黑"/>
        </w:rPr>
      </w:pPr>
      <w:r>
        <w:rPr>
          <w:rFonts w:ascii="微软雅黑" w:eastAsia="微软雅黑" w:hAnsi="微软雅黑" w:hint="eastAsia"/>
        </w:rPr>
        <w:t>所添加的SKU是否在活动商家选品范围内，若不在则提示“本次活动 XXXXX（产品编号） -XXXXX（商品名称）在XXX（商家）无需备货，请查询活动明细。”</w:t>
      </w:r>
      <w:r w:rsidRPr="007A25F8">
        <w:rPr>
          <w:rFonts w:ascii="微软雅黑" w:eastAsia="微软雅黑" w:hAnsi="微软雅黑" w:hint="eastAsia"/>
          <w:color w:val="000000"/>
          <w:highlight w:val="green"/>
        </w:rPr>
        <w:t xml:space="preserve"> 需要活动提供活动ID+商家ID的SKU范围。</w:t>
      </w:r>
    </w:p>
    <w:p w14:paraId="1A8E638E" w14:textId="77777777" w:rsidR="007A25F8" w:rsidRDefault="007A25F8" w:rsidP="007A25F8">
      <w:pPr>
        <w:pStyle w:val="af3"/>
        <w:widowControl/>
        <w:numPr>
          <w:ilvl w:val="1"/>
          <w:numId w:val="50"/>
        </w:numPr>
        <w:ind w:firstLineChars="0" w:firstLine="420"/>
        <w:rPr>
          <w:rFonts w:ascii="微软雅黑" w:eastAsia="微软雅黑" w:hAnsi="微软雅黑"/>
        </w:rPr>
      </w:pPr>
      <w:r w:rsidRPr="00CA703A">
        <w:rPr>
          <w:rFonts w:ascii="微软雅黑" w:eastAsia="微软雅黑" w:hAnsi="微软雅黑" w:hint="eastAsia"/>
          <w:highlight w:val="cyan"/>
        </w:rPr>
        <w:t>所添加的SKU所在商家备货总数量不做任何限制。</w:t>
      </w:r>
    </w:p>
    <w:p w14:paraId="638E028B" w14:textId="77777777" w:rsidR="007A25F8" w:rsidRDefault="007A25F8" w:rsidP="007A25F8">
      <w:pPr>
        <w:pStyle w:val="af3"/>
        <w:widowControl/>
        <w:numPr>
          <w:ilvl w:val="1"/>
          <w:numId w:val="50"/>
        </w:numPr>
        <w:ind w:firstLineChars="0" w:firstLine="420"/>
        <w:rPr>
          <w:rFonts w:ascii="微软雅黑" w:eastAsia="微软雅黑" w:hAnsi="微软雅黑"/>
        </w:rPr>
      </w:pPr>
      <w:r w:rsidRPr="00195A87">
        <w:rPr>
          <w:rFonts w:ascii="微软雅黑" w:eastAsia="微软雅黑" w:hAnsi="微软雅黑" w:hint="eastAsia"/>
          <w:highlight w:val="cyan"/>
        </w:rPr>
        <w:t>直采商品后续处理方式不能是“退货”，若是则提示“XXXXX（产品编号） -XXXXX（商品名称） 为直采商品，不能进行退货处理！”</w:t>
      </w:r>
      <w:r w:rsidRPr="00657651">
        <w:rPr>
          <w:rFonts w:ascii="微软雅黑" w:eastAsia="微软雅黑" w:hAnsi="微软雅黑" w:hint="eastAsia"/>
        </w:rPr>
        <w:t>；</w:t>
      </w:r>
    </w:p>
    <w:p w14:paraId="5A048508" w14:textId="77777777" w:rsidR="007A25F8" w:rsidRPr="000C0705" w:rsidRDefault="007A25F8" w:rsidP="007A25F8">
      <w:pPr>
        <w:pStyle w:val="af3"/>
        <w:widowControl/>
        <w:numPr>
          <w:ilvl w:val="0"/>
          <w:numId w:val="50"/>
        </w:numPr>
        <w:ind w:firstLineChars="0" w:firstLine="420"/>
        <w:rPr>
          <w:rFonts w:ascii="微软雅黑" w:eastAsia="微软雅黑" w:hAnsi="微软雅黑"/>
        </w:rPr>
      </w:pPr>
      <w:r>
        <w:rPr>
          <w:rFonts w:ascii="微软雅黑" w:eastAsia="微软雅黑" w:hAnsi="微软雅黑" w:hint="eastAsia"/>
        </w:rPr>
        <w:t>推送给PMS时，需将活动ID推送到PMS，</w:t>
      </w:r>
      <w:r w:rsidRPr="00D44F07">
        <w:rPr>
          <w:rFonts w:ascii="微软雅黑" w:eastAsia="微软雅黑" w:hAnsi="微软雅黑" w:hint="eastAsia"/>
          <w:highlight w:val="yellow"/>
        </w:rPr>
        <w:t>需要PMS接口完善</w:t>
      </w:r>
      <w:r>
        <w:rPr>
          <w:rFonts w:ascii="微软雅黑" w:eastAsia="微软雅黑" w:hAnsi="微软雅黑" w:hint="eastAsia"/>
        </w:rPr>
        <w:t>。</w:t>
      </w:r>
    </w:p>
    <w:p w14:paraId="7A706B61" w14:textId="77777777" w:rsidR="007A25F8" w:rsidRDefault="007A25F8" w:rsidP="00E74CBF">
      <w:pPr>
        <w:rPr>
          <w:rFonts w:ascii="微软雅黑" w:eastAsia="微软雅黑" w:hAnsi="微软雅黑"/>
          <w:lang w:eastAsia="zh-CN"/>
        </w:rPr>
      </w:pPr>
    </w:p>
    <w:p w14:paraId="45D46285" w14:textId="77777777" w:rsidR="007A25F8" w:rsidRPr="003E4349" w:rsidRDefault="007A25F8" w:rsidP="007A25F8">
      <w:pPr>
        <w:pStyle w:val="3"/>
        <w:rPr>
          <w:lang w:eastAsia="zh-CN"/>
        </w:rPr>
      </w:pPr>
      <w:r>
        <w:rPr>
          <w:rFonts w:hint="eastAsia"/>
          <w:lang w:val="en-GB" w:eastAsia="zh-CN"/>
        </w:rPr>
        <w:lastRenderedPageBreak/>
        <w:t>SR</w:t>
      </w:r>
      <w:r>
        <w:rPr>
          <w:lang w:val="en-GB" w:eastAsia="zh-CN"/>
        </w:rPr>
        <w:t>11</w:t>
      </w:r>
      <w:r>
        <w:rPr>
          <w:lang w:val="en-GB" w:eastAsia="zh-CN"/>
        </w:rPr>
        <w:t xml:space="preserve">-F02 </w:t>
      </w:r>
      <w:r>
        <w:rPr>
          <w:rFonts w:ascii="微软雅黑" w:eastAsia="微软雅黑" w:hAnsi="微软雅黑" w:hint="eastAsia"/>
          <w:lang w:eastAsia="zh-CN"/>
        </w:rPr>
        <w:t>促销活动删除SKU</w:t>
      </w:r>
    </w:p>
    <w:p w14:paraId="7FD472F0" w14:textId="77777777" w:rsidR="007A25F8" w:rsidRDefault="007A25F8" w:rsidP="007A25F8">
      <w:pPr>
        <w:pStyle w:val="af3"/>
        <w:widowControl/>
        <w:numPr>
          <w:ilvl w:val="2"/>
          <w:numId w:val="52"/>
        </w:numPr>
        <w:ind w:firstLineChars="0"/>
        <w:rPr>
          <w:rFonts w:ascii="微软雅黑" w:eastAsia="微软雅黑" w:hAnsi="微软雅黑"/>
        </w:rPr>
      </w:pPr>
      <w:r>
        <w:rPr>
          <w:rFonts w:ascii="微软雅黑" w:eastAsia="微软雅黑" w:hAnsi="微软雅黑" w:hint="eastAsia"/>
        </w:rPr>
        <w:t>删除业务逻辑：</w:t>
      </w:r>
    </w:p>
    <w:p w14:paraId="144A4D3D" w14:textId="77777777" w:rsidR="007A25F8" w:rsidRDefault="007A25F8" w:rsidP="007A25F8">
      <w:pPr>
        <w:pStyle w:val="af3"/>
        <w:widowControl/>
        <w:numPr>
          <w:ilvl w:val="1"/>
          <w:numId w:val="51"/>
        </w:numPr>
        <w:ind w:firstLineChars="0" w:firstLine="420"/>
        <w:rPr>
          <w:rFonts w:ascii="微软雅黑" w:eastAsia="微软雅黑" w:hAnsi="微软雅黑"/>
        </w:rPr>
      </w:pPr>
      <w:commentRangeStart w:id="33"/>
      <w:r>
        <w:rPr>
          <w:rFonts w:ascii="微软雅黑" w:eastAsia="微软雅黑" w:hAnsi="微软雅黑" w:hint="eastAsia"/>
        </w:rPr>
        <w:t>若需求提报状态为“待提交”，则直接删除；</w:t>
      </w:r>
      <w:commentRangeEnd w:id="33"/>
      <w:r>
        <w:rPr>
          <w:rStyle w:val="af0"/>
          <w:rFonts w:ascii="Arial" w:hAnsi="Arial"/>
          <w:lang w:eastAsia="en-US"/>
        </w:rPr>
        <w:commentReference w:id="33"/>
      </w:r>
    </w:p>
    <w:p w14:paraId="0181CDF1" w14:textId="77777777" w:rsidR="007A25F8" w:rsidRPr="00150362" w:rsidRDefault="007A25F8" w:rsidP="007A25F8">
      <w:pPr>
        <w:pStyle w:val="af3"/>
        <w:widowControl/>
        <w:numPr>
          <w:ilvl w:val="1"/>
          <w:numId w:val="51"/>
        </w:numPr>
        <w:ind w:firstLineChars="0" w:firstLine="420"/>
        <w:rPr>
          <w:rFonts w:ascii="微软雅黑" w:eastAsia="微软雅黑" w:hAnsi="微软雅黑"/>
        </w:rPr>
      </w:pPr>
      <w:r>
        <w:rPr>
          <w:rFonts w:ascii="微软雅黑" w:eastAsia="微软雅黑" w:hAnsi="微软雅黑"/>
        </w:rPr>
        <w:t xml:space="preserve"> </w:t>
      </w:r>
      <w:r w:rsidRPr="00150362">
        <w:rPr>
          <w:rFonts w:ascii="微软雅黑" w:eastAsia="微软雅黑" w:hAnsi="微软雅黑" w:hint="eastAsia"/>
        </w:rPr>
        <w:t>需求状态为“待库控审批</w:t>
      </w:r>
      <w:r>
        <w:rPr>
          <w:rFonts w:ascii="微软雅黑" w:eastAsia="微软雅黑" w:hAnsi="微软雅黑" w:hint="eastAsia"/>
        </w:rPr>
        <w:t>/待VP审批</w:t>
      </w:r>
      <w:r w:rsidRPr="00150362">
        <w:rPr>
          <w:rFonts w:ascii="微软雅黑" w:eastAsia="微软雅黑" w:hAnsi="微软雅黑" w:hint="eastAsia"/>
        </w:rPr>
        <w:t>”，</w:t>
      </w:r>
      <w:r w:rsidRPr="00150362">
        <w:rPr>
          <w:rFonts w:ascii="微软雅黑" w:eastAsia="微软雅黑" w:hAnsi="微软雅黑" w:hint="eastAsia"/>
          <w:highlight w:val="yellow"/>
        </w:rPr>
        <w:t>直接提示“此需求提报已提交库存，不能进行删除！”。</w:t>
      </w:r>
    </w:p>
    <w:p w14:paraId="6BC6538A" w14:textId="77777777" w:rsidR="007A25F8" w:rsidRDefault="007A25F8" w:rsidP="007A25F8">
      <w:pPr>
        <w:pStyle w:val="af3"/>
        <w:widowControl/>
        <w:numPr>
          <w:ilvl w:val="2"/>
          <w:numId w:val="52"/>
        </w:numPr>
        <w:ind w:firstLineChars="0"/>
        <w:rPr>
          <w:rFonts w:ascii="微软雅黑" w:eastAsia="微软雅黑" w:hAnsi="微软雅黑"/>
        </w:rPr>
      </w:pPr>
      <w:r>
        <w:rPr>
          <w:rFonts w:ascii="微软雅黑" w:eastAsia="微软雅黑" w:hAnsi="微软雅黑" w:hint="eastAsia"/>
        </w:rPr>
        <w:t>删除接口：</w:t>
      </w:r>
    </w:p>
    <w:p w14:paraId="327FCFCB" w14:textId="77777777" w:rsidR="007A25F8" w:rsidRDefault="007A25F8" w:rsidP="007A25F8">
      <w:pPr>
        <w:pStyle w:val="af3"/>
        <w:ind w:left="360"/>
        <w:rPr>
          <w:rFonts w:ascii="微软雅黑" w:eastAsia="微软雅黑" w:hAnsi="微软雅黑"/>
        </w:rPr>
      </w:pPr>
      <w:r>
        <w:rPr>
          <w:rFonts w:ascii="微软雅黑" w:eastAsia="微软雅黑" w:hAnsi="微软雅黑" w:hint="eastAsia"/>
        </w:rPr>
        <w:t>入参：活动ID、商家、商品</w:t>
      </w:r>
    </w:p>
    <w:p w14:paraId="6C536B18" w14:textId="77777777" w:rsidR="007A25F8" w:rsidRDefault="007A25F8" w:rsidP="007A25F8">
      <w:pPr>
        <w:pStyle w:val="af3"/>
        <w:ind w:left="360"/>
        <w:rPr>
          <w:rFonts w:ascii="微软雅黑" w:eastAsia="微软雅黑" w:hAnsi="微软雅黑"/>
        </w:rPr>
      </w:pPr>
      <w:r>
        <w:rPr>
          <w:rFonts w:ascii="微软雅黑" w:eastAsia="微软雅黑" w:hAnsi="微软雅黑" w:hint="eastAsia"/>
        </w:rPr>
        <w:t>出参：0-删除成功；1-已提交无法删除</w:t>
      </w:r>
    </w:p>
    <w:p w14:paraId="57407B71" w14:textId="77777777" w:rsidR="007A25F8" w:rsidRDefault="007A25F8" w:rsidP="007A25F8">
      <w:pPr>
        <w:pStyle w:val="af3"/>
        <w:ind w:left="360"/>
        <w:rPr>
          <w:rFonts w:ascii="微软雅黑" w:eastAsia="微软雅黑" w:hAnsi="微软雅黑"/>
          <w:color w:val="FF0000"/>
        </w:rPr>
      </w:pPr>
      <w:r w:rsidRPr="00461B0E">
        <w:rPr>
          <w:rFonts w:ascii="微软雅黑" w:eastAsia="微软雅黑" w:hAnsi="微软雅黑" w:hint="eastAsia"/>
          <w:color w:val="FF0000"/>
        </w:rPr>
        <w:t>注：不仅仅针对添加的需求提报，还有后期补货的需求提报需要进行删除处理。</w:t>
      </w:r>
      <w:r>
        <w:rPr>
          <w:rFonts w:ascii="微软雅黑" w:eastAsia="微软雅黑" w:hAnsi="微软雅黑" w:hint="eastAsia"/>
          <w:color w:val="FF0000"/>
        </w:rPr>
        <w:t>若删除时发现明细为空了，则整个单据进行删除，且通知提报人，通知形式如下：</w:t>
      </w:r>
    </w:p>
    <w:p w14:paraId="5FCC847A" w14:textId="77777777" w:rsidR="007A25F8" w:rsidRDefault="007A25F8" w:rsidP="007A25F8">
      <w:pPr>
        <w:pStyle w:val="af3"/>
        <w:ind w:left="360"/>
        <w:rPr>
          <w:rFonts w:ascii="微软雅黑" w:eastAsia="微软雅黑" w:hAnsi="微软雅黑"/>
        </w:rPr>
      </w:pPr>
      <w:r>
        <w:rPr>
          <w:rFonts w:ascii="微软雅黑" w:eastAsia="微软雅黑" w:hAnsi="微软雅黑" w:hint="eastAsia"/>
        </w:rPr>
        <w:t>您提报的活动XXXX（活动ID）对应的促销需求提报XXXXX（需求单号）已删除/已变更，路径：backend—&gt;库存管理—&gt;采购计划系统（PPS），请知晓，谢谢！</w:t>
      </w:r>
    </w:p>
    <w:p w14:paraId="440321C6" w14:textId="77777777" w:rsidR="007A25F8" w:rsidRDefault="007A25F8" w:rsidP="00E74CBF">
      <w:pPr>
        <w:rPr>
          <w:rFonts w:ascii="微软雅黑" w:eastAsia="微软雅黑" w:hAnsi="微软雅黑"/>
          <w:lang w:eastAsia="zh-CN"/>
        </w:rPr>
      </w:pPr>
    </w:p>
    <w:p w14:paraId="47338085" w14:textId="77777777" w:rsidR="007A25F8" w:rsidRPr="003E4349" w:rsidRDefault="007A25F8" w:rsidP="007A25F8">
      <w:pPr>
        <w:pStyle w:val="3"/>
        <w:rPr>
          <w:lang w:eastAsia="zh-CN"/>
        </w:rPr>
      </w:pPr>
      <w:r>
        <w:rPr>
          <w:rFonts w:hint="eastAsia"/>
          <w:lang w:val="en-GB" w:eastAsia="zh-CN"/>
        </w:rPr>
        <w:t>SR</w:t>
      </w:r>
      <w:r>
        <w:rPr>
          <w:lang w:val="en-GB" w:eastAsia="zh-CN"/>
        </w:rPr>
        <w:t>11</w:t>
      </w:r>
      <w:r>
        <w:rPr>
          <w:lang w:val="en-GB" w:eastAsia="zh-CN"/>
        </w:rPr>
        <w:t xml:space="preserve">-F03 </w:t>
      </w:r>
      <w:r>
        <w:rPr>
          <w:rFonts w:ascii="微软雅黑" w:eastAsia="微软雅黑" w:hAnsi="微软雅黑" w:hint="eastAsia"/>
          <w:lang w:eastAsia="zh-CN"/>
        </w:rPr>
        <w:t>活动终止</w:t>
      </w:r>
    </w:p>
    <w:p w14:paraId="1DD6551F" w14:textId="77777777" w:rsidR="007A25F8" w:rsidRDefault="007A25F8" w:rsidP="007A25F8">
      <w:pPr>
        <w:pStyle w:val="af3"/>
        <w:widowControl/>
        <w:numPr>
          <w:ilvl w:val="0"/>
          <w:numId w:val="68"/>
        </w:numPr>
        <w:ind w:firstLineChars="0" w:firstLine="420"/>
        <w:rPr>
          <w:rFonts w:ascii="微软雅黑" w:eastAsia="微软雅黑" w:hAnsi="微软雅黑"/>
        </w:rPr>
      </w:pPr>
      <w:r>
        <w:rPr>
          <w:rFonts w:ascii="微软雅黑" w:eastAsia="微软雅黑" w:hAnsi="微软雅黑" w:hint="eastAsia"/>
        </w:rPr>
        <w:t>作废业务逻辑：</w:t>
      </w:r>
    </w:p>
    <w:p w14:paraId="428C41D4" w14:textId="77777777" w:rsidR="007A25F8" w:rsidRDefault="007A25F8" w:rsidP="007A25F8">
      <w:pPr>
        <w:pStyle w:val="af3"/>
        <w:widowControl/>
        <w:numPr>
          <w:ilvl w:val="1"/>
          <w:numId w:val="68"/>
        </w:numPr>
        <w:ind w:firstLineChars="0" w:firstLine="420"/>
        <w:rPr>
          <w:rFonts w:ascii="微软雅黑" w:eastAsia="微软雅黑" w:hAnsi="微软雅黑"/>
        </w:rPr>
      </w:pPr>
      <w:commentRangeStart w:id="34"/>
      <w:r>
        <w:rPr>
          <w:rFonts w:ascii="微软雅黑" w:eastAsia="微软雅黑" w:hAnsi="微软雅黑" w:hint="eastAsia"/>
        </w:rPr>
        <w:t>若需求提报状态为“待提交”，则直接删除；</w:t>
      </w:r>
      <w:commentRangeEnd w:id="34"/>
      <w:r>
        <w:rPr>
          <w:rStyle w:val="af0"/>
          <w:rFonts w:ascii="Arial" w:hAnsi="Arial"/>
          <w:lang w:eastAsia="en-US"/>
        </w:rPr>
        <w:commentReference w:id="34"/>
      </w:r>
    </w:p>
    <w:p w14:paraId="19C64B5E" w14:textId="77777777" w:rsidR="007A25F8" w:rsidRPr="00150362" w:rsidRDefault="007A25F8" w:rsidP="007A25F8">
      <w:pPr>
        <w:pStyle w:val="af3"/>
        <w:widowControl/>
        <w:numPr>
          <w:ilvl w:val="1"/>
          <w:numId w:val="68"/>
        </w:numPr>
        <w:ind w:firstLineChars="0" w:firstLine="420"/>
        <w:rPr>
          <w:rFonts w:ascii="微软雅黑" w:eastAsia="微软雅黑" w:hAnsi="微软雅黑"/>
        </w:rPr>
      </w:pPr>
      <w:r>
        <w:rPr>
          <w:rFonts w:ascii="微软雅黑" w:eastAsia="微软雅黑" w:hAnsi="微软雅黑"/>
        </w:rPr>
        <w:t xml:space="preserve"> </w:t>
      </w:r>
      <w:r w:rsidRPr="00150362">
        <w:rPr>
          <w:rFonts w:ascii="微软雅黑" w:eastAsia="微软雅黑" w:hAnsi="微软雅黑" w:hint="eastAsia"/>
        </w:rPr>
        <w:t>需求状态为</w:t>
      </w:r>
      <w:r>
        <w:rPr>
          <w:rFonts w:ascii="微软雅黑" w:eastAsia="微软雅黑" w:hAnsi="微软雅黑" w:hint="eastAsia"/>
        </w:rPr>
        <w:t>非</w:t>
      </w:r>
      <w:r w:rsidRPr="00150362">
        <w:rPr>
          <w:rFonts w:ascii="微软雅黑" w:eastAsia="微软雅黑" w:hAnsi="微软雅黑" w:hint="eastAsia"/>
        </w:rPr>
        <w:t>“</w:t>
      </w:r>
      <w:r>
        <w:rPr>
          <w:rFonts w:ascii="微软雅黑" w:eastAsia="微软雅黑" w:hAnsi="微软雅黑" w:hint="eastAsia"/>
        </w:rPr>
        <w:t>待提交</w:t>
      </w:r>
      <w:r w:rsidRPr="00150362">
        <w:rPr>
          <w:rFonts w:ascii="微软雅黑" w:eastAsia="微软雅黑" w:hAnsi="微软雅黑" w:hint="eastAsia"/>
        </w:rPr>
        <w:t>”</w:t>
      </w:r>
      <w:r>
        <w:rPr>
          <w:rFonts w:ascii="微软雅黑" w:eastAsia="微软雅黑" w:hAnsi="微软雅黑" w:hint="eastAsia"/>
        </w:rPr>
        <w:t>&amp;非“已下单完成”</w:t>
      </w:r>
      <w:r w:rsidRPr="00150362">
        <w:rPr>
          <w:rFonts w:ascii="微软雅黑" w:eastAsia="微软雅黑" w:hAnsi="微软雅黑" w:hint="eastAsia"/>
        </w:rPr>
        <w:t>，</w:t>
      </w:r>
      <w:r>
        <w:rPr>
          <w:rFonts w:ascii="微软雅黑" w:eastAsia="微软雅黑" w:hAnsi="微软雅黑" w:hint="eastAsia"/>
          <w:highlight w:val="yellow"/>
        </w:rPr>
        <w:t>调用PMS接口将PMS未下单的作废，同时将需求提报中也进行作废</w:t>
      </w:r>
      <w:r w:rsidRPr="00150362">
        <w:rPr>
          <w:rFonts w:ascii="微软雅黑" w:eastAsia="微软雅黑" w:hAnsi="微软雅黑" w:hint="eastAsia"/>
          <w:highlight w:val="yellow"/>
        </w:rPr>
        <w:t>。</w:t>
      </w:r>
      <w:r>
        <w:rPr>
          <w:rFonts w:ascii="微软雅黑" w:eastAsia="微软雅黑" w:hAnsi="微软雅黑" w:hint="eastAsia"/>
        </w:rPr>
        <w:t>（若处于VP审批中需要OA将流程终止）</w:t>
      </w:r>
    </w:p>
    <w:p w14:paraId="67461775" w14:textId="77777777" w:rsidR="007A25F8" w:rsidRDefault="007A25F8" w:rsidP="007A25F8">
      <w:pPr>
        <w:pStyle w:val="af3"/>
        <w:widowControl/>
        <w:numPr>
          <w:ilvl w:val="0"/>
          <w:numId w:val="68"/>
        </w:numPr>
        <w:ind w:firstLineChars="0" w:firstLine="420"/>
        <w:rPr>
          <w:rFonts w:ascii="微软雅黑" w:eastAsia="微软雅黑" w:hAnsi="微软雅黑"/>
        </w:rPr>
      </w:pPr>
      <w:r>
        <w:rPr>
          <w:rFonts w:ascii="微软雅黑" w:eastAsia="微软雅黑" w:hAnsi="微软雅黑" w:hint="eastAsia"/>
        </w:rPr>
        <w:t>作废接口：</w:t>
      </w:r>
    </w:p>
    <w:p w14:paraId="06FEDA32" w14:textId="77777777" w:rsidR="007A25F8" w:rsidRDefault="007A25F8" w:rsidP="007A25F8">
      <w:pPr>
        <w:pStyle w:val="af3"/>
        <w:ind w:left="360"/>
        <w:rPr>
          <w:rFonts w:ascii="微软雅黑" w:eastAsia="微软雅黑" w:hAnsi="微软雅黑"/>
        </w:rPr>
      </w:pPr>
      <w:r>
        <w:rPr>
          <w:rFonts w:ascii="微软雅黑" w:eastAsia="微软雅黑" w:hAnsi="微软雅黑" w:hint="eastAsia"/>
        </w:rPr>
        <w:t>入参：活动ID</w:t>
      </w:r>
      <w:r>
        <w:rPr>
          <w:rFonts w:ascii="微软雅黑" w:eastAsia="微软雅黑" w:hAnsi="微软雅黑"/>
        </w:rPr>
        <w:t xml:space="preserve"> </w:t>
      </w:r>
    </w:p>
    <w:p w14:paraId="7A0558D9" w14:textId="77777777" w:rsidR="007A25F8" w:rsidRDefault="007A25F8" w:rsidP="007A25F8">
      <w:pPr>
        <w:pStyle w:val="af3"/>
        <w:ind w:left="360"/>
        <w:rPr>
          <w:rFonts w:ascii="微软雅黑" w:eastAsia="微软雅黑" w:hAnsi="微软雅黑"/>
        </w:rPr>
      </w:pPr>
      <w:r>
        <w:rPr>
          <w:rFonts w:ascii="微软雅黑" w:eastAsia="微软雅黑" w:hAnsi="微软雅黑" w:hint="eastAsia"/>
        </w:rPr>
        <w:t>出参：0-作废成功</w:t>
      </w:r>
      <w:r>
        <w:rPr>
          <w:rFonts w:ascii="微软雅黑" w:eastAsia="微软雅黑" w:hAnsi="微软雅黑"/>
        </w:rPr>
        <w:t xml:space="preserve"> </w:t>
      </w:r>
    </w:p>
    <w:p w14:paraId="3A2E6EE0" w14:textId="77777777" w:rsidR="007A25F8" w:rsidRDefault="007A25F8" w:rsidP="007A25F8">
      <w:pPr>
        <w:pStyle w:val="af3"/>
        <w:ind w:left="360"/>
        <w:rPr>
          <w:rFonts w:ascii="微软雅黑" w:eastAsia="微软雅黑" w:hAnsi="微软雅黑"/>
          <w:color w:val="FF0000"/>
        </w:rPr>
      </w:pPr>
      <w:r w:rsidRPr="00461B0E">
        <w:rPr>
          <w:rFonts w:ascii="微软雅黑" w:eastAsia="微软雅黑" w:hAnsi="微软雅黑" w:hint="eastAsia"/>
          <w:color w:val="FF0000"/>
        </w:rPr>
        <w:t>注：</w:t>
      </w:r>
      <w:r>
        <w:rPr>
          <w:rFonts w:ascii="微软雅黑" w:eastAsia="微软雅黑" w:hAnsi="微软雅黑" w:hint="eastAsia"/>
          <w:color w:val="FF0000"/>
        </w:rPr>
        <w:t>整个单据进行作废后，通知提报人，通知形式如下：</w:t>
      </w:r>
    </w:p>
    <w:p w14:paraId="22604C89" w14:textId="77777777" w:rsidR="007A25F8" w:rsidRDefault="007A25F8" w:rsidP="007A25F8">
      <w:pPr>
        <w:pStyle w:val="af3"/>
        <w:ind w:left="360"/>
        <w:rPr>
          <w:rFonts w:ascii="微软雅黑" w:eastAsia="微软雅黑" w:hAnsi="微软雅黑"/>
        </w:rPr>
      </w:pPr>
      <w:r>
        <w:rPr>
          <w:rFonts w:ascii="微软雅黑" w:eastAsia="微软雅黑" w:hAnsi="微软雅黑" w:hint="eastAsia"/>
        </w:rPr>
        <w:t>您提报的活动XXXX（活动ID）对应的促销需求提报XXXXX（需求单号）已作废，路径：backend—&gt;库存管理—&gt;采购计划系统（PPS），请知晓，谢谢！</w:t>
      </w:r>
    </w:p>
    <w:p w14:paraId="6364F058" w14:textId="77777777" w:rsidR="007A25F8" w:rsidRDefault="007A25F8" w:rsidP="00E74CBF">
      <w:pPr>
        <w:rPr>
          <w:rFonts w:ascii="微软雅黑" w:eastAsia="微软雅黑" w:hAnsi="微软雅黑"/>
          <w:lang w:eastAsia="zh-CN"/>
        </w:rPr>
      </w:pPr>
    </w:p>
    <w:p w14:paraId="3265523C" w14:textId="77777777" w:rsidR="007A25F8" w:rsidRPr="003E4349" w:rsidRDefault="007A25F8" w:rsidP="007A25F8">
      <w:pPr>
        <w:pStyle w:val="3"/>
        <w:rPr>
          <w:lang w:eastAsia="zh-CN"/>
        </w:rPr>
      </w:pPr>
      <w:r>
        <w:rPr>
          <w:rFonts w:hint="eastAsia"/>
          <w:lang w:val="en-GB" w:eastAsia="zh-CN"/>
        </w:rPr>
        <w:t>SR</w:t>
      </w:r>
      <w:r>
        <w:rPr>
          <w:lang w:val="en-GB" w:eastAsia="zh-CN"/>
        </w:rPr>
        <w:t>11</w:t>
      </w:r>
      <w:r>
        <w:rPr>
          <w:lang w:val="en-GB" w:eastAsia="zh-CN"/>
        </w:rPr>
        <w:t xml:space="preserve">-F04 </w:t>
      </w:r>
      <w:r>
        <w:rPr>
          <w:rFonts w:ascii="微软雅黑" w:eastAsia="微软雅黑" w:hAnsi="微软雅黑" w:hint="eastAsia"/>
          <w:lang w:eastAsia="zh-CN"/>
        </w:rPr>
        <w:t>后续处理方式</w:t>
      </w:r>
    </w:p>
    <w:p w14:paraId="7410A1B5" w14:textId="77777777" w:rsidR="007A25F8" w:rsidRPr="00A72623" w:rsidRDefault="007A25F8" w:rsidP="007A25F8">
      <w:pPr>
        <w:pStyle w:val="af3"/>
        <w:widowControl/>
        <w:numPr>
          <w:ilvl w:val="0"/>
          <w:numId w:val="70"/>
        </w:numPr>
        <w:ind w:firstLineChars="0" w:firstLine="440"/>
        <w:rPr>
          <w:rFonts w:ascii="微软雅黑" w:eastAsia="微软雅黑" w:hAnsi="微软雅黑"/>
          <w:sz w:val="22"/>
          <w:lang w:val="da-DK"/>
        </w:rPr>
      </w:pPr>
      <w:r w:rsidRPr="00A72623">
        <w:rPr>
          <w:rFonts w:ascii="微软雅黑" w:eastAsia="微软雅黑" w:hAnsi="微软雅黑" w:hint="eastAsia"/>
          <w:sz w:val="22"/>
          <w:lang w:val="da-DK"/>
        </w:rPr>
        <w:t>对“已下单”的需求提报提供【退货】【促销】【特批申请】【销毁】功能，处理的数量为此批次的剩余所有数量，</w:t>
      </w:r>
      <w:r w:rsidRPr="00A72623">
        <w:rPr>
          <w:rFonts w:ascii="微软雅黑" w:eastAsia="微软雅黑" w:hAnsi="微软雅黑" w:hint="eastAsia"/>
          <w:sz w:val="22"/>
          <w:highlight w:val="yellow"/>
          <w:lang w:val="da-DK"/>
        </w:rPr>
        <w:t>是否考虑安全库存？</w:t>
      </w:r>
      <w:r w:rsidRPr="004366BD">
        <w:rPr>
          <w:rFonts w:ascii="微软雅黑" w:eastAsia="微软雅黑" w:hAnsi="微软雅黑" w:hint="eastAsia"/>
          <w:sz w:val="22"/>
          <w:highlight w:val="yellow"/>
          <w:lang w:val="da-DK"/>
        </w:rPr>
        <w:t>若考虑需要益刚提供接口</w:t>
      </w:r>
    </w:p>
    <w:p w14:paraId="3D189BC2" w14:textId="77777777" w:rsidR="007A25F8" w:rsidRPr="008A31C2" w:rsidRDefault="007A25F8" w:rsidP="007A25F8">
      <w:pPr>
        <w:pStyle w:val="af3"/>
        <w:widowControl/>
        <w:numPr>
          <w:ilvl w:val="0"/>
          <w:numId w:val="70"/>
        </w:numPr>
        <w:ind w:firstLineChars="0" w:firstLine="440"/>
        <w:rPr>
          <w:rFonts w:ascii="微软雅黑" w:eastAsia="微软雅黑" w:hAnsi="微软雅黑"/>
          <w:sz w:val="22"/>
          <w:lang w:val="da-DK"/>
        </w:rPr>
      </w:pPr>
      <w:r w:rsidRPr="008A31C2">
        <w:rPr>
          <w:rFonts w:ascii="微软雅黑" w:eastAsia="微软雅黑" w:hAnsi="微软雅黑" w:hint="eastAsia"/>
          <w:sz w:val="22"/>
          <w:lang w:val="da-DK"/>
        </w:rPr>
        <w:t xml:space="preserve">需求提报后续处理状态：需求提报明细表添加如下字段：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246"/>
      </w:tblGrid>
      <w:tr w:rsidR="00627BC6" w:rsidRPr="00A72623" w14:paraId="55B81B2E" w14:textId="77777777" w:rsidTr="00627BC6">
        <w:tc>
          <w:tcPr>
            <w:tcW w:w="2376" w:type="dxa"/>
            <w:shd w:val="clear" w:color="auto" w:fill="auto"/>
          </w:tcPr>
          <w:p w14:paraId="741C36D1" w14:textId="77777777" w:rsidR="007A25F8" w:rsidRPr="00627BC6" w:rsidRDefault="007A25F8" w:rsidP="00627BC6">
            <w:pPr>
              <w:spacing w:before="60"/>
              <w:rPr>
                <w:rFonts w:ascii="微软雅黑" w:eastAsia="微软雅黑" w:hAnsi="微软雅黑"/>
                <w:sz w:val="22"/>
                <w:lang w:val="da-DK" w:eastAsia="zh-CN"/>
              </w:rPr>
            </w:pPr>
            <w:r w:rsidRPr="00627BC6">
              <w:rPr>
                <w:rFonts w:ascii="微软雅黑" w:eastAsia="微软雅黑" w:hAnsi="微软雅黑" w:hint="eastAsia"/>
                <w:sz w:val="22"/>
                <w:lang w:val="da-DK" w:eastAsia="zh-CN"/>
              </w:rPr>
              <w:lastRenderedPageBreak/>
              <w:t>是否已退货</w:t>
            </w:r>
          </w:p>
        </w:tc>
        <w:tc>
          <w:tcPr>
            <w:tcW w:w="7246" w:type="dxa"/>
            <w:shd w:val="clear" w:color="auto" w:fill="auto"/>
          </w:tcPr>
          <w:p w14:paraId="796FEBDB" w14:textId="77777777" w:rsidR="007A25F8" w:rsidRPr="00627BC6" w:rsidRDefault="007A25F8" w:rsidP="00627BC6">
            <w:pPr>
              <w:spacing w:before="60"/>
              <w:rPr>
                <w:rFonts w:ascii="微软雅黑" w:eastAsia="微软雅黑" w:hAnsi="微软雅黑"/>
                <w:sz w:val="22"/>
                <w:lang w:val="da-DK" w:eastAsia="zh-CN"/>
              </w:rPr>
            </w:pPr>
          </w:p>
        </w:tc>
      </w:tr>
      <w:tr w:rsidR="00627BC6" w:rsidRPr="00A72623" w14:paraId="7603B6E6" w14:textId="77777777" w:rsidTr="00627BC6">
        <w:tc>
          <w:tcPr>
            <w:tcW w:w="2376" w:type="dxa"/>
            <w:shd w:val="clear" w:color="auto" w:fill="auto"/>
          </w:tcPr>
          <w:p w14:paraId="12F79FD6" w14:textId="77777777" w:rsidR="007A25F8" w:rsidRPr="00627BC6" w:rsidRDefault="007A25F8" w:rsidP="00627BC6">
            <w:pPr>
              <w:spacing w:before="60"/>
              <w:rPr>
                <w:rFonts w:ascii="微软雅黑" w:eastAsia="微软雅黑" w:hAnsi="微软雅黑"/>
                <w:sz w:val="22"/>
                <w:lang w:val="da-DK" w:eastAsia="zh-CN"/>
              </w:rPr>
            </w:pPr>
            <w:r w:rsidRPr="00627BC6">
              <w:rPr>
                <w:rFonts w:ascii="微软雅黑" w:eastAsia="微软雅黑" w:hAnsi="微软雅黑" w:hint="eastAsia"/>
                <w:sz w:val="22"/>
                <w:lang w:val="da-DK" w:eastAsia="zh-CN"/>
              </w:rPr>
              <w:t>是否已促销</w:t>
            </w:r>
          </w:p>
        </w:tc>
        <w:tc>
          <w:tcPr>
            <w:tcW w:w="7246" w:type="dxa"/>
            <w:shd w:val="clear" w:color="auto" w:fill="auto"/>
          </w:tcPr>
          <w:p w14:paraId="40BB8C57" w14:textId="77777777" w:rsidR="007A25F8" w:rsidRPr="00627BC6" w:rsidRDefault="007A25F8" w:rsidP="00627BC6">
            <w:pPr>
              <w:spacing w:before="60"/>
              <w:rPr>
                <w:rFonts w:ascii="微软雅黑" w:eastAsia="微软雅黑" w:hAnsi="微软雅黑"/>
                <w:sz w:val="22"/>
                <w:lang w:val="da-DK" w:eastAsia="zh-CN"/>
              </w:rPr>
            </w:pPr>
          </w:p>
        </w:tc>
      </w:tr>
      <w:tr w:rsidR="00627BC6" w:rsidRPr="00A72623" w14:paraId="3CCB51B6" w14:textId="77777777" w:rsidTr="00627BC6">
        <w:tc>
          <w:tcPr>
            <w:tcW w:w="2376" w:type="dxa"/>
            <w:shd w:val="clear" w:color="auto" w:fill="auto"/>
          </w:tcPr>
          <w:p w14:paraId="078C98D5" w14:textId="77777777" w:rsidR="007A25F8" w:rsidRPr="00627BC6" w:rsidRDefault="007A25F8" w:rsidP="00627BC6">
            <w:pPr>
              <w:spacing w:before="60"/>
              <w:rPr>
                <w:rFonts w:ascii="微软雅黑" w:eastAsia="微软雅黑" w:hAnsi="微软雅黑"/>
                <w:sz w:val="22"/>
                <w:lang w:val="da-DK" w:eastAsia="zh-CN"/>
              </w:rPr>
            </w:pPr>
            <w:r w:rsidRPr="00627BC6">
              <w:rPr>
                <w:rFonts w:ascii="微软雅黑" w:eastAsia="微软雅黑" w:hAnsi="微软雅黑" w:hint="eastAsia"/>
                <w:sz w:val="22"/>
                <w:lang w:val="da-DK" w:eastAsia="zh-CN"/>
              </w:rPr>
              <w:t>是否已特批申请</w:t>
            </w:r>
          </w:p>
        </w:tc>
        <w:tc>
          <w:tcPr>
            <w:tcW w:w="7246" w:type="dxa"/>
            <w:shd w:val="clear" w:color="auto" w:fill="auto"/>
          </w:tcPr>
          <w:p w14:paraId="37CFDFD9" w14:textId="77777777" w:rsidR="007A25F8" w:rsidRPr="00627BC6" w:rsidRDefault="007A25F8" w:rsidP="00627BC6">
            <w:pPr>
              <w:spacing w:before="60"/>
              <w:rPr>
                <w:rFonts w:ascii="微软雅黑" w:eastAsia="微软雅黑" w:hAnsi="微软雅黑"/>
                <w:sz w:val="22"/>
                <w:lang w:val="da-DK" w:eastAsia="zh-CN"/>
              </w:rPr>
            </w:pPr>
          </w:p>
        </w:tc>
      </w:tr>
      <w:tr w:rsidR="00627BC6" w:rsidRPr="00A72623" w14:paraId="3CB9C8C5" w14:textId="77777777" w:rsidTr="00627BC6">
        <w:tc>
          <w:tcPr>
            <w:tcW w:w="2376" w:type="dxa"/>
            <w:shd w:val="clear" w:color="auto" w:fill="auto"/>
          </w:tcPr>
          <w:p w14:paraId="5F0A90B3" w14:textId="77777777" w:rsidR="007A25F8" w:rsidRPr="00627BC6" w:rsidRDefault="007A25F8" w:rsidP="00627BC6">
            <w:pPr>
              <w:spacing w:before="60"/>
              <w:rPr>
                <w:rFonts w:ascii="微软雅黑" w:eastAsia="微软雅黑" w:hAnsi="微软雅黑"/>
                <w:sz w:val="22"/>
                <w:lang w:val="da-DK" w:eastAsia="zh-CN"/>
              </w:rPr>
            </w:pPr>
            <w:r w:rsidRPr="00627BC6">
              <w:rPr>
                <w:rFonts w:ascii="微软雅黑" w:eastAsia="微软雅黑" w:hAnsi="微软雅黑" w:hint="eastAsia"/>
                <w:sz w:val="22"/>
                <w:lang w:val="da-DK" w:eastAsia="zh-CN"/>
              </w:rPr>
              <w:t>是否销毁</w:t>
            </w:r>
          </w:p>
        </w:tc>
        <w:tc>
          <w:tcPr>
            <w:tcW w:w="7246" w:type="dxa"/>
            <w:shd w:val="clear" w:color="auto" w:fill="auto"/>
          </w:tcPr>
          <w:p w14:paraId="335E1E36" w14:textId="77777777" w:rsidR="007A25F8" w:rsidRPr="00627BC6" w:rsidRDefault="007A25F8" w:rsidP="00627BC6">
            <w:pPr>
              <w:spacing w:before="60"/>
              <w:rPr>
                <w:rFonts w:ascii="微软雅黑" w:eastAsia="微软雅黑" w:hAnsi="微软雅黑"/>
                <w:sz w:val="22"/>
                <w:lang w:val="da-DK" w:eastAsia="zh-CN"/>
              </w:rPr>
            </w:pPr>
          </w:p>
        </w:tc>
      </w:tr>
      <w:tr w:rsidR="00627BC6" w:rsidRPr="00A72623" w14:paraId="41237125" w14:textId="77777777" w:rsidTr="00627BC6">
        <w:tc>
          <w:tcPr>
            <w:tcW w:w="2376" w:type="dxa"/>
            <w:shd w:val="clear" w:color="auto" w:fill="auto"/>
          </w:tcPr>
          <w:p w14:paraId="3E580E86" w14:textId="77777777" w:rsidR="007A25F8" w:rsidRPr="00627BC6" w:rsidRDefault="007A25F8" w:rsidP="00627BC6">
            <w:pPr>
              <w:spacing w:before="60"/>
              <w:rPr>
                <w:rFonts w:ascii="微软雅黑" w:eastAsia="微软雅黑" w:hAnsi="微软雅黑"/>
                <w:sz w:val="22"/>
                <w:lang w:val="da-DK" w:eastAsia="zh-CN"/>
              </w:rPr>
            </w:pPr>
            <w:r w:rsidRPr="00627BC6">
              <w:rPr>
                <w:rFonts w:ascii="微软雅黑" w:eastAsia="微软雅黑" w:hAnsi="微软雅黑" w:hint="eastAsia"/>
                <w:sz w:val="22"/>
                <w:lang w:val="da-DK" w:eastAsia="zh-CN"/>
              </w:rPr>
              <w:t>是否特批同意</w:t>
            </w:r>
          </w:p>
        </w:tc>
        <w:tc>
          <w:tcPr>
            <w:tcW w:w="7246" w:type="dxa"/>
            <w:shd w:val="clear" w:color="auto" w:fill="auto"/>
          </w:tcPr>
          <w:p w14:paraId="5332062B" w14:textId="77777777" w:rsidR="007A25F8" w:rsidRPr="00627BC6" w:rsidRDefault="007A25F8" w:rsidP="00627BC6">
            <w:pPr>
              <w:spacing w:before="60"/>
              <w:rPr>
                <w:rFonts w:ascii="微软雅黑" w:eastAsia="微软雅黑" w:hAnsi="微软雅黑"/>
                <w:sz w:val="22"/>
                <w:lang w:val="da-DK" w:eastAsia="zh-CN"/>
              </w:rPr>
            </w:pPr>
            <w:r w:rsidRPr="00627BC6">
              <w:rPr>
                <w:rFonts w:ascii="微软雅黑" w:eastAsia="微软雅黑" w:hAnsi="微软雅黑" w:hint="eastAsia"/>
                <w:sz w:val="22"/>
                <w:lang w:val="da-DK" w:eastAsia="zh-CN"/>
              </w:rPr>
              <w:t>待PM审批、待库控审批（保留）（</w:t>
            </w:r>
            <w:r w:rsidRPr="00627BC6">
              <w:rPr>
                <w:rFonts w:ascii="微软雅黑" w:eastAsia="微软雅黑" w:hAnsi="微软雅黑" w:hint="eastAsia"/>
                <w:color w:val="FF0000"/>
                <w:sz w:val="22"/>
                <w:lang w:val="da-DK" w:eastAsia="zh-CN"/>
              </w:rPr>
              <w:t>后期考虑是否接入工作流</w:t>
            </w:r>
            <w:r w:rsidRPr="00627BC6">
              <w:rPr>
                <w:rFonts w:ascii="微软雅黑" w:eastAsia="微软雅黑" w:hAnsi="微软雅黑" w:hint="eastAsia"/>
                <w:sz w:val="22"/>
                <w:lang w:val="da-DK" w:eastAsia="zh-CN"/>
              </w:rPr>
              <w:t>）</w:t>
            </w:r>
          </w:p>
        </w:tc>
      </w:tr>
      <w:tr w:rsidR="00627BC6" w:rsidRPr="00A72623" w14:paraId="58430CA1" w14:textId="77777777" w:rsidTr="00627BC6">
        <w:tc>
          <w:tcPr>
            <w:tcW w:w="2376" w:type="dxa"/>
            <w:shd w:val="clear" w:color="auto" w:fill="auto"/>
          </w:tcPr>
          <w:p w14:paraId="07B863E6" w14:textId="77777777" w:rsidR="007A25F8" w:rsidRPr="00627BC6" w:rsidRDefault="007A25F8" w:rsidP="00627BC6">
            <w:pPr>
              <w:spacing w:before="60"/>
              <w:rPr>
                <w:rFonts w:ascii="微软雅黑" w:eastAsia="微软雅黑" w:hAnsi="微软雅黑"/>
                <w:sz w:val="22"/>
                <w:lang w:val="da-DK" w:eastAsia="zh-CN"/>
              </w:rPr>
            </w:pPr>
            <w:r w:rsidRPr="00627BC6">
              <w:rPr>
                <w:rFonts w:ascii="微软雅黑" w:eastAsia="微软雅黑" w:hAnsi="微软雅黑" w:hint="eastAsia"/>
                <w:sz w:val="22"/>
                <w:lang w:val="da-DK" w:eastAsia="zh-CN"/>
              </w:rPr>
              <w:t>关联单号</w:t>
            </w:r>
          </w:p>
        </w:tc>
        <w:tc>
          <w:tcPr>
            <w:tcW w:w="7246" w:type="dxa"/>
            <w:shd w:val="clear" w:color="auto" w:fill="auto"/>
          </w:tcPr>
          <w:p w14:paraId="47DD1EA9" w14:textId="77777777" w:rsidR="007A25F8" w:rsidRPr="00627BC6" w:rsidRDefault="007A25F8" w:rsidP="00627BC6">
            <w:pPr>
              <w:spacing w:before="60"/>
              <w:rPr>
                <w:rFonts w:ascii="微软雅黑" w:eastAsia="微软雅黑" w:hAnsi="微软雅黑"/>
                <w:sz w:val="22"/>
                <w:lang w:val="da-DK" w:eastAsia="zh-CN"/>
              </w:rPr>
            </w:pPr>
            <w:r w:rsidRPr="00627BC6">
              <w:rPr>
                <w:rFonts w:ascii="微软雅黑" w:eastAsia="微软雅黑" w:hAnsi="微软雅黑" w:hint="eastAsia"/>
                <w:sz w:val="22"/>
                <w:lang w:val="da-DK" w:eastAsia="zh-CN"/>
              </w:rPr>
              <w:t>退货——-PO单号</w:t>
            </w:r>
          </w:p>
          <w:p w14:paraId="08EE0467" w14:textId="77777777" w:rsidR="007A25F8" w:rsidRPr="00627BC6" w:rsidRDefault="007A25F8" w:rsidP="00627BC6">
            <w:pPr>
              <w:spacing w:before="60"/>
              <w:rPr>
                <w:rFonts w:ascii="微软雅黑" w:eastAsia="微软雅黑" w:hAnsi="微软雅黑"/>
                <w:sz w:val="22"/>
                <w:lang w:val="da-DK" w:eastAsia="zh-CN"/>
              </w:rPr>
            </w:pPr>
            <w:r w:rsidRPr="00627BC6">
              <w:rPr>
                <w:rFonts w:ascii="微软雅黑" w:eastAsia="微软雅黑" w:hAnsi="微软雅黑" w:hint="eastAsia"/>
                <w:sz w:val="22"/>
                <w:lang w:val="da-DK" w:eastAsia="zh-CN"/>
              </w:rPr>
              <w:t>促销——活动ID</w:t>
            </w:r>
          </w:p>
          <w:p w14:paraId="2E2B9014" w14:textId="77777777" w:rsidR="007A25F8" w:rsidRPr="00627BC6" w:rsidRDefault="007A25F8" w:rsidP="00627BC6">
            <w:pPr>
              <w:spacing w:before="60"/>
              <w:rPr>
                <w:rFonts w:ascii="微软雅黑" w:eastAsia="微软雅黑" w:hAnsi="微软雅黑"/>
                <w:sz w:val="22"/>
                <w:lang w:val="da-DK" w:eastAsia="zh-CN"/>
              </w:rPr>
            </w:pPr>
            <w:r w:rsidRPr="00627BC6">
              <w:rPr>
                <w:rFonts w:ascii="微软雅黑" w:eastAsia="微软雅黑" w:hAnsi="微软雅黑" w:hint="eastAsia"/>
                <w:sz w:val="22"/>
                <w:lang w:val="da-DK" w:eastAsia="zh-CN"/>
              </w:rPr>
              <w:t>销毁——损益单号</w:t>
            </w:r>
          </w:p>
        </w:tc>
      </w:tr>
    </w:tbl>
    <w:p w14:paraId="1F4873A0" w14:textId="77777777" w:rsidR="007A25F8" w:rsidRPr="00A72623" w:rsidRDefault="007A25F8" w:rsidP="007A25F8">
      <w:pPr>
        <w:rPr>
          <w:rFonts w:ascii="微软雅黑" w:eastAsia="微软雅黑" w:hAnsi="微软雅黑"/>
          <w:sz w:val="22"/>
          <w:lang w:val="da-DK" w:eastAsia="zh-CN"/>
        </w:rPr>
      </w:pPr>
    </w:p>
    <w:p w14:paraId="3988939F" w14:textId="77777777" w:rsidR="007A25F8" w:rsidRPr="00832961" w:rsidRDefault="007A25F8" w:rsidP="007A25F8">
      <w:pPr>
        <w:pStyle w:val="af3"/>
        <w:widowControl/>
        <w:numPr>
          <w:ilvl w:val="0"/>
          <w:numId w:val="70"/>
        </w:numPr>
        <w:ind w:firstLineChars="0" w:firstLine="420"/>
        <w:rPr>
          <w:rFonts w:ascii="微软雅黑" w:eastAsia="微软雅黑" w:hAnsi="微软雅黑"/>
        </w:rPr>
      </w:pPr>
      <w:r>
        <w:rPr>
          <w:rFonts w:ascii="微软雅黑" w:eastAsia="微软雅黑" w:hAnsi="微软雅黑" w:hint="eastAsia"/>
        </w:rPr>
        <w:t>邮件提醒机制：根据后续</w:t>
      </w:r>
      <w:r w:rsidRPr="00832961">
        <w:rPr>
          <w:rFonts w:ascii="微软雅黑" w:eastAsia="微软雅黑" w:hAnsi="微软雅黑" w:hint="eastAsia"/>
        </w:rPr>
        <w:t>处理时间提前</w:t>
      </w:r>
      <w:r w:rsidRPr="00832961">
        <w:rPr>
          <w:rFonts w:ascii="微软雅黑" w:eastAsia="微软雅黑" w:hAnsi="微软雅黑" w:hint="eastAsia"/>
          <w:highlight w:val="yellow"/>
        </w:rPr>
        <w:t>15天</w:t>
      </w:r>
      <w:r w:rsidRPr="00832961">
        <w:rPr>
          <w:rFonts w:ascii="微软雅黑" w:eastAsia="微软雅黑" w:hAnsi="微软雅黑" w:hint="eastAsia"/>
        </w:rPr>
        <w:t>进行邮件通知一次，邮件内容形式如下：</w:t>
      </w:r>
    </w:p>
    <w:p w14:paraId="47941413" w14:textId="77777777" w:rsidR="007A25F8" w:rsidRDefault="007A25F8" w:rsidP="007A25F8">
      <w:pPr>
        <w:pStyle w:val="af3"/>
        <w:widowControl/>
        <w:numPr>
          <w:ilvl w:val="1"/>
          <w:numId w:val="70"/>
        </w:numPr>
        <w:ind w:firstLineChars="0" w:firstLine="420"/>
        <w:rPr>
          <w:rFonts w:ascii="微软雅黑" w:eastAsia="微软雅黑" w:hAnsi="微软雅黑"/>
        </w:rPr>
      </w:pPr>
      <w:r>
        <w:rPr>
          <w:rFonts w:ascii="微软雅黑" w:eastAsia="微软雅黑" w:hAnsi="微软雅黑" w:hint="eastAsia"/>
        </w:rPr>
        <w:t>收件人</w:t>
      </w:r>
      <w:r w:rsidRPr="00611654">
        <w:rPr>
          <w:rFonts w:ascii="微软雅黑" w:eastAsia="微软雅黑" w:hAnsi="微软雅黑" w:hint="eastAsia"/>
        </w:rPr>
        <w:t>：</w:t>
      </w:r>
      <w:r>
        <w:rPr>
          <w:rFonts w:ascii="微软雅黑" w:eastAsia="微软雅黑" w:hAnsi="微软雅黑" w:hint="eastAsia"/>
        </w:rPr>
        <w:t>提报采购人员、库控团队</w:t>
      </w:r>
    </w:p>
    <w:p w14:paraId="16D30A86" w14:textId="77777777" w:rsidR="007A25F8" w:rsidRDefault="007A25F8" w:rsidP="007A25F8">
      <w:pPr>
        <w:pStyle w:val="af3"/>
        <w:widowControl/>
        <w:numPr>
          <w:ilvl w:val="1"/>
          <w:numId w:val="70"/>
        </w:numPr>
        <w:ind w:firstLineChars="0" w:firstLine="420"/>
        <w:rPr>
          <w:rFonts w:ascii="微软雅黑" w:eastAsia="微软雅黑" w:hAnsi="微软雅黑"/>
        </w:rPr>
      </w:pPr>
      <w:r>
        <w:rPr>
          <w:rFonts w:ascii="微软雅黑" w:eastAsia="微软雅黑" w:hAnsi="微软雅黑" w:hint="eastAsia"/>
        </w:rPr>
        <w:t>邮件标题：</w:t>
      </w:r>
      <w:r w:rsidRPr="00611654">
        <w:rPr>
          <w:rFonts w:ascii="微软雅黑" w:eastAsia="微软雅黑" w:hAnsi="微软雅黑" w:hint="eastAsia"/>
        </w:rPr>
        <w:t>非常规促销备货退货邮件提醒</w:t>
      </w:r>
    </w:p>
    <w:p w14:paraId="3947868E" w14:textId="77777777" w:rsidR="007A25F8" w:rsidRPr="00611654" w:rsidRDefault="007A25F8" w:rsidP="007A25F8">
      <w:pPr>
        <w:pStyle w:val="af3"/>
        <w:widowControl/>
        <w:numPr>
          <w:ilvl w:val="1"/>
          <w:numId w:val="70"/>
        </w:numPr>
        <w:ind w:firstLineChars="0" w:firstLine="420"/>
        <w:rPr>
          <w:rFonts w:ascii="微软雅黑" w:eastAsia="微软雅黑" w:hAnsi="微软雅黑"/>
        </w:rPr>
      </w:pPr>
      <w:r>
        <w:rPr>
          <w:rFonts w:ascii="微软雅黑" w:eastAsia="微软雅黑" w:hAnsi="微软雅黑" w:hint="eastAsia"/>
        </w:rPr>
        <w:t>邮件明细：</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7246"/>
      </w:tblGrid>
      <w:tr w:rsidR="00627BC6" w14:paraId="00744B3C" w14:textId="77777777" w:rsidTr="00627BC6">
        <w:tc>
          <w:tcPr>
            <w:tcW w:w="1656" w:type="dxa"/>
            <w:shd w:val="clear" w:color="auto" w:fill="auto"/>
          </w:tcPr>
          <w:p w14:paraId="0801C131"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需求单号</w:t>
            </w:r>
          </w:p>
        </w:tc>
        <w:tc>
          <w:tcPr>
            <w:tcW w:w="7246" w:type="dxa"/>
            <w:shd w:val="clear" w:color="auto" w:fill="auto"/>
          </w:tcPr>
          <w:p w14:paraId="465D32D7"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XXXXX</w:t>
            </w:r>
          </w:p>
        </w:tc>
      </w:tr>
      <w:tr w:rsidR="00627BC6" w14:paraId="088D6C32" w14:textId="77777777" w:rsidTr="00627BC6">
        <w:tc>
          <w:tcPr>
            <w:tcW w:w="1656" w:type="dxa"/>
            <w:shd w:val="clear" w:color="auto" w:fill="auto"/>
          </w:tcPr>
          <w:p w14:paraId="0876EA35"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需求类型</w:t>
            </w:r>
          </w:p>
        </w:tc>
        <w:tc>
          <w:tcPr>
            <w:tcW w:w="7246" w:type="dxa"/>
            <w:shd w:val="clear" w:color="auto" w:fill="auto"/>
          </w:tcPr>
          <w:p w14:paraId="5503A99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促销活动-常规促销</w:t>
            </w:r>
          </w:p>
        </w:tc>
      </w:tr>
      <w:tr w:rsidR="00627BC6" w14:paraId="3C438491" w14:textId="77777777" w:rsidTr="00627BC6">
        <w:tc>
          <w:tcPr>
            <w:tcW w:w="1656" w:type="dxa"/>
            <w:shd w:val="clear" w:color="auto" w:fill="auto"/>
          </w:tcPr>
          <w:p w14:paraId="347C78A8"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后续处理时间</w:t>
            </w:r>
          </w:p>
        </w:tc>
        <w:tc>
          <w:tcPr>
            <w:tcW w:w="7246" w:type="dxa"/>
            <w:shd w:val="clear" w:color="auto" w:fill="auto"/>
          </w:tcPr>
          <w:p w14:paraId="262D8B3E"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XXXXX</w:t>
            </w:r>
          </w:p>
        </w:tc>
      </w:tr>
      <w:tr w:rsidR="00627BC6" w14:paraId="11425115" w14:textId="77777777" w:rsidTr="00627BC6">
        <w:tc>
          <w:tcPr>
            <w:tcW w:w="1656" w:type="dxa"/>
            <w:shd w:val="clear" w:color="auto" w:fill="auto"/>
          </w:tcPr>
          <w:p w14:paraId="05418D9D"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活动ID</w:t>
            </w:r>
          </w:p>
        </w:tc>
        <w:tc>
          <w:tcPr>
            <w:tcW w:w="7246" w:type="dxa"/>
            <w:shd w:val="clear" w:color="auto" w:fill="auto"/>
          </w:tcPr>
          <w:p w14:paraId="3EE278D5"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w:t>
            </w:r>
          </w:p>
        </w:tc>
      </w:tr>
      <w:tr w:rsidR="00627BC6" w14:paraId="642A0CD8" w14:textId="77777777" w:rsidTr="00627BC6">
        <w:tc>
          <w:tcPr>
            <w:tcW w:w="1656" w:type="dxa"/>
            <w:shd w:val="clear" w:color="auto" w:fill="auto"/>
          </w:tcPr>
          <w:p w14:paraId="382D53F8"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活动时间</w:t>
            </w:r>
          </w:p>
        </w:tc>
        <w:tc>
          <w:tcPr>
            <w:tcW w:w="7246" w:type="dxa"/>
            <w:shd w:val="clear" w:color="auto" w:fill="auto"/>
          </w:tcPr>
          <w:p w14:paraId="3DFB138E"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开始时间~结束时间</w:t>
            </w:r>
          </w:p>
        </w:tc>
      </w:tr>
      <w:tr w:rsidR="00627BC6" w14:paraId="720209B1" w14:textId="77777777" w:rsidTr="00627BC6">
        <w:tc>
          <w:tcPr>
            <w:tcW w:w="1656" w:type="dxa"/>
            <w:shd w:val="clear" w:color="auto" w:fill="auto"/>
          </w:tcPr>
          <w:p w14:paraId="3C3BA7A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产品编号</w:t>
            </w:r>
          </w:p>
        </w:tc>
        <w:tc>
          <w:tcPr>
            <w:tcW w:w="7246" w:type="dxa"/>
            <w:shd w:val="clear" w:color="auto" w:fill="auto"/>
          </w:tcPr>
          <w:p w14:paraId="579B0B01"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XXXXXX（后续处理方式为退货且非直采商品且批次剩余数量非0）</w:t>
            </w:r>
          </w:p>
        </w:tc>
      </w:tr>
      <w:tr w:rsidR="00627BC6" w14:paraId="353573BF" w14:textId="77777777" w:rsidTr="00627BC6">
        <w:tc>
          <w:tcPr>
            <w:tcW w:w="1656" w:type="dxa"/>
            <w:shd w:val="clear" w:color="auto" w:fill="auto"/>
          </w:tcPr>
          <w:p w14:paraId="533AAD75"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产品名称</w:t>
            </w:r>
          </w:p>
        </w:tc>
        <w:tc>
          <w:tcPr>
            <w:tcW w:w="7246" w:type="dxa"/>
            <w:shd w:val="clear" w:color="auto" w:fill="auto"/>
          </w:tcPr>
          <w:p w14:paraId="0D1D398C"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XXXXXXXX</w:t>
            </w:r>
          </w:p>
        </w:tc>
      </w:tr>
      <w:tr w:rsidR="00627BC6" w14:paraId="4FFDF8AF" w14:textId="77777777" w:rsidTr="00627BC6">
        <w:tc>
          <w:tcPr>
            <w:tcW w:w="1656" w:type="dxa"/>
            <w:shd w:val="clear" w:color="auto" w:fill="auto"/>
          </w:tcPr>
          <w:p w14:paraId="5EA62F97"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类目</w:t>
            </w:r>
          </w:p>
        </w:tc>
        <w:tc>
          <w:tcPr>
            <w:tcW w:w="7246" w:type="dxa"/>
            <w:shd w:val="clear" w:color="auto" w:fill="auto"/>
          </w:tcPr>
          <w:p w14:paraId="287C9F7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一级类目-二级类目</w:t>
            </w:r>
          </w:p>
        </w:tc>
      </w:tr>
      <w:tr w:rsidR="00627BC6" w14:paraId="2D2DFD79" w14:textId="77777777" w:rsidTr="00627BC6">
        <w:tc>
          <w:tcPr>
            <w:tcW w:w="1656" w:type="dxa"/>
            <w:shd w:val="clear" w:color="auto" w:fill="auto"/>
          </w:tcPr>
          <w:p w14:paraId="5D3A3FB8"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商家</w:t>
            </w:r>
          </w:p>
        </w:tc>
        <w:tc>
          <w:tcPr>
            <w:tcW w:w="7246" w:type="dxa"/>
            <w:shd w:val="clear" w:color="auto" w:fill="auto"/>
          </w:tcPr>
          <w:p w14:paraId="1EAB5022"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w:t>
            </w:r>
          </w:p>
        </w:tc>
      </w:tr>
      <w:tr w:rsidR="00627BC6" w14:paraId="7464D1C8" w14:textId="77777777" w:rsidTr="00627BC6">
        <w:tc>
          <w:tcPr>
            <w:tcW w:w="1656" w:type="dxa"/>
            <w:shd w:val="clear" w:color="auto" w:fill="auto"/>
          </w:tcPr>
          <w:p w14:paraId="5861CB9E"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供应商</w:t>
            </w:r>
          </w:p>
        </w:tc>
        <w:tc>
          <w:tcPr>
            <w:tcW w:w="7246" w:type="dxa"/>
            <w:shd w:val="clear" w:color="auto" w:fill="auto"/>
          </w:tcPr>
          <w:p w14:paraId="3ACD633C"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XXXXXX</w:t>
            </w:r>
          </w:p>
        </w:tc>
      </w:tr>
      <w:tr w:rsidR="00627BC6" w14:paraId="5C72C54C" w14:textId="77777777" w:rsidTr="00627BC6">
        <w:tc>
          <w:tcPr>
            <w:tcW w:w="1656" w:type="dxa"/>
            <w:shd w:val="clear" w:color="auto" w:fill="auto"/>
          </w:tcPr>
          <w:p w14:paraId="5AD0CF7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采购数量</w:t>
            </w:r>
          </w:p>
        </w:tc>
        <w:tc>
          <w:tcPr>
            <w:tcW w:w="7246" w:type="dxa"/>
            <w:shd w:val="clear" w:color="auto" w:fill="auto"/>
          </w:tcPr>
          <w:p w14:paraId="17B3814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实际备货数量</w:t>
            </w:r>
          </w:p>
        </w:tc>
      </w:tr>
      <w:tr w:rsidR="00627BC6" w14:paraId="61A62CA6" w14:textId="77777777" w:rsidTr="00627BC6">
        <w:tc>
          <w:tcPr>
            <w:tcW w:w="1656" w:type="dxa"/>
            <w:shd w:val="clear" w:color="auto" w:fill="auto"/>
          </w:tcPr>
          <w:p w14:paraId="3A07EC45"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后续处理方式</w:t>
            </w:r>
          </w:p>
        </w:tc>
        <w:tc>
          <w:tcPr>
            <w:tcW w:w="7246" w:type="dxa"/>
            <w:shd w:val="clear" w:color="auto" w:fill="auto"/>
          </w:tcPr>
          <w:p w14:paraId="5CFFEFFA"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退货/促销/销毁</w:t>
            </w:r>
          </w:p>
        </w:tc>
      </w:tr>
      <w:tr w:rsidR="00627BC6" w14:paraId="66588E3B" w14:textId="77777777" w:rsidTr="00627BC6">
        <w:tc>
          <w:tcPr>
            <w:tcW w:w="1656" w:type="dxa"/>
            <w:shd w:val="clear" w:color="auto" w:fill="auto"/>
          </w:tcPr>
          <w:p w14:paraId="3F0BCC8C"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处理数量</w:t>
            </w:r>
          </w:p>
        </w:tc>
        <w:tc>
          <w:tcPr>
            <w:tcW w:w="7246" w:type="dxa"/>
            <w:shd w:val="clear" w:color="auto" w:fill="auto"/>
          </w:tcPr>
          <w:p w14:paraId="42B2F472"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当前批次剩余数量（</w:t>
            </w:r>
            <w:r w:rsidRPr="00627BC6">
              <w:rPr>
                <w:rFonts w:ascii="微软雅黑" w:eastAsia="微软雅黑" w:hAnsi="微软雅黑" w:hint="eastAsia"/>
                <w:color w:val="FF0000"/>
              </w:rPr>
              <w:t>全部处理</w:t>
            </w:r>
            <w:r w:rsidRPr="00627BC6">
              <w:rPr>
                <w:rFonts w:ascii="微软雅黑" w:eastAsia="微软雅黑" w:hAnsi="微软雅黑" w:hint="eastAsia"/>
              </w:rPr>
              <w:t>）</w:t>
            </w:r>
          </w:p>
        </w:tc>
      </w:tr>
      <w:tr w:rsidR="00627BC6" w14:paraId="168CE670" w14:textId="77777777" w:rsidTr="00627BC6">
        <w:tc>
          <w:tcPr>
            <w:tcW w:w="1656" w:type="dxa"/>
            <w:shd w:val="clear" w:color="auto" w:fill="auto"/>
          </w:tcPr>
          <w:p w14:paraId="6E555EF3"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销量</w:t>
            </w:r>
          </w:p>
        </w:tc>
        <w:tc>
          <w:tcPr>
            <w:tcW w:w="7246" w:type="dxa"/>
            <w:shd w:val="clear" w:color="auto" w:fill="auto"/>
          </w:tcPr>
          <w:p w14:paraId="5C28713C"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周-月-总共</w:t>
            </w:r>
          </w:p>
        </w:tc>
      </w:tr>
      <w:tr w:rsidR="00627BC6" w14:paraId="3F0D8FA7" w14:textId="77777777" w:rsidTr="00627BC6">
        <w:tc>
          <w:tcPr>
            <w:tcW w:w="1656" w:type="dxa"/>
            <w:shd w:val="clear" w:color="auto" w:fill="auto"/>
          </w:tcPr>
          <w:p w14:paraId="36710FC9"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总周转</w:t>
            </w:r>
          </w:p>
        </w:tc>
        <w:tc>
          <w:tcPr>
            <w:tcW w:w="7246" w:type="dxa"/>
            <w:shd w:val="clear" w:color="auto" w:fill="auto"/>
          </w:tcPr>
          <w:p w14:paraId="2A77553B"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SKU维度周转率</w:t>
            </w:r>
          </w:p>
        </w:tc>
      </w:tr>
      <w:tr w:rsidR="00627BC6" w14:paraId="0FFACFE0" w14:textId="77777777" w:rsidTr="00627BC6">
        <w:tc>
          <w:tcPr>
            <w:tcW w:w="1656" w:type="dxa"/>
            <w:shd w:val="clear" w:color="auto" w:fill="auto"/>
          </w:tcPr>
          <w:p w14:paraId="064CBDA2"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剩余库存数量</w:t>
            </w:r>
          </w:p>
        </w:tc>
        <w:tc>
          <w:tcPr>
            <w:tcW w:w="7246" w:type="dxa"/>
            <w:shd w:val="clear" w:color="auto" w:fill="auto"/>
          </w:tcPr>
          <w:p w14:paraId="491399A9"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此SKU的库存总数</w:t>
            </w:r>
          </w:p>
        </w:tc>
      </w:tr>
      <w:tr w:rsidR="00627BC6" w14:paraId="4D86EBAD" w14:textId="77777777" w:rsidTr="00627BC6">
        <w:tc>
          <w:tcPr>
            <w:tcW w:w="1656" w:type="dxa"/>
            <w:shd w:val="clear" w:color="auto" w:fill="auto"/>
          </w:tcPr>
          <w:p w14:paraId="240571EF"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剩余库存金额</w:t>
            </w:r>
          </w:p>
        </w:tc>
        <w:tc>
          <w:tcPr>
            <w:tcW w:w="7246" w:type="dxa"/>
            <w:shd w:val="clear" w:color="auto" w:fill="auto"/>
          </w:tcPr>
          <w:p w14:paraId="7FF0A215"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此SKU的库存总金额</w:t>
            </w:r>
          </w:p>
        </w:tc>
      </w:tr>
    </w:tbl>
    <w:p w14:paraId="4C0C22FD" w14:textId="77777777" w:rsidR="007A25F8" w:rsidRDefault="007A25F8" w:rsidP="007A25F8">
      <w:pPr>
        <w:rPr>
          <w:rFonts w:ascii="微软雅黑" w:eastAsia="微软雅黑" w:hAnsi="微软雅黑"/>
          <w:lang w:eastAsia="zh-CN"/>
        </w:rPr>
      </w:pPr>
      <w:r>
        <w:rPr>
          <w:rFonts w:ascii="微软雅黑" w:eastAsia="微软雅黑" w:hAnsi="微软雅黑" w:hint="eastAsia"/>
          <w:lang w:eastAsia="zh-CN"/>
        </w:rPr>
        <w:tab/>
      </w:r>
    </w:p>
    <w:p w14:paraId="08A72745" w14:textId="77777777" w:rsidR="007A25F8" w:rsidRDefault="007A25F8" w:rsidP="007A25F8">
      <w:pPr>
        <w:pStyle w:val="af3"/>
        <w:widowControl/>
        <w:numPr>
          <w:ilvl w:val="1"/>
          <w:numId w:val="70"/>
        </w:numPr>
        <w:ind w:firstLineChars="0" w:firstLine="420"/>
        <w:rPr>
          <w:rFonts w:ascii="微软雅黑" w:eastAsia="微软雅黑" w:hAnsi="微软雅黑"/>
        </w:rPr>
      </w:pPr>
      <w:r>
        <w:rPr>
          <w:rFonts w:ascii="微软雅黑" w:eastAsia="微软雅黑" w:hAnsi="微软雅黑" w:hint="eastAsia"/>
        </w:rPr>
        <w:t>邮件最后进行红色字体提醒备注：若在后续处理时间之前未进行【退货】/【促销】/【销毁】处理，系统将自动产生对应的退货单/损益单！</w:t>
      </w:r>
    </w:p>
    <w:p w14:paraId="0F9A3000" w14:textId="77777777" w:rsidR="007A25F8" w:rsidRPr="00971316" w:rsidRDefault="007A25F8" w:rsidP="007A25F8">
      <w:pPr>
        <w:ind w:left="420"/>
        <w:rPr>
          <w:rFonts w:ascii="微软雅黑" w:eastAsia="微软雅黑" w:hAnsi="微软雅黑"/>
          <w:lang w:eastAsia="zh-CN"/>
        </w:rPr>
      </w:pPr>
    </w:p>
    <w:p w14:paraId="293030BD" w14:textId="77777777" w:rsidR="007A25F8" w:rsidRDefault="007A25F8" w:rsidP="007A25F8">
      <w:pPr>
        <w:pStyle w:val="af3"/>
        <w:widowControl/>
        <w:numPr>
          <w:ilvl w:val="0"/>
          <w:numId w:val="70"/>
        </w:numPr>
        <w:ind w:firstLineChars="0" w:firstLine="420"/>
        <w:rPr>
          <w:rFonts w:ascii="微软雅黑" w:eastAsia="微软雅黑" w:hAnsi="微软雅黑"/>
        </w:rPr>
      </w:pPr>
      <w:r>
        <w:rPr>
          <w:rFonts w:ascii="微软雅黑" w:eastAsia="微软雅黑" w:hAnsi="微软雅黑" w:hint="eastAsia"/>
        </w:rPr>
        <w:t>定时JOB执行，当若后续</w:t>
      </w:r>
      <w:r w:rsidRPr="006C6DBC">
        <w:rPr>
          <w:rFonts w:ascii="微软雅黑" w:eastAsia="微软雅黑" w:hAnsi="微软雅黑" w:hint="eastAsia"/>
        </w:rPr>
        <w:t>处理时间=</w:t>
      </w:r>
      <w:r>
        <w:rPr>
          <w:rFonts w:ascii="微软雅黑" w:eastAsia="微软雅黑" w:hAnsi="微软雅黑" w:hint="eastAsia"/>
        </w:rPr>
        <w:t>系统当天时间：</w:t>
      </w:r>
    </w:p>
    <w:p w14:paraId="38CA9A1A" w14:textId="77777777" w:rsidR="007A25F8" w:rsidRDefault="007A25F8" w:rsidP="007A25F8">
      <w:pPr>
        <w:pStyle w:val="af3"/>
        <w:widowControl/>
        <w:numPr>
          <w:ilvl w:val="1"/>
          <w:numId w:val="70"/>
        </w:numPr>
        <w:ind w:firstLineChars="0" w:firstLine="420"/>
        <w:rPr>
          <w:rFonts w:ascii="微软雅黑" w:eastAsia="微软雅黑" w:hAnsi="微软雅黑"/>
        </w:rPr>
      </w:pPr>
      <w:r>
        <w:rPr>
          <w:rFonts w:ascii="微软雅黑" w:eastAsia="微软雅黑" w:hAnsi="微软雅黑" w:hint="eastAsia"/>
        </w:rPr>
        <w:t>对于【退货】</w:t>
      </w:r>
      <w:r w:rsidRPr="006C6DBC">
        <w:rPr>
          <w:rFonts w:ascii="微软雅黑" w:eastAsia="微软雅黑" w:hAnsi="微软雅黑" w:hint="eastAsia"/>
        </w:rPr>
        <w:t>则直接调用PMS的RTV接口生成-PO，</w:t>
      </w:r>
      <w:r w:rsidRPr="006C6DBC">
        <w:rPr>
          <w:rFonts w:ascii="微软雅黑" w:eastAsia="微软雅黑" w:hAnsi="微软雅黑" w:hint="eastAsia"/>
          <w:highlight w:val="yellow"/>
        </w:rPr>
        <w:t>-PO状态待定</w:t>
      </w:r>
      <w:r w:rsidRPr="006C6DBC">
        <w:rPr>
          <w:rFonts w:ascii="微软雅黑" w:eastAsia="微软雅黑" w:hAnsi="微软雅黑" w:hint="eastAsia"/>
        </w:rPr>
        <w:t>，同时更新标识“是否已退货”和记录“关联单号”</w:t>
      </w:r>
      <w:r>
        <w:rPr>
          <w:rFonts w:ascii="微软雅黑" w:eastAsia="微软雅黑" w:hAnsi="微软雅黑" w:hint="eastAsia"/>
        </w:rPr>
        <w:t>；</w:t>
      </w:r>
    </w:p>
    <w:p w14:paraId="4F86B04F" w14:textId="77777777" w:rsidR="007A25F8" w:rsidRDefault="007A25F8" w:rsidP="007A25F8">
      <w:pPr>
        <w:pStyle w:val="af3"/>
        <w:widowControl/>
        <w:numPr>
          <w:ilvl w:val="1"/>
          <w:numId w:val="70"/>
        </w:numPr>
        <w:ind w:firstLineChars="0" w:firstLine="420"/>
        <w:rPr>
          <w:rFonts w:ascii="微软雅黑" w:eastAsia="微软雅黑" w:hAnsi="微软雅黑"/>
        </w:rPr>
      </w:pPr>
      <w:r w:rsidRPr="00B77D26">
        <w:rPr>
          <w:rFonts w:ascii="微软雅黑" w:eastAsia="微软雅黑" w:hAnsi="微软雅黑" w:hint="eastAsia"/>
        </w:rPr>
        <w:t>对于【销毁】则直接调用</w:t>
      </w:r>
      <w:commentRangeStart w:id="35"/>
      <w:r w:rsidRPr="00B77D26">
        <w:rPr>
          <w:rFonts w:ascii="微软雅黑" w:eastAsia="微软雅黑" w:hAnsi="微软雅黑" w:hint="eastAsia"/>
        </w:rPr>
        <w:t>PMS的损益</w:t>
      </w:r>
      <w:commentRangeEnd w:id="35"/>
      <w:r>
        <w:rPr>
          <w:rStyle w:val="af0"/>
          <w:rFonts w:ascii="Arial" w:hAnsi="Arial"/>
          <w:lang w:eastAsia="en-US"/>
        </w:rPr>
        <w:commentReference w:id="35"/>
      </w:r>
      <w:r w:rsidRPr="00B77D26">
        <w:rPr>
          <w:rFonts w:ascii="微软雅黑" w:eastAsia="微软雅黑" w:hAnsi="微软雅黑" w:hint="eastAsia"/>
        </w:rPr>
        <w:t>单接口生成损益单，同时更新标识“是否已销毁”和记录“关联单号”；</w:t>
      </w:r>
    </w:p>
    <w:p w14:paraId="7D26B0DF" w14:textId="77777777" w:rsidR="007A25F8" w:rsidRDefault="007A25F8" w:rsidP="007A25F8">
      <w:pPr>
        <w:pStyle w:val="af3"/>
        <w:widowControl/>
        <w:numPr>
          <w:ilvl w:val="1"/>
          <w:numId w:val="70"/>
        </w:numPr>
        <w:ind w:firstLineChars="0" w:firstLine="420"/>
        <w:rPr>
          <w:rFonts w:ascii="微软雅黑" w:eastAsia="微软雅黑" w:hAnsi="微软雅黑"/>
        </w:rPr>
      </w:pPr>
      <w:r>
        <w:rPr>
          <w:rFonts w:ascii="微软雅黑" w:eastAsia="微软雅黑" w:hAnsi="微软雅黑" w:hint="eastAsia"/>
        </w:rPr>
        <w:t>对于【促销】若没有【特批申请】或【特批申请】否决，则强制进行退货处理，此处需要考虑批次剩余数量非0且非直采商品生成-PO；若【特批申请】同意，则不做任何处理，若【特批申请】过程中，则暂不处理，等处理结束后根据审批结果不处理或生成-PO即可。</w:t>
      </w:r>
    </w:p>
    <w:p w14:paraId="505C439C" w14:textId="77777777" w:rsidR="007A25F8" w:rsidRPr="00604A4B" w:rsidRDefault="007A25F8" w:rsidP="007A25F8">
      <w:pPr>
        <w:pStyle w:val="af3"/>
        <w:widowControl/>
        <w:numPr>
          <w:ilvl w:val="1"/>
          <w:numId w:val="70"/>
        </w:numPr>
        <w:ind w:firstLineChars="0" w:firstLine="420"/>
        <w:rPr>
          <w:rFonts w:ascii="微软雅黑" w:eastAsia="微软雅黑" w:hAnsi="微软雅黑"/>
        </w:rPr>
      </w:pPr>
      <w:r>
        <w:rPr>
          <w:rFonts w:ascii="微软雅黑" w:eastAsia="微软雅黑" w:hAnsi="微软雅黑" w:hint="eastAsia"/>
        </w:rPr>
        <w:t>定时JOB处理完后，对于已生成退单的或者销毁的进行</w:t>
      </w:r>
      <w:r w:rsidRPr="00604A4B">
        <w:rPr>
          <w:rFonts w:ascii="微软雅黑" w:eastAsia="微软雅黑" w:hAnsi="微软雅黑" w:hint="eastAsia"/>
        </w:rPr>
        <w:t>邮件通知</w:t>
      </w:r>
      <w:r>
        <w:rPr>
          <w:rFonts w:ascii="微软雅黑" w:eastAsia="微软雅黑" w:hAnsi="微软雅黑" w:hint="eastAsia"/>
        </w:rPr>
        <w:t>，格式</w:t>
      </w:r>
      <w:r w:rsidRPr="00604A4B">
        <w:rPr>
          <w:rFonts w:ascii="微软雅黑" w:eastAsia="微软雅黑" w:hAnsi="微软雅黑" w:hint="eastAsia"/>
        </w:rPr>
        <w:t>如下：</w:t>
      </w:r>
    </w:p>
    <w:p w14:paraId="7E9AA763" w14:textId="77777777" w:rsidR="007A25F8" w:rsidRDefault="007A25F8" w:rsidP="007A25F8">
      <w:pPr>
        <w:pStyle w:val="af3"/>
        <w:widowControl/>
        <w:numPr>
          <w:ilvl w:val="2"/>
          <w:numId w:val="71"/>
        </w:numPr>
        <w:ind w:firstLineChars="0" w:firstLine="420"/>
        <w:rPr>
          <w:rFonts w:ascii="微软雅黑" w:eastAsia="微软雅黑" w:hAnsi="微软雅黑"/>
        </w:rPr>
      </w:pPr>
      <w:r>
        <w:rPr>
          <w:rFonts w:ascii="微软雅黑" w:eastAsia="微软雅黑" w:hAnsi="微软雅黑" w:hint="eastAsia"/>
        </w:rPr>
        <w:t>收件人</w:t>
      </w:r>
      <w:r w:rsidRPr="00611654">
        <w:rPr>
          <w:rFonts w:ascii="微软雅黑" w:eastAsia="微软雅黑" w:hAnsi="微软雅黑" w:hint="eastAsia"/>
        </w:rPr>
        <w:t>：</w:t>
      </w:r>
      <w:r>
        <w:rPr>
          <w:rFonts w:ascii="微软雅黑" w:eastAsia="微软雅黑" w:hAnsi="微软雅黑" w:hint="eastAsia"/>
        </w:rPr>
        <w:t>提报采购人员、库控团队</w:t>
      </w:r>
    </w:p>
    <w:p w14:paraId="0E147A80" w14:textId="77777777" w:rsidR="007A25F8" w:rsidRDefault="007A25F8" w:rsidP="007A25F8">
      <w:pPr>
        <w:pStyle w:val="af3"/>
        <w:widowControl/>
        <w:numPr>
          <w:ilvl w:val="2"/>
          <w:numId w:val="71"/>
        </w:numPr>
        <w:ind w:firstLineChars="0" w:firstLine="420"/>
        <w:rPr>
          <w:rFonts w:ascii="微软雅黑" w:eastAsia="微软雅黑" w:hAnsi="微软雅黑"/>
        </w:rPr>
      </w:pPr>
      <w:r>
        <w:rPr>
          <w:rFonts w:ascii="微软雅黑" w:eastAsia="微软雅黑" w:hAnsi="微软雅黑" w:hint="eastAsia"/>
        </w:rPr>
        <w:t>邮件标题：</w:t>
      </w:r>
      <w:r w:rsidRPr="00611654">
        <w:rPr>
          <w:rFonts w:ascii="微软雅黑" w:eastAsia="微软雅黑" w:hAnsi="微软雅黑" w:hint="eastAsia"/>
        </w:rPr>
        <w:t>非常规促销备货</w:t>
      </w:r>
      <w:r>
        <w:rPr>
          <w:rFonts w:ascii="微软雅黑" w:eastAsia="微软雅黑" w:hAnsi="微软雅黑" w:hint="eastAsia"/>
        </w:rPr>
        <w:t>系统自动</w:t>
      </w:r>
      <w:r w:rsidRPr="00611654">
        <w:rPr>
          <w:rFonts w:ascii="微软雅黑" w:eastAsia="微软雅黑" w:hAnsi="微软雅黑" w:hint="eastAsia"/>
        </w:rPr>
        <w:t>退货</w:t>
      </w:r>
      <w:r>
        <w:rPr>
          <w:rFonts w:ascii="微软雅黑" w:eastAsia="微软雅黑" w:hAnsi="微软雅黑" w:hint="eastAsia"/>
        </w:rPr>
        <w:t>邮件通知</w:t>
      </w:r>
    </w:p>
    <w:p w14:paraId="42AC4BF4" w14:textId="77777777" w:rsidR="007A25F8" w:rsidRPr="00611654" w:rsidRDefault="007A25F8" w:rsidP="007A25F8">
      <w:pPr>
        <w:pStyle w:val="af3"/>
        <w:widowControl/>
        <w:numPr>
          <w:ilvl w:val="2"/>
          <w:numId w:val="71"/>
        </w:numPr>
        <w:ind w:firstLineChars="0" w:firstLine="420"/>
        <w:rPr>
          <w:rFonts w:ascii="微软雅黑" w:eastAsia="微软雅黑" w:hAnsi="微软雅黑"/>
        </w:rPr>
      </w:pPr>
      <w:r>
        <w:rPr>
          <w:rFonts w:ascii="微软雅黑" w:eastAsia="微软雅黑" w:hAnsi="微软雅黑" w:hint="eastAsia"/>
        </w:rPr>
        <w:t>邮件明细：</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7246"/>
      </w:tblGrid>
      <w:tr w:rsidR="00627BC6" w14:paraId="5A97D05E" w14:textId="77777777" w:rsidTr="00627BC6">
        <w:tc>
          <w:tcPr>
            <w:tcW w:w="1656" w:type="dxa"/>
            <w:shd w:val="clear" w:color="auto" w:fill="auto"/>
          </w:tcPr>
          <w:p w14:paraId="66EAA61B"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需求单号</w:t>
            </w:r>
          </w:p>
        </w:tc>
        <w:tc>
          <w:tcPr>
            <w:tcW w:w="7246" w:type="dxa"/>
            <w:shd w:val="clear" w:color="auto" w:fill="auto"/>
          </w:tcPr>
          <w:p w14:paraId="52F34B2D"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XXXXX</w:t>
            </w:r>
          </w:p>
        </w:tc>
      </w:tr>
      <w:tr w:rsidR="00627BC6" w14:paraId="2BB16D16" w14:textId="77777777" w:rsidTr="00627BC6">
        <w:tc>
          <w:tcPr>
            <w:tcW w:w="1656" w:type="dxa"/>
            <w:shd w:val="clear" w:color="auto" w:fill="auto"/>
          </w:tcPr>
          <w:p w14:paraId="0D2189E2"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需求类型</w:t>
            </w:r>
          </w:p>
        </w:tc>
        <w:tc>
          <w:tcPr>
            <w:tcW w:w="7246" w:type="dxa"/>
            <w:shd w:val="clear" w:color="auto" w:fill="auto"/>
          </w:tcPr>
          <w:p w14:paraId="5AB34D82"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促销活动-常规促销</w:t>
            </w:r>
          </w:p>
        </w:tc>
      </w:tr>
      <w:tr w:rsidR="00627BC6" w14:paraId="2F0DBDE1" w14:textId="77777777" w:rsidTr="00627BC6">
        <w:tc>
          <w:tcPr>
            <w:tcW w:w="1656" w:type="dxa"/>
            <w:shd w:val="clear" w:color="auto" w:fill="auto"/>
          </w:tcPr>
          <w:p w14:paraId="50B2BE4E"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后续处理时间</w:t>
            </w:r>
          </w:p>
        </w:tc>
        <w:tc>
          <w:tcPr>
            <w:tcW w:w="7246" w:type="dxa"/>
            <w:shd w:val="clear" w:color="auto" w:fill="auto"/>
          </w:tcPr>
          <w:p w14:paraId="743BA3F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XXXXX</w:t>
            </w:r>
          </w:p>
        </w:tc>
      </w:tr>
      <w:tr w:rsidR="00627BC6" w14:paraId="02820BA3" w14:textId="77777777" w:rsidTr="00627BC6">
        <w:tc>
          <w:tcPr>
            <w:tcW w:w="1656" w:type="dxa"/>
            <w:shd w:val="clear" w:color="auto" w:fill="auto"/>
          </w:tcPr>
          <w:p w14:paraId="3D3A2C7E"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活动ID</w:t>
            </w:r>
          </w:p>
        </w:tc>
        <w:tc>
          <w:tcPr>
            <w:tcW w:w="7246" w:type="dxa"/>
            <w:shd w:val="clear" w:color="auto" w:fill="auto"/>
          </w:tcPr>
          <w:p w14:paraId="7BC9A9BF"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w:t>
            </w:r>
          </w:p>
        </w:tc>
      </w:tr>
      <w:tr w:rsidR="00627BC6" w14:paraId="770E3E80" w14:textId="77777777" w:rsidTr="00627BC6">
        <w:tc>
          <w:tcPr>
            <w:tcW w:w="1656" w:type="dxa"/>
            <w:shd w:val="clear" w:color="auto" w:fill="auto"/>
          </w:tcPr>
          <w:p w14:paraId="52051A72"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活动时间</w:t>
            </w:r>
          </w:p>
        </w:tc>
        <w:tc>
          <w:tcPr>
            <w:tcW w:w="7246" w:type="dxa"/>
            <w:shd w:val="clear" w:color="auto" w:fill="auto"/>
          </w:tcPr>
          <w:p w14:paraId="28D46408"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开始时间~结束时间</w:t>
            </w:r>
          </w:p>
        </w:tc>
      </w:tr>
      <w:tr w:rsidR="00627BC6" w14:paraId="333F0A9D" w14:textId="77777777" w:rsidTr="00627BC6">
        <w:tc>
          <w:tcPr>
            <w:tcW w:w="1656" w:type="dxa"/>
            <w:shd w:val="clear" w:color="auto" w:fill="auto"/>
          </w:tcPr>
          <w:p w14:paraId="7880AC28"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产品编号</w:t>
            </w:r>
          </w:p>
        </w:tc>
        <w:tc>
          <w:tcPr>
            <w:tcW w:w="7246" w:type="dxa"/>
            <w:shd w:val="clear" w:color="auto" w:fill="auto"/>
          </w:tcPr>
          <w:p w14:paraId="7B597DE1"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XXXXXX（后续处理方式为退货且非直采商品且批次剩余数量非0）</w:t>
            </w:r>
          </w:p>
        </w:tc>
      </w:tr>
      <w:tr w:rsidR="00627BC6" w14:paraId="323935C6" w14:textId="77777777" w:rsidTr="00627BC6">
        <w:tc>
          <w:tcPr>
            <w:tcW w:w="1656" w:type="dxa"/>
            <w:shd w:val="clear" w:color="auto" w:fill="auto"/>
          </w:tcPr>
          <w:p w14:paraId="1486F5D7"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产品名称</w:t>
            </w:r>
          </w:p>
        </w:tc>
        <w:tc>
          <w:tcPr>
            <w:tcW w:w="7246" w:type="dxa"/>
            <w:shd w:val="clear" w:color="auto" w:fill="auto"/>
          </w:tcPr>
          <w:p w14:paraId="1891F38D"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XXXXXXXX</w:t>
            </w:r>
          </w:p>
        </w:tc>
      </w:tr>
      <w:tr w:rsidR="00627BC6" w14:paraId="2334A4A9" w14:textId="77777777" w:rsidTr="00627BC6">
        <w:tc>
          <w:tcPr>
            <w:tcW w:w="1656" w:type="dxa"/>
            <w:shd w:val="clear" w:color="auto" w:fill="auto"/>
          </w:tcPr>
          <w:p w14:paraId="57D0C6B1"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类目</w:t>
            </w:r>
          </w:p>
        </w:tc>
        <w:tc>
          <w:tcPr>
            <w:tcW w:w="7246" w:type="dxa"/>
            <w:shd w:val="clear" w:color="auto" w:fill="auto"/>
          </w:tcPr>
          <w:p w14:paraId="7F63655D"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一级类目-二级类目</w:t>
            </w:r>
          </w:p>
        </w:tc>
      </w:tr>
      <w:tr w:rsidR="00627BC6" w14:paraId="521C627A" w14:textId="77777777" w:rsidTr="00627BC6">
        <w:tc>
          <w:tcPr>
            <w:tcW w:w="1656" w:type="dxa"/>
            <w:shd w:val="clear" w:color="auto" w:fill="auto"/>
          </w:tcPr>
          <w:p w14:paraId="359DB53F"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商家</w:t>
            </w:r>
          </w:p>
        </w:tc>
        <w:tc>
          <w:tcPr>
            <w:tcW w:w="7246" w:type="dxa"/>
            <w:shd w:val="clear" w:color="auto" w:fill="auto"/>
          </w:tcPr>
          <w:p w14:paraId="7E3F0128"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w:t>
            </w:r>
          </w:p>
        </w:tc>
      </w:tr>
      <w:tr w:rsidR="00627BC6" w14:paraId="1B74826A" w14:textId="77777777" w:rsidTr="00627BC6">
        <w:tc>
          <w:tcPr>
            <w:tcW w:w="1656" w:type="dxa"/>
            <w:shd w:val="clear" w:color="auto" w:fill="auto"/>
          </w:tcPr>
          <w:p w14:paraId="25FAC168"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供应商</w:t>
            </w:r>
          </w:p>
        </w:tc>
        <w:tc>
          <w:tcPr>
            <w:tcW w:w="7246" w:type="dxa"/>
            <w:shd w:val="clear" w:color="auto" w:fill="auto"/>
          </w:tcPr>
          <w:p w14:paraId="1FDA798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XXXXXX</w:t>
            </w:r>
          </w:p>
        </w:tc>
      </w:tr>
      <w:tr w:rsidR="00627BC6" w14:paraId="417E8E6A" w14:textId="77777777" w:rsidTr="00627BC6">
        <w:tc>
          <w:tcPr>
            <w:tcW w:w="1656" w:type="dxa"/>
            <w:shd w:val="clear" w:color="auto" w:fill="auto"/>
          </w:tcPr>
          <w:p w14:paraId="5FBBDE98"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后续处理方式</w:t>
            </w:r>
          </w:p>
        </w:tc>
        <w:tc>
          <w:tcPr>
            <w:tcW w:w="7246" w:type="dxa"/>
            <w:shd w:val="clear" w:color="auto" w:fill="auto"/>
          </w:tcPr>
          <w:p w14:paraId="45574F00"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退货/促销/销毁</w:t>
            </w:r>
          </w:p>
        </w:tc>
      </w:tr>
      <w:tr w:rsidR="00627BC6" w14:paraId="6A25880E" w14:textId="77777777" w:rsidTr="00627BC6">
        <w:tc>
          <w:tcPr>
            <w:tcW w:w="1656" w:type="dxa"/>
            <w:shd w:val="clear" w:color="auto" w:fill="auto"/>
          </w:tcPr>
          <w:p w14:paraId="2F2A4310"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采购数量</w:t>
            </w:r>
          </w:p>
        </w:tc>
        <w:tc>
          <w:tcPr>
            <w:tcW w:w="7246" w:type="dxa"/>
            <w:shd w:val="clear" w:color="auto" w:fill="auto"/>
          </w:tcPr>
          <w:p w14:paraId="035B8C64"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实际备货数量</w:t>
            </w:r>
          </w:p>
        </w:tc>
      </w:tr>
      <w:tr w:rsidR="00627BC6" w14:paraId="7C043C7B" w14:textId="77777777" w:rsidTr="00627BC6">
        <w:tc>
          <w:tcPr>
            <w:tcW w:w="1656" w:type="dxa"/>
            <w:shd w:val="clear" w:color="auto" w:fill="auto"/>
          </w:tcPr>
          <w:p w14:paraId="3CE175F9"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处理数量</w:t>
            </w:r>
          </w:p>
        </w:tc>
        <w:tc>
          <w:tcPr>
            <w:tcW w:w="7246" w:type="dxa"/>
            <w:shd w:val="clear" w:color="auto" w:fill="auto"/>
          </w:tcPr>
          <w:p w14:paraId="3077B916"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实际处理数量</w:t>
            </w:r>
          </w:p>
        </w:tc>
      </w:tr>
      <w:tr w:rsidR="00627BC6" w14:paraId="4B106783" w14:textId="77777777" w:rsidTr="00627BC6">
        <w:tc>
          <w:tcPr>
            <w:tcW w:w="1656" w:type="dxa"/>
            <w:shd w:val="clear" w:color="auto" w:fill="auto"/>
          </w:tcPr>
          <w:p w14:paraId="4991436D" w14:textId="77777777" w:rsidR="007A25F8" w:rsidRPr="00627BC6" w:rsidRDefault="007A25F8" w:rsidP="00627BC6">
            <w:pPr>
              <w:pStyle w:val="af3"/>
              <w:spacing w:before="60"/>
              <w:rPr>
                <w:rFonts w:ascii="微软雅黑" w:eastAsia="微软雅黑" w:hAnsi="微软雅黑"/>
                <w:color w:val="FF0000"/>
              </w:rPr>
            </w:pPr>
            <w:r w:rsidRPr="00627BC6">
              <w:rPr>
                <w:rFonts w:ascii="微软雅黑" w:eastAsia="微软雅黑" w:hAnsi="微软雅黑" w:hint="eastAsia"/>
                <w:color w:val="FF0000"/>
              </w:rPr>
              <w:t>关联单号</w:t>
            </w:r>
          </w:p>
        </w:tc>
        <w:tc>
          <w:tcPr>
            <w:tcW w:w="7246" w:type="dxa"/>
            <w:shd w:val="clear" w:color="auto" w:fill="auto"/>
          </w:tcPr>
          <w:p w14:paraId="64D49977" w14:textId="77777777" w:rsidR="007A25F8" w:rsidRPr="00627BC6" w:rsidRDefault="007A25F8" w:rsidP="00627BC6">
            <w:pPr>
              <w:pStyle w:val="af3"/>
              <w:spacing w:before="60"/>
              <w:rPr>
                <w:rFonts w:ascii="微软雅黑" w:eastAsia="微软雅黑" w:hAnsi="微软雅黑"/>
                <w:color w:val="FF0000"/>
              </w:rPr>
            </w:pPr>
            <w:r w:rsidRPr="00627BC6">
              <w:rPr>
                <w:rFonts w:ascii="微软雅黑" w:eastAsia="微软雅黑" w:hAnsi="微软雅黑" w:hint="eastAsia"/>
                <w:color w:val="FF0000"/>
              </w:rPr>
              <w:t>-PO编号/损益单号</w:t>
            </w:r>
          </w:p>
        </w:tc>
      </w:tr>
      <w:tr w:rsidR="00627BC6" w14:paraId="0D82CFDD" w14:textId="77777777" w:rsidTr="00627BC6">
        <w:tc>
          <w:tcPr>
            <w:tcW w:w="1656" w:type="dxa"/>
            <w:shd w:val="clear" w:color="auto" w:fill="auto"/>
          </w:tcPr>
          <w:p w14:paraId="4F5FDB0A"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销量</w:t>
            </w:r>
          </w:p>
        </w:tc>
        <w:tc>
          <w:tcPr>
            <w:tcW w:w="7246" w:type="dxa"/>
            <w:shd w:val="clear" w:color="auto" w:fill="auto"/>
          </w:tcPr>
          <w:p w14:paraId="2B62EF4B"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周-月-总共</w:t>
            </w:r>
          </w:p>
        </w:tc>
      </w:tr>
      <w:tr w:rsidR="00627BC6" w14:paraId="56695723" w14:textId="77777777" w:rsidTr="00627BC6">
        <w:tc>
          <w:tcPr>
            <w:tcW w:w="1656" w:type="dxa"/>
            <w:shd w:val="clear" w:color="auto" w:fill="auto"/>
          </w:tcPr>
          <w:p w14:paraId="6E6D0CED"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总周转</w:t>
            </w:r>
          </w:p>
        </w:tc>
        <w:tc>
          <w:tcPr>
            <w:tcW w:w="7246" w:type="dxa"/>
            <w:shd w:val="clear" w:color="auto" w:fill="auto"/>
          </w:tcPr>
          <w:p w14:paraId="6895D06A"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SKU维度周转率</w:t>
            </w:r>
          </w:p>
        </w:tc>
      </w:tr>
      <w:tr w:rsidR="00627BC6" w14:paraId="3E295E8A" w14:textId="77777777" w:rsidTr="00627BC6">
        <w:tc>
          <w:tcPr>
            <w:tcW w:w="1656" w:type="dxa"/>
            <w:shd w:val="clear" w:color="auto" w:fill="auto"/>
          </w:tcPr>
          <w:p w14:paraId="2240B162"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剩余库存数量</w:t>
            </w:r>
          </w:p>
        </w:tc>
        <w:tc>
          <w:tcPr>
            <w:tcW w:w="7246" w:type="dxa"/>
            <w:shd w:val="clear" w:color="auto" w:fill="auto"/>
          </w:tcPr>
          <w:p w14:paraId="26E1C403"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此SKU的库存总数</w:t>
            </w:r>
          </w:p>
        </w:tc>
      </w:tr>
      <w:tr w:rsidR="00627BC6" w14:paraId="7C0CE32D" w14:textId="77777777" w:rsidTr="00627BC6">
        <w:tc>
          <w:tcPr>
            <w:tcW w:w="1656" w:type="dxa"/>
            <w:shd w:val="clear" w:color="auto" w:fill="auto"/>
          </w:tcPr>
          <w:p w14:paraId="541C977E"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剩余库存金额</w:t>
            </w:r>
          </w:p>
        </w:tc>
        <w:tc>
          <w:tcPr>
            <w:tcW w:w="7246" w:type="dxa"/>
            <w:shd w:val="clear" w:color="auto" w:fill="auto"/>
          </w:tcPr>
          <w:p w14:paraId="67ECA1ED" w14:textId="77777777" w:rsidR="007A25F8" w:rsidRPr="00627BC6" w:rsidRDefault="007A25F8" w:rsidP="00627BC6">
            <w:pPr>
              <w:pStyle w:val="af3"/>
              <w:spacing w:before="60"/>
              <w:rPr>
                <w:rFonts w:ascii="微软雅黑" w:eastAsia="微软雅黑" w:hAnsi="微软雅黑"/>
              </w:rPr>
            </w:pPr>
            <w:r w:rsidRPr="00627BC6">
              <w:rPr>
                <w:rFonts w:ascii="微软雅黑" w:eastAsia="微软雅黑" w:hAnsi="微软雅黑" w:hint="eastAsia"/>
              </w:rPr>
              <w:t>此SKU的库存总金额</w:t>
            </w:r>
          </w:p>
        </w:tc>
      </w:tr>
    </w:tbl>
    <w:p w14:paraId="15742CA3" w14:textId="77777777" w:rsidR="007A25F8" w:rsidRDefault="007A25F8" w:rsidP="007A25F8">
      <w:pPr>
        <w:rPr>
          <w:rFonts w:ascii="微软雅黑" w:eastAsia="微软雅黑" w:hAnsi="微软雅黑"/>
          <w:lang w:eastAsia="zh-CN"/>
        </w:rPr>
      </w:pPr>
      <w:r>
        <w:rPr>
          <w:rFonts w:ascii="微软雅黑" w:eastAsia="微软雅黑" w:hAnsi="微软雅黑" w:hint="eastAsia"/>
          <w:lang w:eastAsia="zh-CN"/>
        </w:rPr>
        <w:tab/>
      </w:r>
    </w:p>
    <w:p w14:paraId="24E12349" w14:textId="77777777" w:rsidR="007A25F8" w:rsidRPr="001A5AB0" w:rsidRDefault="007A25F8" w:rsidP="007A25F8">
      <w:pPr>
        <w:pStyle w:val="af3"/>
        <w:widowControl/>
        <w:numPr>
          <w:ilvl w:val="2"/>
          <w:numId w:val="70"/>
        </w:numPr>
        <w:ind w:firstLineChars="0" w:firstLine="420"/>
        <w:rPr>
          <w:rFonts w:ascii="微软雅黑" w:eastAsia="微软雅黑" w:hAnsi="微软雅黑"/>
        </w:rPr>
      </w:pPr>
      <w:r>
        <w:rPr>
          <w:rFonts w:ascii="微软雅黑" w:eastAsia="微软雅黑" w:hAnsi="微软雅黑" w:hint="eastAsia"/>
        </w:rPr>
        <w:t>邮件最后进行红色字体提醒备注：因采购人员未及时对非常规的需求提报进行【退货】/【促销】/【销毁】处理，由系统自动触发产生此退货单/损益单！</w:t>
      </w:r>
    </w:p>
    <w:p w14:paraId="6C137897" w14:textId="77777777" w:rsidR="007A25F8" w:rsidRPr="009C0ACF" w:rsidRDefault="007A25F8" w:rsidP="007A25F8">
      <w:pPr>
        <w:pStyle w:val="af3"/>
        <w:ind w:left="360"/>
        <w:rPr>
          <w:rFonts w:ascii="微软雅黑" w:eastAsia="微软雅黑" w:hAnsi="微软雅黑"/>
        </w:rPr>
      </w:pPr>
    </w:p>
    <w:p w14:paraId="4206273A" w14:textId="77777777" w:rsidR="007A25F8" w:rsidRDefault="007A25F8" w:rsidP="007A25F8">
      <w:pPr>
        <w:pStyle w:val="af3"/>
        <w:widowControl/>
        <w:numPr>
          <w:ilvl w:val="0"/>
          <w:numId w:val="70"/>
        </w:numPr>
        <w:ind w:firstLineChars="0" w:firstLine="420"/>
        <w:rPr>
          <w:rFonts w:ascii="微软雅黑" w:eastAsia="微软雅黑" w:hAnsi="微软雅黑"/>
        </w:rPr>
      </w:pPr>
      <w:r>
        <w:rPr>
          <w:rFonts w:ascii="微软雅黑" w:eastAsia="微软雅黑" w:hAnsi="微软雅黑" w:hint="eastAsia"/>
        </w:rPr>
        <w:t>功能简介：</w:t>
      </w:r>
    </w:p>
    <w:p w14:paraId="011BA4FB" w14:textId="77777777" w:rsidR="007A25F8" w:rsidRPr="001042EB" w:rsidRDefault="007A25F8" w:rsidP="007A25F8">
      <w:pPr>
        <w:pStyle w:val="af3"/>
        <w:widowControl/>
        <w:numPr>
          <w:ilvl w:val="1"/>
          <w:numId w:val="70"/>
        </w:numPr>
        <w:ind w:firstLineChars="0" w:firstLine="420"/>
        <w:rPr>
          <w:rFonts w:ascii="微软雅黑" w:eastAsia="微软雅黑" w:hAnsi="微软雅黑"/>
        </w:rPr>
      </w:pPr>
      <w:r>
        <w:rPr>
          <w:rFonts w:ascii="微软雅黑" w:eastAsia="微软雅黑" w:hAnsi="微软雅黑" w:hint="eastAsia"/>
        </w:rPr>
        <w:t>【退货】：提示是否确定发起退货，确定</w:t>
      </w:r>
      <w:r w:rsidRPr="006C6DBC">
        <w:rPr>
          <w:rFonts w:ascii="微软雅黑" w:eastAsia="微软雅黑" w:hAnsi="微软雅黑" w:hint="eastAsia"/>
        </w:rPr>
        <w:t>则直接调用PMS的RTV接口生成-PO，</w:t>
      </w:r>
      <w:r w:rsidRPr="006C6DBC">
        <w:rPr>
          <w:rFonts w:ascii="微软雅黑" w:eastAsia="微软雅黑" w:hAnsi="微软雅黑" w:hint="eastAsia"/>
          <w:highlight w:val="yellow"/>
        </w:rPr>
        <w:t>-PO状态待定</w:t>
      </w:r>
      <w:r>
        <w:rPr>
          <w:rFonts w:ascii="微软雅黑" w:eastAsia="微软雅黑" w:hAnsi="微软雅黑" w:hint="eastAsia"/>
        </w:rPr>
        <w:t>，且更新“是否已退货”和记录“关联单号”，</w:t>
      </w:r>
      <w:r w:rsidRPr="003F72F3">
        <w:rPr>
          <w:rFonts w:ascii="微软雅黑" w:eastAsia="微软雅黑" w:hAnsi="微软雅黑" w:hint="eastAsia"/>
          <w:highlight w:val="yellow"/>
        </w:rPr>
        <w:t>-PO状态待定</w:t>
      </w:r>
      <w:r>
        <w:rPr>
          <w:rFonts w:ascii="微软雅黑" w:eastAsia="微软雅黑" w:hAnsi="微软雅黑" w:hint="eastAsia"/>
        </w:rPr>
        <w:t>。</w:t>
      </w:r>
    </w:p>
    <w:p w14:paraId="1C94DA8C" w14:textId="77777777" w:rsidR="007A25F8" w:rsidRPr="003F72F3" w:rsidRDefault="007A25F8" w:rsidP="007A25F8">
      <w:pPr>
        <w:pStyle w:val="af3"/>
        <w:widowControl/>
        <w:numPr>
          <w:ilvl w:val="1"/>
          <w:numId w:val="70"/>
        </w:numPr>
        <w:ind w:firstLineChars="0" w:firstLine="420"/>
        <w:rPr>
          <w:rFonts w:ascii="微软雅黑" w:eastAsia="微软雅黑" w:hAnsi="微软雅黑"/>
        </w:rPr>
      </w:pPr>
      <w:r>
        <w:rPr>
          <w:rFonts w:ascii="微软雅黑" w:eastAsia="微软雅黑" w:hAnsi="微软雅黑" w:hint="eastAsia"/>
        </w:rPr>
        <w:t>【</w:t>
      </w:r>
      <w:r w:rsidRPr="003F72F3">
        <w:rPr>
          <w:rFonts w:ascii="微软雅黑" w:eastAsia="微软雅黑" w:hAnsi="微软雅黑" w:hint="eastAsia"/>
        </w:rPr>
        <w:t>促销</w:t>
      </w:r>
      <w:r>
        <w:rPr>
          <w:rFonts w:ascii="微软雅黑" w:eastAsia="微软雅黑" w:hAnsi="微软雅黑" w:hint="eastAsia"/>
        </w:rPr>
        <w:t>】</w:t>
      </w:r>
      <w:r w:rsidRPr="003F72F3">
        <w:rPr>
          <w:rFonts w:ascii="微软雅黑" w:eastAsia="微软雅黑" w:hAnsi="微软雅黑" w:hint="eastAsia"/>
        </w:rPr>
        <w:t>：</w:t>
      </w:r>
    </w:p>
    <w:p w14:paraId="1590EA88" w14:textId="77777777" w:rsidR="007A25F8" w:rsidRDefault="007A25F8" w:rsidP="007A25F8">
      <w:pPr>
        <w:pStyle w:val="af3"/>
        <w:widowControl/>
        <w:numPr>
          <w:ilvl w:val="0"/>
          <w:numId w:val="69"/>
        </w:numPr>
        <w:ind w:firstLineChars="0" w:firstLine="420"/>
        <w:rPr>
          <w:rFonts w:ascii="微软雅黑" w:eastAsia="微软雅黑" w:hAnsi="微软雅黑"/>
        </w:rPr>
      </w:pPr>
      <w:r>
        <w:rPr>
          <w:rFonts w:ascii="微软雅黑" w:eastAsia="微软雅黑" w:hAnsi="微软雅黑" w:hint="eastAsia"/>
        </w:rPr>
        <w:t>若可以进行促销，则在处理时间节点前进行促销活动关联，</w:t>
      </w:r>
      <w:r>
        <w:rPr>
          <w:rFonts w:ascii="微软雅黑" w:eastAsia="微软雅黑" w:hAnsi="微软雅黑" w:hint="eastAsia"/>
          <w:highlight w:val="yellow"/>
        </w:rPr>
        <w:t>如何发起活动</w:t>
      </w:r>
      <w:r w:rsidRPr="00D549D4">
        <w:rPr>
          <w:rFonts w:ascii="微软雅黑" w:eastAsia="微软雅黑" w:hAnsi="微软雅黑" w:hint="eastAsia"/>
          <w:highlight w:val="yellow"/>
        </w:rPr>
        <w:t>待定</w:t>
      </w:r>
      <w:r>
        <w:rPr>
          <w:rFonts w:ascii="微软雅黑" w:eastAsia="微软雅黑" w:hAnsi="微软雅黑" w:hint="eastAsia"/>
        </w:rPr>
        <w:t>；</w:t>
      </w:r>
    </w:p>
    <w:p w14:paraId="73820ED3" w14:textId="77777777" w:rsidR="007A25F8" w:rsidRDefault="007A25F8" w:rsidP="007A25F8">
      <w:pPr>
        <w:pStyle w:val="af3"/>
        <w:widowControl/>
        <w:numPr>
          <w:ilvl w:val="0"/>
          <w:numId w:val="69"/>
        </w:numPr>
        <w:ind w:firstLineChars="0" w:firstLine="420"/>
        <w:rPr>
          <w:rFonts w:ascii="微软雅黑" w:eastAsia="微软雅黑" w:hAnsi="微软雅黑"/>
        </w:rPr>
      </w:pPr>
      <w:r>
        <w:rPr>
          <w:rFonts w:ascii="微软雅黑" w:eastAsia="微软雅黑" w:hAnsi="微软雅黑" w:hint="eastAsia"/>
        </w:rPr>
        <w:t>若不能进行促销，则提供【特批申请】，只提供一次，由PM、库控进行审批：</w:t>
      </w:r>
    </w:p>
    <w:p w14:paraId="5F7FABAD" w14:textId="77777777" w:rsidR="007A25F8" w:rsidRDefault="007A25F8" w:rsidP="007A25F8">
      <w:pPr>
        <w:pStyle w:val="af3"/>
        <w:widowControl/>
        <w:numPr>
          <w:ilvl w:val="1"/>
          <w:numId w:val="69"/>
        </w:numPr>
        <w:ind w:firstLineChars="0" w:firstLine="420"/>
        <w:rPr>
          <w:rFonts w:ascii="微软雅黑" w:eastAsia="微软雅黑" w:hAnsi="微软雅黑"/>
        </w:rPr>
      </w:pPr>
      <w:r>
        <w:rPr>
          <w:rFonts w:ascii="微软雅黑" w:eastAsia="微软雅黑" w:hAnsi="微软雅黑" w:hint="eastAsia"/>
        </w:rPr>
        <w:t>若特批同意：保留库存；</w:t>
      </w:r>
    </w:p>
    <w:p w14:paraId="3FE9E730" w14:textId="77777777" w:rsidR="007A25F8" w:rsidRDefault="007A25F8" w:rsidP="007A25F8">
      <w:pPr>
        <w:pStyle w:val="af3"/>
        <w:widowControl/>
        <w:numPr>
          <w:ilvl w:val="1"/>
          <w:numId w:val="69"/>
        </w:numPr>
        <w:ind w:firstLineChars="0" w:firstLine="420"/>
        <w:rPr>
          <w:rFonts w:ascii="微软雅黑" w:eastAsia="微软雅黑" w:hAnsi="微软雅黑"/>
        </w:rPr>
      </w:pPr>
      <w:r>
        <w:rPr>
          <w:rFonts w:ascii="微软雅黑" w:eastAsia="微软雅黑" w:hAnsi="微软雅黑" w:hint="eastAsia"/>
        </w:rPr>
        <w:t>若特批不同意：在后续节点之前要么进行【促销】，要么系统进行强制退货处理。</w:t>
      </w:r>
    </w:p>
    <w:p w14:paraId="0B56E007" w14:textId="77777777" w:rsidR="007A25F8" w:rsidRDefault="007A25F8" w:rsidP="007A25F8">
      <w:pPr>
        <w:pStyle w:val="af3"/>
        <w:widowControl/>
        <w:numPr>
          <w:ilvl w:val="1"/>
          <w:numId w:val="70"/>
        </w:numPr>
        <w:ind w:firstLineChars="0" w:firstLine="420"/>
        <w:rPr>
          <w:rFonts w:ascii="微软雅黑" w:eastAsia="微软雅黑" w:hAnsi="微软雅黑"/>
        </w:rPr>
      </w:pPr>
      <w:r>
        <w:rPr>
          <w:rFonts w:ascii="微软雅黑" w:eastAsia="微软雅黑" w:hAnsi="微软雅黑" w:hint="eastAsia"/>
        </w:rPr>
        <w:lastRenderedPageBreak/>
        <w:t>【销毁】</w:t>
      </w:r>
      <w:r w:rsidRPr="003F72F3">
        <w:rPr>
          <w:rFonts w:ascii="微软雅黑" w:eastAsia="微软雅黑" w:hAnsi="微软雅黑" w:hint="eastAsia"/>
        </w:rPr>
        <w:t>：</w:t>
      </w:r>
      <w:r>
        <w:rPr>
          <w:rFonts w:ascii="微软雅黑" w:eastAsia="微软雅黑" w:hAnsi="微软雅黑" w:hint="eastAsia"/>
        </w:rPr>
        <w:t>提示是否确定发起销毁，确定</w:t>
      </w:r>
      <w:r w:rsidRPr="00F23910">
        <w:rPr>
          <w:rFonts w:ascii="微软雅黑" w:eastAsia="微软雅黑" w:hAnsi="微软雅黑" w:hint="eastAsia"/>
        </w:rPr>
        <w:t>则直接调用WMS的损益单接口生成损益单，</w:t>
      </w:r>
      <w:r>
        <w:rPr>
          <w:rFonts w:ascii="微软雅黑" w:eastAsia="微软雅黑" w:hAnsi="微软雅黑" w:hint="eastAsia"/>
        </w:rPr>
        <w:t>且更新“是否已销毁”和记录“关联单号”</w:t>
      </w:r>
      <w:r w:rsidRPr="00F23910">
        <w:rPr>
          <w:rFonts w:ascii="微软雅黑" w:eastAsia="微软雅黑" w:hAnsi="微软雅黑" w:hint="eastAsia"/>
        </w:rPr>
        <w:t>。</w:t>
      </w:r>
    </w:p>
    <w:p w14:paraId="1EDD19E0" w14:textId="77777777" w:rsidR="007A25F8" w:rsidRPr="007A25F8" w:rsidRDefault="007A25F8" w:rsidP="00E74CBF">
      <w:pPr>
        <w:rPr>
          <w:rFonts w:ascii="微软雅黑" w:eastAsia="微软雅黑" w:hAnsi="微软雅黑" w:hint="eastAsia"/>
          <w:lang w:eastAsia="zh-CN"/>
        </w:rPr>
      </w:pPr>
      <w:bookmarkStart w:id="36" w:name="_GoBack"/>
      <w:bookmarkEnd w:id="36"/>
    </w:p>
    <w:p w14:paraId="23367C18" w14:textId="77777777" w:rsidR="00AB2D68" w:rsidRPr="009835B8" w:rsidRDefault="00AB2D68" w:rsidP="00AB2D68">
      <w:pPr>
        <w:pStyle w:val="1"/>
        <w:rPr>
          <w:rFonts w:ascii="宋体" w:hAnsi="宋体" w:cs="Arial"/>
          <w:lang w:val="en-GB" w:eastAsia="zh-CN"/>
        </w:rPr>
      </w:pPr>
      <w:bookmarkStart w:id="37" w:name="_Toc346202777"/>
      <w:r w:rsidRPr="009835B8">
        <w:rPr>
          <w:rFonts w:ascii="宋体" w:hAnsi="宋体" w:cs="Arial" w:hint="eastAsia"/>
          <w:lang w:val="en-GB" w:eastAsia="zh-CN"/>
        </w:rPr>
        <w:lastRenderedPageBreak/>
        <w:t>附录</w:t>
      </w:r>
      <w:bookmarkEnd w:id="37"/>
    </w:p>
    <w:p w14:paraId="7C4376C3" w14:textId="77777777" w:rsidR="00220CFF" w:rsidRPr="009835B8" w:rsidRDefault="00220CFF" w:rsidP="00220CFF">
      <w:pPr>
        <w:pStyle w:val="2"/>
        <w:rPr>
          <w:rFonts w:ascii="宋体" w:hAnsi="宋体" w:cs="Arial"/>
          <w:lang w:val="en-GB" w:eastAsia="zh-CN"/>
        </w:rPr>
      </w:pPr>
      <w:bookmarkStart w:id="38" w:name="_Toc317715963"/>
      <w:bookmarkStart w:id="39" w:name="_Toc346202778"/>
      <w:r w:rsidRPr="009835B8">
        <w:rPr>
          <w:rFonts w:ascii="宋体" w:hAnsi="宋体" w:cs="Arial" w:hint="eastAsia"/>
          <w:lang w:val="en-GB" w:eastAsia="zh-CN"/>
        </w:rPr>
        <w:t>术语定义</w:t>
      </w:r>
      <w:bookmarkEnd w:id="38"/>
      <w:bookmarkEnd w:id="39"/>
    </w:p>
    <w:p w14:paraId="43301312" w14:textId="77777777" w:rsidR="00605AF0" w:rsidRPr="00605AF0" w:rsidRDefault="00605AF0" w:rsidP="00ED695A">
      <w:pPr>
        <w:rPr>
          <w:rFonts w:ascii="宋体" w:hAnsi="宋体"/>
          <w:lang w:eastAsia="zh-CN"/>
        </w:rPr>
      </w:pPr>
    </w:p>
    <w:p w14:paraId="265879AD" w14:textId="77777777" w:rsidR="00513958" w:rsidRDefault="00513958" w:rsidP="00513958">
      <w:pPr>
        <w:pStyle w:val="2"/>
        <w:rPr>
          <w:rFonts w:ascii="宋体" w:hAnsi="宋体"/>
          <w:lang w:eastAsia="zh-CN"/>
        </w:rPr>
      </w:pPr>
      <w:bookmarkStart w:id="40" w:name="_Toc314838864"/>
      <w:bookmarkStart w:id="41" w:name="_Toc346202779"/>
      <w:r w:rsidRPr="009835B8">
        <w:rPr>
          <w:rFonts w:ascii="宋体" w:hAnsi="宋体" w:hint="eastAsia"/>
          <w:lang w:eastAsia="zh-CN"/>
        </w:rPr>
        <w:t>需要的支持与培训</w:t>
      </w:r>
      <w:bookmarkEnd w:id="40"/>
      <w:bookmarkEnd w:id="41"/>
    </w:p>
    <w:p w14:paraId="2B40970C" w14:textId="77777777" w:rsidR="002D0B4F" w:rsidRPr="002D0B4F" w:rsidRDefault="002D0B4F" w:rsidP="002D0B4F">
      <w:pPr>
        <w:rPr>
          <w:lang w:eastAsia="zh-CN"/>
        </w:rPr>
      </w:pPr>
    </w:p>
    <w:p w14:paraId="67EF7FD9" w14:textId="77777777" w:rsidR="00513958" w:rsidRPr="009835B8" w:rsidRDefault="00513958" w:rsidP="00513958">
      <w:pPr>
        <w:pStyle w:val="2"/>
        <w:rPr>
          <w:rFonts w:ascii="宋体" w:hAnsi="宋体"/>
          <w:lang w:eastAsia="zh-CN"/>
        </w:rPr>
      </w:pPr>
      <w:bookmarkStart w:id="42" w:name="_Toc314838865"/>
      <w:bookmarkStart w:id="43" w:name="_Toc346202780"/>
      <w:r w:rsidRPr="009835B8">
        <w:rPr>
          <w:rFonts w:ascii="宋体" w:hAnsi="宋体" w:hint="eastAsia"/>
          <w:lang w:eastAsia="zh-CN"/>
        </w:rPr>
        <w:t>参考资料</w:t>
      </w:r>
      <w:bookmarkEnd w:id="42"/>
      <w:bookmarkEnd w:id="43"/>
    </w:p>
    <w:p w14:paraId="6A089586" w14:textId="77777777" w:rsidR="00B05958" w:rsidRPr="009835B8" w:rsidRDefault="00B05958" w:rsidP="005D4D49">
      <w:pPr>
        <w:widowControl w:val="0"/>
        <w:overflowPunct/>
        <w:textAlignment w:val="auto"/>
        <w:rPr>
          <w:rFonts w:ascii="宋体" w:hAnsi="宋体" w:cs="Arial"/>
          <w:lang w:eastAsia="zh-CN"/>
        </w:rPr>
      </w:pPr>
    </w:p>
    <w:sectPr w:rsidR="00B05958" w:rsidRPr="009835B8" w:rsidSect="003F4F65">
      <w:headerReference w:type="default" r:id="rId82"/>
      <w:footerReference w:type="default" r:id="rId83"/>
      <w:pgSz w:w="12242" w:h="15842" w:code="1"/>
      <w:pgMar w:top="1701" w:right="1418" w:bottom="1701" w:left="1418" w:header="720" w:footer="493"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0" w:author="Pan Xiangzhi(武汉_技术部_潘相志)" w:date="2015-03-13T15:53:00Z" w:initials="PX">
    <w:p w14:paraId="681A88C8" w14:textId="77777777" w:rsidR="007A25F8" w:rsidRDefault="007A25F8" w:rsidP="007A25F8">
      <w:pPr>
        <w:pStyle w:val="af1"/>
        <w:rPr>
          <w:lang w:eastAsia="zh-CN"/>
        </w:rPr>
      </w:pPr>
      <w:r>
        <w:rPr>
          <w:rStyle w:val="af0"/>
        </w:rPr>
        <w:annotationRef/>
      </w:r>
      <w:r>
        <w:rPr>
          <w:rFonts w:ascii="微软雅黑" w:eastAsia="微软雅黑" w:hAnsi="微软雅黑" w:hint="eastAsia"/>
          <w:color w:val="FF0000"/>
          <w:lang w:eastAsia="zh-CN"/>
        </w:rPr>
        <w:t>需注意PSS接口看是否已经有提供的</w:t>
      </w:r>
    </w:p>
  </w:comment>
  <w:comment w:id="31" w:author="Pan Xiangzhi(武汉_技术部_潘相志)" w:date="2015-03-13T15:56:00Z" w:initials="PX">
    <w:p w14:paraId="5CFE4356" w14:textId="77777777" w:rsidR="007A25F8" w:rsidRDefault="007A25F8" w:rsidP="007A25F8">
      <w:pPr>
        <w:pStyle w:val="af1"/>
        <w:rPr>
          <w:lang w:eastAsia="zh-CN"/>
        </w:rPr>
      </w:pPr>
      <w:r>
        <w:rPr>
          <w:rStyle w:val="af0"/>
        </w:rPr>
        <w:annotationRef/>
      </w:r>
      <w:r>
        <w:rPr>
          <w:rFonts w:hint="eastAsia"/>
          <w:lang w:eastAsia="zh-CN"/>
        </w:rPr>
        <w:t>需要促销活动提供接口</w:t>
      </w:r>
    </w:p>
  </w:comment>
  <w:comment w:id="32" w:author="Pan Xiangzhi(武汉_技术部_潘相志)" w:date="2015-03-13T15:58:00Z" w:initials="PX">
    <w:p w14:paraId="216A1C8D" w14:textId="77777777" w:rsidR="007A25F8" w:rsidRDefault="007A25F8" w:rsidP="007A25F8">
      <w:pPr>
        <w:pStyle w:val="af1"/>
        <w:rPr>
          <w:lang w:eastAsia="zh-CN"/>
        </w:rPr>
      </w:pPr>
      <w:r>
        <w:rPr>
          <w:rStyle w:val="af0"/>
        </w:rPr>
        <w:annotationRef/>
      </w:r>
      <w:r>
        <w:rPr>
          <w:rFonts w:hint="eastAsia"/>
          <w:lang w:eastAsia="zh-CN"/>
        </w:rPr>
        <w:t>该处应该如库控链接一样</w:t>
      </w:r>
      <w:r>
        <w:rPr>
          <w:rFonts w:hint="eastAsia"/>
          <w:lang w:eastAsia="zh-CN"/>
        </w:rPr>
        <w:t>,</w:t>
      </w:r>
      <w:r>
        <w:rPr>
          <w:rFonts w:hint="eastAsia"/>
          <w:lang w:eastAsia="zh-CN"/>
        </w:rPr>
        <w:t>需要修改配置中心文件</w:t>
      </w:r>
      <w:r>
        <w:rPr>
          <w:rFonts w:hint="eastAsia"/>
          <w:lang w:eastAsia="zh-CN"/>
        </w:rPr>
        <w:t>,</w:t>
      </w:r>
      <w:r>
        <w:rPr>
          <w:rFonts w:hint="eastAsia"/>
          <w:lang w:eastAsia="zh-CN"/>
        </w:rPr>
        <w:t>加入配置属性</w:t>
      </w:r>
      <w:r>
        <w:rPr>
          <w:rFonts w:hint="eastAsia"/>
          <w:lang w:eastAsia="zh-CN"/>
        </w:rPr>
        <w:t>,</w:t>
      </w:r>
      <w:r>
        <w:rPr>
          <w:rFonts w:hint="eastAsia"/>
          <w:lang w:eastAsia="zh-CN"/>
        </w:rPr>
        <w:t>代码中加入属性配置</w:t>
      </w:r>
    </w:p>
  </w:comment>
  <w:comment w:id="33" w:author="Pan Xiangzhi(武汉_技术部_潘相志)" w:date="2015-03-16T13:43:00Z" w:initials="PX">
    <w:p w14:paraId="7ED60CAF" w14:textId="77777777" w:rsidR="007A25F8" w:rsidRDefault="007A25F8" w:rsidP="007A25F8">
      <w:pPr>
        <w:pStyle w:val="af1"/>
        <w:rPr>
          <w:lang w:eastAsia="zh-CN"/>
        </w:rPr>
      </w:pPr>
      <w:r>
        <w:rPr>
          <w:rStyle w:val="af0"/>
        </w:rPr>
        <w:annotationRef/>
      </w:r>
      <w:r>
        <w:rPr>
          <w:rFonts w:hint="eastAsia"/>
          <w:lang w:eastAsia="zh-CN"/>
        </w:rPr>
        <w:t>创建状态直接删除</w:t>
      </w:r>
    </w:p>
  </w:comment>
  <w:comment w:id="34" w:author="Pan Xiangzhi(武汉_技术部_潘相志)" w:date="2015-03-13T16:26:00Z" w:initials="PX">
    <w:p w14:paraId="74B19001" w14:textId="77777777" w:rsidR="007A25F8" w:rsidRDefault="007A25F8" w:rsidP="007A25F8">
      <w:pPr>
        <w:pStyle w:val="af1"/>
        <w:rPr>
          <w:lang w:eastAsia="zh-CN"/>
        </w:rPr>
      </w:pPr>
      <w:r>
        <w:rPr>
          <w:rStyle w:val="af0"/>
        </w:rPr>
        <w:annotationRef/>
      </w:r>
      <w:r>
        <w:rPr>
          <w:rFonts w:hint="eastAsia"/>
          <w:lang w:eastAsia="zh-CN"/>
        </w:rPr>
        <w:t>删除后的提交信息将无法通过系统查询到</w:t>
      </w:r>
    </w:p>
  </w:comment>
  <w:comment w:id="35" w:author="Pan Xiangzhi(武汉_技术部_潘相志)" w:date="2015-03-13T16:38:00Z" w:initials="PX">
    <w:p w14:paraId="5AEE6F12" w14:textId="77777777" w:rsidR="007A25F8" w:rsidRDefault="007A25F8" w:rsidP="007A25F8">
      <w:pPr>
        <w:pStyle w:val="af1"/>
        <w:rPr>
          <w:lang w:eastAsia="zh-CN"/>
        </w:rPr>
      </w:pPr>
      <w:r>
        <w:rPr>
          <w:rStyle w:val="af0"/>
        </w:rPr>
        <w:annotationRef/>
      </w:r>
      <w:r>
        <w:rPr>
          <w:rFonts w:hint="eastAsia"/>
          <w:lang w:eastAsia="zh-CN"/>
        </w:rPr>
        <w:t>PMS</w:t>
      </w:r>
      <w:r>
        <w:rPr>
          <w:rFonts w:hint="eastAsia"/>
          <w:lang w:eastAsia="zh-CN"/>
        </w:rPr>
        <w:t>的损溢单接口</w:t>
      </w:r>
      <w:r>
        <w:rPr>
          <w:rFonts w:hint="eastAsia"/>
          <w:lang w:eastAsia="zh-CN"/>
        </w:rPr>
        <w:t>?WMS</w:t>
      </w:r>
      <w:r>
        <w:rPr>
          <w:rFonts w:hint="eastAsia"/>
          <w:lang w:eastAsia="zh-CN"/>
        </w:rPr>
        <w:t>的吧</w:t>
      </w:r>
      <w:r>
        <w:rPr>
          <w:rFonts w:hint="eastAsia"/>
          <w:lang w:eastAsia="zh-CN"/>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81A88C8" w15:done="0"/>
  <w15:commentEx w15:paraId="5CFE4356" w15:done="0"/>
  <w15:commentEx w15:paraId="216A1C8D" w15:done="0"/>
  <w15:commentEx w15:paraId="7ED60CAF" w15:done="0"/>
  <w15:commentEx w15:paraId="74B19001" w15:done="0"/>
  <w15:commentEx w15:paraId="5AEE6F1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A5C71B" w14:textId="77777777" w:rsidR="00627BC6" w:rsidRDefault="00627BC6">
      <w:r>
        <w:separator/>
      </w:r>
    </w:p>
  </w:endnote>
  <w:endnote w:type="continuationSeparator" w:id="0">
    <w:p w14:paraId="7CAED53E" w14:textId="77777777" w:rsidR="00627BC6" w:rsidRDefault="00627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Angsana New">
    <w:panose1 w:val="02020603050405020304"/>
    <w:charset w:val="00"/>
    <w:family w:val="roman"/>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Liberation Serif">
    <w:altName w:val="MS PMincho"/>
    <w:charset w:val="80"/>
    <w:family w:val="roman"/>
    <w:pitch w:val="variable"/>
  </w:font>
  <w:font w:name="DejaVu Sans">
    <w:charset w:val="00"/>
    <w:family w:val="swiss"/>
    <w:pitch w:val="variable"/>
    <w:sig w:usb0="E7003EFF" w:usb1="D200FDFF" w:usb2="00042029" w:usb3="00000000" w:csb0="800001FF" w:csb1="00000000"/>
  </w:font>
  <w:font w:name="新宋体">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06DAF1" w14:textId="77777777" w:rsidR="000A26DF" w:rsidRDefault="000A26DF" w:rsidP="00A576F7">
    <w:pPr>
      <w:pStyle w:val="a5"/>
      <w:tabs>
        <w:tab w:val="clear" w:pos="9356"/>
        <w:tab w:val="right" w:pos="9690"/>
      </w:tabs>
      <w:jc w:val="center"/>
      <w:rPr>
        <w:lang w:eastAsia="zh-CN"/>
      </w:rPr>
    </w:pPr>
    <w:r>
      <w:rPr>
        <w:rFonts w:hint="eastAsia"/>
        <w:lang w:eastAsia="zh-CN"/>
      </w:rPr>
      <w:t>第</w:t>
    </w:r>
    <w:r>
      <w:rPr>
        <w:rStyle w:val="a6"/>
      </w:rPr>
      <w:fldChar w:fldCharType="begin"/>
    </w:r>
    <w:r>
      <w:rPr>
        <w:rStyle w:val="a6"/>
      </w:rPr>
      <w:instrText xml:space="preserve"> PAGE </w:instrText>
    </w:r>
    <w:r>
      <w:rPr>
        <w:rStyle w:val="a6"/>
      </w:rPr>
      <w:fldChar w:fldCharType="separate"/>
    </w:r>
    <w:r w:rsidR="007A25F8">
      <w:rPr>
        <w:rStyle w:val="a6"/>
        <w:noProof/>
      </w:rPr>
      <w:t>94</w:t>
    </w:r>
    <w:r>
      <w:rPr>
        <w:rStyle w:val="a6"/>
      </w:rPr>
      <w:fldChar w:fldCharType="end"/>
    </w:r>
    <w:r>
      <w:rPr>
        <w:rStyle w:val="a6"/>
        <w:rFonts w:hint="eastAsia"/>
        <w:lang w:eastAsia="zh-CN"/>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2DB1DB" w14:textId="77777777" w:rsidR="00627BC6" w:rsidRDefault="00627BC6">
      <w:r>
        <w:separator/>
      </w:r>
    </w:p>
  </w:footnote>
  <w:footnote w:type="continuationSeparator" w:id="0">
    <w:p w14:paraId="0166AEFF" w14:textId="77777777" w:rsidR="00627BC6" w:rsidRDefault="00627B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236A53" w14:textId="77777777" w:rsidR="000A26DF" w:rsidRPr="00244416" w:rsidRDefault="00627BC6" w:rsidP="00244416">
    <w:pPr>
      <w:pStyle w:val="a4"/>
      <w:pBdr>
        <w:bottom w:val="none" w:sz="0" w:space="0" w:color="auto"/>
      </w:pBdr>
      <w:tabs>
        <w:tab w:val="clear" w:pos="4678"/>
      </w:tabs>
      <w:ind w:right="1417"/>
      <w:rPr>
        <w:lang w:eastAsia="zh-CN"/>
      </w:rPr>
    </w:pPr>
    <w:bookmarkStart w:id="44" w:name="prop_SecAnd"/>
    <w:bookmarkStart w:id="45" w:name="prop_SecComp"/>
    <w:bookmarkStart w:id="46" w:name="prop_SecCopySep"/>
    <w:bookmarkStart w:id="47" w:name="prop_CopyCust"/>
    <w:bookmarkStart w:id="48" w:name="prop_CopyAnd"/>
    <w:bookmarkStart w:id="49" w:name="prop_CopyComp"/>
    <w:bookmarkStart w:id="50" w:name="prop_Projectname"/>
    <w:bookmarkEnd w:id="44"/>
    <w:bookmarkEnd w:id="45"/>
    <w:bookmarkEnd w:id="46"/>
    <w:bookmarkEnd w:id="47"/>
    <w:bookmarkEnd w:id="48"/>
    <w:bookmarkEnd w:id="49"/>
    <w:bookmarkEnd w:id="50"/>
    <w:r>
      <w:rPr>
        <w:noProof/>
        <w:color w:val="0000FF"/>
        <w:lang w:eastAsia="ja-JP"/>
      </w:rPr>
      <w:pict w14:anchorId="15D6F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410.15pt;margin-top:3.2pt;width:78pt;height:24.6pt;z-index:1">
          <v:imagedata r:id="rId1" o:title=""/>
          <w10:wrap type="topAndBottom"/>
        </v:shape>
      </w:pict>
    </w:r>
    <w:r>
      <w:rPr>
        <w:lang w:eastAsia="zh-CN"/>
      </w:rPr>
      <w:pict w14:anchorId="720ACEF5">
        <v:shape id="Picture 4" o:spid="_x0000_i1090" type="#_x0000_t75" style="width:74.35pt;height:36.95pt;visibility:visible;mso-position-horizontal-relative:char;mso-position-vertical-relative:line" o:userdrawn="t">
          <v:imagedata r:id="rId2" o:title="1STORE logo"/>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D5F6D28A"/>
    <w:lvl w:ilvl="0">
      <w:start w:val="1"/>
      <w:numFmt w:val="bullet"/>
      <w:pStyle w:val="a"/>
      <w:lvlText w:val=""/>
      <w:lvlJc w:val="left"/>
      <w:pPr>
        <w:tabs>
          <w:tab w:val="num" w:pos="360"/>
        </w:tabs>
        <w:ind w:left="360" w:hanging="360"/>
      </w:pPr>
      <w:rPr>
        <w:rFonts w:ascii="Symbol" w:hAnsi="Symbol" w:hint="default"/>
      </w:rPr>
    </w:lvl>
  </w:abstractNum>
  <w:abstractNum w:abstractNumId="1">
    <w:nsid w:val="FFFFFFFB"/>
    <w:multiLevelType w:val="multilevel"/>
    <w:tmpl w:val="52422D1C"/>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rPr>
        <w:lang w:val="da-DK" w:eastAsia="zh-CN"/>
      </w:rPr>
    </w:lvl>
    <w:lvl w:ilvl="2">
      <w:start w:val="1"/>
      <w:numFmt w:val="decimal"/>
      <w:pStyle w:val="3"/>
      <w:lvlText w:val="%1.%2.%3"/>
      <w:legacy w:legacy="1" w:legacySpace="144" w:legacyIndent="0"/>
      <w:lvlJc w:val="left"/>
      <w:rPr>
        <w:lang w:val="en-GB"/>
      </w:rPr>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rPr>
        <w:lang w:val="en-US"/>
      </w:rPr>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2">
    <w:nsid w:val="01537A01"/>
    <w:multiLevelType w:val="hybridMultilevel"/>
    <w:tmpl w:val="7CAC479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034B7934"/>
    <w:multiLevelType w:val="hybridMultilevel"/>
    <w:tmpl w:val="0ED8D42E"/>
    <w:lvl w:ilvl="0" w:tplc="04090019">
      <w:start w:val="1"/>
      <w:numFmt w:val="lowerLetter"/>
      <w:lvlText w:val="%1)"/>
      <w:lvlJc w:val="left"/>
      <w:pPr>
        <w:ind w:left="1080" w:hanging="360"/>
      </w:pPr>
      <w:rPr>
        <w:rFonts w:hint="default"/>
      </w:rPr>
    </w:lvl>
    <w:lvl w:ilvl="1" w:tplc="04090001">
      <w:start w:val="1"/>
      <w:numFmt w:val="bullet"/>
      <w:lvlText w:val=""/>
      <w:lvlJc w:val="left"/>
      <w:pPr>
        <w:ind w:left="1560" w:hanging="420"/>
      </w:pPr>
      <w:rPr>
        <w:rFonts w:ascii="Wingdings" w:hAnsi="Wingdings" w:hint="default"/>
      </w:r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nsid w:val="08845471"/>
    <w:multiLevelType w:val="hybridMultilevel"/>
    <w:tmpl w:val="548032C2"/>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nsid w:val="08DA412B"/>
    <w:multiLevelType w:val="hybridMultilevel"/>
    <w:tmpl w:val="A69647F8"/>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
    <w:nsid w:val="09E134B0"/>
    <w:multiLevelType w:val="hybridMultilevel"/>
    <w:tmpl w:val="3A846024"/>
    <w:lvl w:ilvl="0" w:tplc="28CEB6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D1F01CA"/>
    <w:multiLevelType w:val="hybridMultilevel"/>
    <w:tmpl w:val="958A337E"/>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nsid w:val="10891429"/>
    <w:multiLevelType w:val="hybridMultilevel"/>
    <w:tmpl w:val="2C0E9278"/>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nsid w:val="119E18B9"/>
    <w:multiLevelType w:val="hybridMultilevel"/>
    <w:tmpl w:val="169E1C8C"/>
    <w:lvl w:ilvl="0" w:tplc="7A44061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25C1497"/>
    <w:multiLevelType w:val="hybridMultilevel"/>
    <w:tmpl w:val="BB844778"/>
    <w:lvl w:ilvl="0" w:tplc="B3183A72">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nsid w:val="14A36869"/>
    <w:multiLevelType w:val="hybridMultilevel"/>
    <w:tmpl w:val="A1887B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15BE3F39"/>
    <w:multiLevelType w:val="hybridMultilevel"/>
    <w:tmpl w:val="906E6C7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160616C4"/>
    <w:multiLevelType w:val="hybridMultilevel"/>
    <w:tmpl w:val="10DAF572"/>
    <w:lvl w:ilvl="0" w:tplc="0409000B">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14">
    <w:nsid w:val="1653238C"/>
    <w:multiLevelType w:val="hybridMultilevel"/>
    <w:tmpl w:val="FBCA04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nsid w:val="19575ACD"/>
    <w:multiLevelType w:val="hybridMultilevel"/>
    <w:tmpl w:val="88D6034C"/>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nsid w:val="1A6C537A"/>
    <w:multiLevelType w:val="hybridMultilevel"/>
    <w:tmpl w:val="093A5938"/>
    <w:lvl w:ilvl="0" w:tplc="04090003">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nsid w:val="1CB92622"/>
    <w:multiLevelType w:val="hybridMultilevel"/>
    <w:tmpl w:val="9E5EFDD4"/>
    <w:lvl w:ilvl="0" w:tplc="9550B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1D1C709C"/>
    <w:multiLevelType w:val="hybridMultilevel"/>
    <w:tmpl w:val="816C81CA"/>
    <w:lvl w:ilvl="0" w:tplc="F8E4F8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210E4107"/>
    <w:multiLevelType w:val="hybridMultilevel"/>
    <w:tmpl w:val="C17C649C"/>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nsid w:val="211A0D66"/>
    <w:multiLevelType w:val="hybridMultilevel"/>
    <w:tmpl w:val="66FA1A28"/>
    <w:lvl w:ilvl="0" w:tplc="7408F9A2">
      <w:numFmt w:val="bullet"/>
      <w:lvlText w:val="-"/>
      <w:lvlJc w:val="left"/>
      <w:pPr>
        <w:ind w:left="360" w:hanging="360"/>
      </w:pPr>
      <w:rPr>
        <w:rFonts w:ascii="Calibri" w:eastAsia="宋体"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21CB1E4F"/>
    <w:multiLevelType w:val="hybridMultilevel"/>
    <w:tmpl w:val="049C3A3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nsid w:val="21EA4BBF"/>
    <w:multiLevelType w:val="hybridMultilevel"/>
    <w:tmpl w:val="71FEB1B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245F7D8B"/>
    <w:multiLevelType w:val="hybridMultilevel"/>
    <w:tmpl w:val="E4263294"/>
    <w:lvl w:ilvl="0" w:tplc="8A7E63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281D1FCC"/>
    <w:multiLevelType w:val="hybridMultilevel"/>
    <w:tmpl w:val="3EB0603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nsid w:val="2BFC24D4"/>
    <w:multiLevelType w:val="hybridMultilevel"/>
    <w:tmpl w:val="76B8E26C"/>
    <w:lvl w:ilvl="0" w:tplc="242C25B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2C905A2D"/>
    <w:multiLevelType w:val="hybridMultilevel"/>
    <w:tmpl w:val="60E006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nsid w:val="2E0072CD"/>
    <w:multiLevelType w:val="hybridMultilevel"/>
    <w:tmpl w:val="F13E75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nsid w:val="2E4E2310"/>
    <w:multiLevelType w:val="hybridMultilevel"/>
    <w:tmpl w:val="AD62353E"/>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nsid w:val="2FD07E05"/>
    <w:multiLevelType w:val="hybridMultilevel"/>
    <w:tmpl w:val="D7DCA5CC"/>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nsid w:val="317513A6"/>
    <w:multiLevelType w:val="hybridMultilevel"/>
    <w:tmpl w:val="92EE21B0"/>
    <w:lvl w:ilvl="0" w:tplc="A122136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1">
    <w:nsid w:val="31E604BC"/>
    <w:multiLevelType w:val="hybridMultilevel"/>
    <w:tmpl w:val="A4FAA9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nsid w:val="324E1B4D"/>
    <w:multiLevelType w:val="hybridMultilevel"/>
    <w:tmpl w:val="29342A00"/>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3">
    <w:nsid w:val="32897EDB"/>
    <w:multiLevelType w:val="hybridMultilevel"/>
    <w:tmpl w:val="D310B56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4">
    <w:nsid w:val="32A82735"/>
    <w:multiLevelType w:val="hybridMultilevel"/>
    <w:tmpl w:val="9DCE6BC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nsid w:val="36784C64"/>
    <w:multiLevelType w:val="hybridMultilevel"/>
    <w:tmpl w:val="CCEE6530"/>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
    <w:nsid w:val="39121A56"/>
    <w:multiLevelType w:val="hybridMultilevel"/>
    <w:tmpl w:val="44303E90"/>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7">
    <w:nsid w:val="3C636DC6"/>
    <w:multiLevelType w:val="singleLevel"/>
    <w:tmpl w:val="BC3E417C"/>
    <w:lvl w:ilvl="0">
      <w:start w:val="1"/>
      <w:numFmt w:val="bullet"/>
      <w:pStyle w:val="Bullet"/>
      <w:lvlText w:val=""/>
      <w:lvlJc w:val="left"/>
      <w:pPr>
        <w:tabs>
          <w:tab w:val="num" w:pos="425"/>
        </w:tabs>
        <w:ind w:left="425" w:hanging="425"/>
      </w:pPr>
      <w:rPr>
        <w:rFonts w:ascii="Wingdings" w:hAnsi="Wingdings" w:hint="default"/>
      </w:rPr>
    </w:lvl>
  </w:abstractNum>
  <w:abstractNum w:abstractNumId="38">
    <w:nsid w:val="3E6865BF"/>
    <w:multiLevelType w:val="hybridMultilevel"/>
    <w:tmpl w:val="602293D2"/>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9">
    <w:nsid w:val="40500C27"/>
    <w:multiLevelType w:val="hybridMultilevel"/>
    <w:tmpl w:val="96DC19D2"/>
    <w:lvl w:ilvl="0" w:tplc="E0CEF66C">
      <w:start w:val="1"/>
      <w:numFmt w:val="decimal"/>
      <w:lvlText w:val="%1、"/>
      <w:lvlJc w:val="left"/>
      <w:pPr>
        <w:ind w:left="420" w:hanging="420"/>
      </w:pPr>
      <w:rPr>
        <w:rFonts w:ascii="微软雅黑" w:eastAsia="微软雅黑" w:hAnsi="微软雅黑" w:cs="Times New Roman"/>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nsid w:val="425A25B2"/>
    <w:multiLevelType w:val="hybridMultilevel"/>
    <w:tmpl w:val="D05CFE50"/>
    <w:lvl w:ilvl="0" w:tplc="04090003">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1">
    <w:nsid w:val="429F00B3"/>
    <w:multiLevelType w:val="hybridMultilevel"/>
    <w:tmpl w:val="E64445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nsid w:val="43821BC5"/>
    <w:multiLevelType w:val="hybridMultilevel"/>
    <w:tmpl w:val="1F6CBB54"/>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3">
    <w:nsid w:val="44430BCC"/>
    <w:multiLevelType w:val="hybridMultilevel"/>
    <w:tmpl w:val="FBACA08E"/>
    <w:lvl w:ilvl="0" w:tplc="43D6CB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493E237A"/>
    <w:multiLevelType w:val="hybridMultilevel"/>
    <w:tmpl w:val="CBB46B42"/>
    <w:lvl w:ilvl="0" w:tplc="242C25B8">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9">
      <w:start w:val="1"/>
      <w:numFmt w:val="lowerLetter"/>
      <w:lvlText w:val="%3)"/>
      <w:lvlJc w:val="lef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4AF319F6"/>
    <w:multiLevelType w:val="hybridMultilevel"/>
    <w:tmpl w:val="6CEE6C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nsid w:val="4D8B2324"/>
    <w:multiLevelType w:val="hybridMultilevel"/>
    <w:tmpl w:val="4E42B902"/>
    <w:lvl w:ilvl="0" w:tplc="2DD22C94">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01">
      <w:start w:val="1"/>
      <w:numFmt w:val="bullet"/>
      <w:lvlText w:val=""/>
      <w:lvlJc w:val="left"/>
      <w:pPr>
        <w:ind w:left="1260" w:hanging="420"/>
      </w:pPr>
      <w:rPr>
        <w:rFonts w:ascii="Wingdings" w:hAnsi="Wingding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nsid w:val="538C6262"/>
    <w:multiLevelType w:val="hybridMultilevel"/>
    <w:tmpl w:val="EAD22BA8"/>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8">
    <w:nsid w:val="55DE6483"/>
    <w:multiLevelType w:val="hybridMultilevel"/>
    <w:tmpl w:val="F2AA1C54"/>
    <w:lvl w:ilvl="0" w:tplc="CA72FE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nsid w:val="56960C25"/>
    <w:multiLevelType w:val="hybridMultilevel"/>
    <w:tmpl w:val="89C00E46"/>
    <w:lvl w:ilvl="0" w:tplc="84EE21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nsid w:val="56DB616C"/>
    <w:multiLevelType w:val="hybridMultilevel"/>
    <w:tmpl w:val="49546E5E"/>
    <w:lvl w:ilvl="0" w:tplc="04090003">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1">
    <w:nsid w:val="59C934F8"/>
    <w:multiLevelType w:val="hybridMultilevel"/>
    <w:tmpl w:val="BDEA734E"/>
    <w:lvl w:ilvl="0" w:tplc="04090003">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52">
    <w:nsid w:val="5E010FD5"/>
    <w:multiLevelType w:val="hybridMultilevel"/>
    <w:tmpl w:val="8F80A1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nsid w:val="60154AA9"/>
    <w:multiLevelType w:val="hybridMultilevel"/>
    <w:tmpl w:val="DA8CA978"/>
    <w:lvl w:ilvl="0" w:tplc="04090003">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54">
    <w:nsid w:val="611C2C97"/>
    <w:multiLevelType w:val="hybridMultilevel"/>
    <w:tmpl w:val="9A7E4AC4"/>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5">
    <w:nsid w:val="614D1153"/>
    <w:multiLevelType w:val="hybridMultilevel"/>
    <w:tmpl w:val="86C49C1A"/>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56">
    <w:nsid w:val="63AE5CA5"/>
    <w:multiLevelType w:val="hybridMultilevel"/>
    <w:tmpl w:val="7C5AEDCE"/>
    <w:lvl w:ilvl="0" w:tplc="E9AABD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nsid w:val="67A90D90"/>
    <w:multiLevelType w:val="hybridMultilevel"/>
    <w:tmpl w:val="1AAC7F74"/>
    <w:lvl w:ilvl="0" w:tplc="04090003">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8">
    <w:nsid w:val="683C020F"/>
    <w:multiLevelType w:val="singleLevel"/>
    <w:tmpl w:val="B832DEC8"/>
    <w:lvl w:ilvl="0">
      <w:start w:val="1"/>
      <w:numFmt w:val="bullet"/>
      <w:pStyle w:val="CellBullet"/>
      <w:lvlText w:val=""/>
      <w:lvlJc w:val="left"/>
      <w:pPr>
        <w:tabs>
          <w:tab w:val="num" w:pos="360"/>
        </w:tabs>
        <w:ind w:left="340" w:hanging="340"/>
      </w:pPr>
      <w:rPr>
        <w:rFonts w:ascii="Symbol" w:hAnsi="Symbol" w:hint="default"/>
        <w:spacing w:val="0"/>
        <w:w w:val="100"/>
        <w:position w:val="0"/>
        <w:sz w:val="18"/>
      </w:rPr>
    </w:lvl>
  </w:abstractNum>
  <w:abstractNum w:abstractNumId="59">
    <w:nsid w:val="69C85B66"/>
    <w:multiLevelType w:val="hybridMultilevel"/>
    <w:tmpl w:val="5CE4FD26"/>
    <w:lvl w:ilvl="0" w:tplc="04090003">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0">
    <w:nsid w:val="6E092762"/>
    <w:multiLevelType w:val="hybridMultilevel"/>
    <w:tmpl w:val="F634E604"/>
    <w:lvl w:ilvl="0" w:tplc="D368FD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nsid w:val="6EE5188E"/>
    <w:multiLevelType w:val="hybridMultilevel"/>
    <w:tmpl w:val="145C5C22"/>
    <w:lvl w:ilvl="0" w:tplc="242C25B8">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9">
      <w:start w:val="1"/>
      <w:numFmt w:val="lowerLetter"/>
      <w:lvlText w:val="%3)"/>
      <w:lvlJc w:val="left"/>
      <w:pPr>
        <w:ind w:left="1260" w:hanging="420"/>
      </w:pPr>
    </w:lvl>
    <w:lvl w:ilvl="3" w:tplc="E4621C3A">
      <w:start w:val="1"/>
      <w:numFmt w:val="decimal"/>
      <w:lvlText w:val="%4）"/>
      <w:lvlJc w:val="left"/>
      <w:pPr>
        <w:ind w:left="1620" w:hanging="360"/>
      </w:pPr>
      <w:rPr>
        <w:rFonts w:hint="default"/>
      </w:r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nsid w:val="71546CE8"/>
    <w:multiLevelType w:val="hybridMultilevel"/>
    <w:tmpl w:val="BD1429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nsid w:val="73376048"/>
    <w:multiLevelType w:val="hybridMultilevel"/>
    <w:tmpl w:val="3E9EB948"/>
    <w:lvl w:ilvl="0" w:tplc="C3F403B8">
      <w:start w:val="1"/>
      <w:numFmt w:val="lowerLetter"/>
      <w:lvlText w:val="%1"/>
      <w:lvlJc w:val="left"/>
      <w:pPr>
        <w:ind w:left="1140" w:hanging="420"/>
      </w:pPr>
      <w:rPr>
        <w:rFonts w:hint="eastAsia"/>
      </w:rPr>
    </w:lvl>
    <w:lvl w:ilvl="1" w:tplc="42865E18">
      <w:start w:val="1"/>
      <w:numFmt w:val="lowerLetter"/>
      <w:lvlText w:val="%2."/>
      <w:lvlJc w:val="left"/>
      <w:pPr>
        <w:ind w:left="840" w:hanging="420"/>
      </w:pPr>
      <w:rPr>
        <w:rFonts w:hint="default"/>
      </w:rPr>
    </w:lvl>
    <w:lvl w:ilvl="2" w:tplc="A5B6CABA">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nsid w:val="738E577A"/>
    <w:multiLevelType w:val="hybridMultilevel"/>
    <w:tmpl w:val="5032286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5">
    <w:nsid w:val="746107C9"/>
    <w:multiLevelType w:val="hybridMultilevel"/>
    <w:tmpl w:val="9622244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nsid w:val="79E93C41"/>
    <w:multiLevelType w:val="hybridMultilevel"/>
    <w:tmpl w:val="49163D3C"/>
    <w:lvl w:ilvl="0" w:tplc="242C25B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nsid w:val="7B7877BD"/>
    <w:multiLevelType w:val="hybridMultilevel"/>
    <w:tmpl w:val="BC5A3BB0"/>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8">
    <w:nsid w:val="7C715D60"/>
    <w:multiLevelType w:val="hybridMultilevel"/>
    <w:tmpl w:val="3AE016D4"/>
    <w:lvl w:ilvl="0" w:tplc="3FF89E8E">
      <w:start w:val="1"/>
      <w:numFmt w:val="decimal"/>
      <w:lvlText w:val="%1、"/>
      <w:lvlJc w:val="left"/>
      <w:pPr>
        <w:ind w:left="360" w:hanging="360"/>
      </w:pPr>
      <w:rPr>
        <w:rFonts w:ascii="Arial" w:hAnsi="Arial"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nsid w:val="7CCE5003"/>
    <w:multiLevelType w:val="hybridMultilevel"/>
    <w:tmpl w:val="8294C7A4"/>
    <w:lvl w:ilvl="0" w:tplc="2DD22C94">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01">
      <w:start w:val="1"/>
      <w:numFmt w:val="bullet"/>
      <w:lvlText w:val=""/>
      <w:lvlJc w:val="left"/>
      <w:pPr>
        <w:ind w:left="1260" w:hanging="420"/>
      </w:pPr>
      <w:rPr>
        <w:rFonts w:ascii="Wingdings" w:hAnsi="Wingding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nsid w:val="7DCF4E7A"/>
    <w:multiLevelType w:val="multilevel"/>
    <w:tmpl w:val="E1A07D66"/>
    <w:lvl w:ilvl="0">
      <w:start w:val="1"/>
      <w:numFmt w:val="decimal"/>
      <w:lvlText w:val="%1"/>
      <w:lvlJc w:val="left"/>
      <w:pPr>
        <w:tabs>
          <w:tab w:val="num" w:pos="405"/>
        </w:tabs>
        <w:ind w:left="405" w:hanging="405"/>
      </w:pPr>
      <w:rPr>
        <w:rFonts w:hint="default"/>
      </w:rPr>
    </w:lvl>
    <w:lvl w:ilvl="1">
      <w:start w:val="1"/>
      <w:numFmt w:val="decimal"/>
      <w:pStyle w:val="20"/>
      <w:lvlText w:val="%1.%2"/>
      <w:lvlJc w:val="left"/>
      <w:pPr>
        <w:tabs>
          <w:tab w:val="num" w:pos="945"/>
        </w:tabs>
        <w:ind w:left="945" w:hanging="405"/>
      </w:pPr>
      <w:rPr>
        <w:rFonts w:hint="default"/>
      </w:rPr>
    </w:lvl>
    <w:lvl w:ilvl="2">
      <w:start w:val="1"/>
      <w:numFmt w:val="decimal"/>
      <w:pStyle w:val="30"/>
      <w:lvlText w:val="%1.%2.%3"/>
      <w:lvlJc w:val="left"/>
      <w:pPr>
        <w:tabs>
          <w:tab w:val="num" w:pos="1485"/>
        </w:tabs>
        <w:ind w:left="1485" w:hanging="405"/>
      </w:pPr>
      <w:rPr>
        <w:rFonts w:hint="default"/>
      </w:rPr>
    </w:lvl>
    <w:lvl w:ilvl="3">
      <w:start w:val="1"/>
      <w:numFmt w:val="decimal"/>
      <w:pStyle w:val="50"/>
      <w:lvlText w:val="%1.%2.%3.%4"/>
      <w:lvlJc w:val="left"/>
      <w:pPr>
        <w:tabs>
          <w:tab w:val="num" w:pos="2025"/>
        </w:tabs>
        <w:ind w:left="2025" w:hanging="405"/>
      </w:pPr>
      <w:rPr>
        <w:rFonts w:hint="default"/>
      </w:rPr>
    </w:lvl>
    <w:lvl w:ilvl="4">
      <w:start w:val="1"/>
      <w:numFmt w:val="decimal"/>
      <w:lvlText w:val="%1.%2.%3.%4.%5"/>
      <w:lvlJc w:val="left"/>
      <w:pPr>
        <w:tabs>
          <w:tab w:val="num" w:pos="2565"/>
        </w:tabs>
        <w:ind w:left="2565" w:hanging="405"/>
      </w:pPr>
      <w:rPr>
        <w:rFonts w:hint="default"/>
      </w:rPr>
    </w:lvl>
    <w:lvl w:ilvl="5">
      <w:start w:val="1"/>
      <w:numFmt w:val="decimal"/>
      <w:lvlText w:val="%1.%2.%3.%4.%5.%6"/>
      <w:lvlJc w:val="left"/>
      <w:pPr>
        <w:tabs>
          <w:tab w:val="num" w:pos="3105"/>
        </w:tabs>
        <w:ind w:left="3105" w:hanging="405"/>
      </w:pPr>
      <w:rPr>
        <w:rFonts w:hint="default"/>
      </w:rPr>
    </w:lvl>
    <w:lvl w:ilvl="6">
      <w:start w:val="1"/>
      <w:numFmt w:val="decimal"/>
      <w:lvlText w:val="%1.%2.%3.%4.%5.%6.%7"/>
      <w:lvlJc w:val="left"/>
      <w:pPr>
        <w:tabs>
          <w:tab w:val="num" w:pos="3645"/>
        </w:tabs>
        <w:ind w:left="3645" w:hanging="405"/>
      </w:pPr>
      <w:rPr>
        <w:rFonts w:hint="default"/>
      </w:rPr>
    </w:lvl>
    <w:lvl w:ilvl="7">
      <w:start w:val="1"/>
      <w:numFmt w:val="decimal"/>
      <w:lvlText w:val="%1.%2.%3.%4.%5.%6.%7.%8"/>
      <w:lvlJc w:val="left"/>
      <w:pPr>
        <w:tabs>
          <w:tab w:val="num" w:pos="4185"/>
        </w:tabs>
        <w:ind w:left="4185" w:hanging="405"/>
      </w:pPr>
      <w:rPr>
        <w:rFonts w:hint="default"/>
      </w:rPr>
    </w:lvl>
    <w:lvl w:ilvl="8">
      <w:start w:val="1"/>
      <w:numFmt w:val="decimal"/>
      <w:lvlText w:val="%1.%2.%3.%4.%5.%6.%7.%8.%9"/>
      <w:lvlJc w:val="left"/>
      <w:pPr>
        <w:tabs>
          <w:tab w:val="num" w:pos="4725"/>
        </w:tabs>
        <w:ind w:left="4725" w:hanging="405"/>
      </w:pPr>
      <w:rPr>
        <w:rFonts w:hint="default"/>
      </w:rPr>
    </w:lvl>
  </w:abstractNum>
  <w:num w:numId="1">
    <w:abstractNumId w:val="0"/>
  </w:num>
  <w:num w:numId="2">
    <w:abstractNumId w:val="1"/>
  </w:num>
  <w:num w:numId="3">
    <w:abstractNumId w:val="37"/>
  </w:num>
  <w:num w:numId="4">
    <w:abstractNumId w:val="58"/>
  </w:num>
  <w:num w:numId="5">
    <w:abstractNumId w:val="70"/>
  </w:num>
  <w:num w:numId="6">
    <w:abstractNumId w:val="9"/>
  </w:num>
  <w:num w:numId="7">
    <w:abstractNumId w:val="49"/>
  </w:num>
  <w:num w:numId="8">
    <w:abstractNumId w:val="68"/>
  </w:num>
  <w:num w:numId="9">
    <w:abstractNumId w:val="17"/>
  </w:num>
  <w:num w:numId="10">
    <w:abstractNumId w:val="22"/>
  </w:num>
  <w:num w:numId="11">
    <w:abstractNumId w:val="16"/>
  </w:num>
  <w:num w:numId="12">
    <w:abstractNumId w:val="19"/>
  </w:num>
  <w:num w:numId="13">
    <w:abstractNumId w:val="40"/>
  </w:num>
  <w:num w:numId="14">
    <w:abstractNumId w:val="29"/>
  </w:num>
  <w:num w:numId="15">
    <w:abstractNumId w:val="59"/>
  </w:num>
  <w:num w:numId="16">
    <w:abstractNumId w:val="51"/>
  </w:num>
  <w:num w:numId="17">
    <w:abstractNumId w:val="36"/>
  </w:num>
  <w:num w:numId="18">
    <w:abstractNumId w:val="2"/>
  </w:num>
  <w:num w:numId="19">
    <w:abstractNumId w:val="45"/>
  </w:num>
  <w:num w:numId="20">
    <w:abstractNumId w:val="26"/>
  </w:num>
  <w:num w:numId="21">
    <w:abstractNumId w:val="62"/>
  </w:num>
  <w:num w:numId="22">
    <w:abstractNumId w:val="7"/>
  </w:num>
  <w:num w:numId="23">
    <w:abstractNumId w:val="21"/>
  </w:num>
  <w:num w:numId="24">
    <w:abstractNumId w:val="8"/>
  </w:num>
  <w:num w:numId="25">
    <w:abstractNumId w:val="31"/>
  </w:num>
  <w:num w:numId="26">
    <w:abstractNumId w:val="42"/>
  </w:num>
  <w:num w:numId="27">
    <w:abstractNumId w:val="34"/>
  </w:num>
  <w:num w:numId="28">
    <w:abstractNumId w:val="38"/>
  </w:num>
  <w:num w:numId="29">
    <w:abstractNumId w:val="28"/>
  </w:num>
  <w:num w:numId="30">
    <w:abstractNumId w:val="64"/>
  </w:num>
  <w:num w:numId="31">
    <w:abstractNumId w:val="50"/>
  </w:num>
  <w:num w:numId="32">
    <w:abstractNumId w:val="54"/>
  </w:num>
  <w:num w:numId="33">
    <w:abstractNumId w:val="27"/>
  </w:num>
  <w:num w:numId="34">
    <w:abstractNumId w:val="14"/>
  </w:num>
  <w:num w:numId="35">
    <w:abstractNumId w:val="4"/>
  </w:num>
  <w:num w:numId="36">
    <w:abstractNumId w:val="15"/>
  </w:num>
  <w:num w:numId="37">
    <w:abstractNumId w:val="35"/>
  </w:num>
  <w:num w:numId="38">
    <w:abstractNumId w:val="57"/>
  </w:num>
  <w:num w:numId="39">
    <w:abstractNumId w:val="32"/>
  </w:num>
  <w:num w:numId="40">
    <w:abstractNumId w:val="53"/>
  </w:num>
  <w:num w:numId="41">
    <w:abstractNumId w:val="24"/>
  </w:num>
  <w:num w:numId="42">
    <w:abstractNumId w:val="52"/>
  </w:num>
  <w:num w:numId="43">
    <w:abstractNumId w:val="47"/>
  </w:num>
  <w:num w:numId="44">
    <w:abstractNumId w:val="11"/>
  </w:num>
  <w:num w:numId="45">
    <w:abstractNumId w:val="43"/>
  </w:num>
  <w:num w:numId="46">
    <w:abstractNumId w:val="67"/>
  </w:num>
  <w:num w:numId="47">
    <w:abstractNumId w:val="55"/>
  </w:num>
  <w:num w:numId="48">
    <w:abstractNumId w:val="5"/>
  </w:num>
  <w:num w:numId="49">
    <w:abstractNumId w:val="33"/>
  </w:num>
  <w:num w:numId="50">
    <w:abstractNumId w:val="61"/>
  </w:num>
  <w:num w:numId="51">
    <w:abstractNumId w:val="66"/>
  </w:num>
  <w:num w:numId="52">
    <w:abstractNumId w:val="63"/>
  </w:num>
  <w:num w:numId="53">
    <w:abstractNumId w:val="44"/>
  </w:num>
  <w:num w:numId="54">
    <w:abstractNumId w:val="41"/>
  </w:num>
  <w:num w:numId="55">
    <w:abstractNumId w:val="39"/>
  </w:num>
  <w:num w:numId="56">
    <w:abstractNumId w:val="6"/>
  </w:num>
  <w:num w:numId="57">
    <w:abstractNumId w:val="65"/>
  </w:num>
  <w:num w:numId="5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3"/>
  </w:num>
  <w:num w:numId="60">
    <w:abstractNumId w:val="13"/>
  </w:num>
  <w:num w:numId="61">
    <w:abstractNumId w:val="12"/>
  </w:num>
  <w:num w:numId="62">
    <w:abstractNumId w:val="10"/>
  </w:num>
  <w:num w:numId="63">
    <w:abstractNumId w:val="60"/>
  </w:num>
  <w:num w:numId="64">
    <w:abstractNumId w:val="20"/>
  </w:num>
  <w:num w:numId="65">
    <w:abstractNumId w:val="18"/>
  </w:num>
  <w:num w:numId="66">
    <w:abstractNumId w:val="48"/>
  </w:num>
  <w:num w:numId="67">
    <w:abstractNumId w:val="56"/>
  </w:num>
  <w:num w:numId="68">
    <w:abstractNumId w:val="25"/>
  </w:num>
  <w:num w:numId="69">
    <w:abstractNumId w:val="3"/>
  </w:num>
  <w:num w:numId="70">
    <w:abstractNumId w:val="46"/>
  </w:num>
  <w:num w:numId="71">
    <w:abstractNumId w:val="6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bordersDoNotSurroundHeader/>
  <w:bordersDoNotSurroundFooter/>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1">
      <v:textbox inset="5.85pt,.7pt,5.85pt,.7pt"/>
    </o:shapedefaults>
    <o:shapelayout v:ext="edit">
      <o:idmap v:ext="edit" data="2"/>
    </o:shapelayout>
  </w:hdrShapeDefaults>
  <w:footnotePr>
    <w:footnote w:id="-1"/>
    <w:footnote w:id="0"/>
  </w:footnotePr>
  <w:endnotePr>
    <w:endnote w:id="-1"/>
    <w:endnote w:id="0"/>
  </w:endnotePr>
  <w:compat>
    <w:balanceSingleByteDoubleByteWidth/>
    <w:doNotLeaveBackslashAlone/>
    <w:ulTrailSpace/>
    <w:doNotExpandShiftReturn/>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DFTemplateID" w:val="GSA131"/>
    <w:docVar w:name="Author" w:val="IBM"/>
    <w:docVar w:name="company" w:val="IBM"/>
    <w:docVar w:name="Date" w:val="08-26-2004"/>
    <w:docVar w:name="dateformat" w:val="mm-dd-yyyy"/>
    <w:docVar w:name="DateSequence" w:val="mdy"/>
    <w:docVar w:name="ID" w:val="GSA131"/>
    <w:docVar w:name="Language" w:val="uk"/>
    <w:docVar w:name="LAuthor" w:val="Author:"/>
    <w:docVar w:name="LDate" w:val="Date:"/>
    <w:docVar w:name="LDocument" w:val="Document:"/>
    <w:docVar w:name="LForm" w:val="GSA131"/>
    <w:docVar w:name="LongDate" w:val="August 26, 2004"/>
    <w:docVar w:name="LOwner" w:val="Owner:"/>
    <w:docVar w:name="LPath" w:val="Path:"/>
    <w:docVar w:name="LStatus" w:val="Status:"/>
    <w:docVar w:name="LSubject" w:val="Subject:"/>
    <w:docVar w:name="LVersion" w:val="Version:"/>
    <w:docVar w:name="MonthNo" w:val="8"/>
    <w:docVar w:name="Owner" w:val="IBM"/>
    <w:docVar w:name="securityclass" w:val="UNCLS"/>
    <w:docVar w:name="securitytype" w:val="company"/>
    <w:docVar w:name="Status" w:val="Draft"/>
    <w:docVar w:name="StatusValue" w:val="Draft"/>
    <w:docVar w:name="Subject" w:val="APP 131 - Acceptance Test Plan"/>
    <w:docVar w:name="TApprovals" w:val="Approvals"/>
    <w:docVar w:name="TChangesMarked" w:val="Changes marked"/>
    <w:docVar w:name="TContents" w:val="Contents"/>
    <w:docVar w:name="TDateOfNextRevision" w:val="Date of next revision"/>
    <w:docVar w:name="TDateOfThisRevision" w:val="Date of this revision"/>
    <w:docVar w:name="TDistribution" w:val="Distribution"/>
    <w:docVar w:name="TDocumentHistory" w:val="Document History"/>
    <w:docVar w:name="TDocumentLocation" w:val="Document Location"/>
    <w:docVar w:name="TDocumentSource" w:val="The source of the document will be found in"/>
    <w:docVar w:name="TDocumentValid" w:val="This is a snapshot of an on-line document. Paper copies are valid only on the day they are printed. Refer to the author if you are in any doubt about the currency of this document."/>
    <w:docVar w:name="THasBeenDistributedTo" w:val="This document has been distributed to"/>
    <w:docVar w:name="TName" w:val="Name"/>
    <w:docVar w:name="Tof" w:val="of"/>
    <w:docVar w:name="TPage" w:val="Page"/>
    <w:docVar w:name="TRequiredApprovals" w:val="This document requires following approvals. Signed approval forms are filed in the Quality section of the PCB."/>
    <w:docVar w:name="TRevisionDate" w:val="Revision Date"/>
    <w:docVar w:name="TRevisionHistory" w:val="Revision History"/>
    <w:docVar w:name="TRevisionNumber" w:val="Revision Number"/>
    <w:docVar w:name="TSummaryOfChanges" w:val="Summary of Changes"/>
    <w:docVar w:name="TTitle" w:val="Title"/>
    <w:docVar w:name="Version" w:val="V1.0.0A"/>
  </w:docVars>
  <w:rsids>
    <w:rsidRoot w:val="00023AB1"/>
    <w:rsid w:val="0000055B"/>
    <w:rsid w:val="00000A79"/>
    <w:rsid w:val="00000D54"/>
    <w:rsid w:val="0000132C"/>
    <w:rsid w:val="00001D6D"/>
    <w:rsid w:val="00002F7C"/>
    <w:rsid w:val="00005FCB"/>
    <w:rsid w:val="00006372"/>
    <w:rsid w:val="00006DF0"/>
    <w:rsid w:val="00007C63"/>
    <w:rsid w:val="0001027D"/>
    <w:rsid w:val="000149E3"/>
    <w:rsid w:val="000151C9"/>
    <w:rsid w:val="00015DD4"/>
    <w:rsid w:val="0001600E"/>
    <w:rsid w:val="00020A3D"/>
    <w:rsid w:val="00021205"/>
    <w:rsid w:val="00023A0B"/>
    <w:rsid w:val="00023AB1"/>
    <w:rsid w:val="000249B2"/>
    <w:rsid w:val="00027398"/>
    <w:rsid w:val="0002755E"/>
    <w:rsid w:val="00027832"/>
    <w:rsid w:val="00027C20"/>
    <w:rsid w:val="000310E2"/>
    <w:rsid w:val="00031606"/>
    <w:rsid w:val="000323E4"/>
    <w:rsid w:val="00035BFC"/>
    <w:rsid w:val="000369D7"/>
    <w:rsid w:val="00036F26"/>
    <w:rsid w:val="00037B82"/>
    <w:rsid w:val="00040B3A"/>
    <w:rsid w:val="00042883"/>
    <w:rsid w:val="00044423"/>
    <w:rsid w:val="00045858"/>
    <w:rsid w:val="00046389"/>
    <w:rsid w:val="00047D85"/>
    <w:rsid w:val="00050609"/>
    <w:rsid w:val="00050D80"/>
    <w:rsid w:val="000565D4"/>
    <w:rsid w:val="000574D1"/>
    <w:rsid w:val="0006290A"/>
    <w:rsid w:val="000630B7"/>
    <w:rsid w:val="000649FD"/>
    <w:rsid w:val="000651DD"/>
    <w:rsid w:val="00065D58"/>
    <w:rsid w:val="00070350"/>
    <w:rsid w:val="000703BC"/>
    <w:rsid w:val="00073EE4"/>
    <w:rsid w:val="00075729"/>
    <w:rsid w:val="0008086A"/>
    <w:rsid w:val="0008189E"/>
    <w:rsid w:val="00081FC1"/>
    <w:rsid w:val="00082AEE"/>
    <w:rsid w:val="000859A6"/>
    <w:rsid w:val="000867A2"/>
    <w:rsid w:val="000871C3"/>
    <w:rsid w:val="00092344"/>
    <w:rsid w:val="000A0DB8"/>
    <w:rsid w:val="000A2128"/>
    <w:rsid w:val="000A26DF"/>
    <w:rsid w:val="000A337A"/>
    <w:rsid w:val="000A3564"/>
    <w:rsid w:val="000A3652"/>
    <w:rsid w:val="000A4734"/>
    <w:rsid w:val="000A6DE5"/>
    <w:rsid w:val="000A791C"/>
    <w:rsid w:val="000B3B28"/>
    <w:rsid w:val="000B47C6"/>
    <w:rsid w:val="000B6DFF"/>
    <w:rsid w:val="000B7179"/>
    <w:rsid w:val="000B7703"/>
    <w:rsid w:val="000B7856"/>
    <w:rsid w:val="000B7CF7"/>
    <w:rsid w:val="000C1F95"/>
    <w:rsid w:val="000C369D"/>
    <w:rsid w:val="000C49AF"/>
    <w:rsid w:val="000C568C"/>
    <w:rsid w:val="000C592C"/>
    <w:rsid w:val="000C64BE"/>
    <w:rsid w:val="000C6590"/>
    <w:rsid w:val="000D18C5"/>
    <w:rsid w:val="000D1C22"/>
    <w:rsid w:val="000D3D20"/>
    <w:rsid w:val="000D3F7F"/>
    <w:rsid w:val="000D45DB"/>
    <w:rsid w:val="000D4B10"/>
    <w:rsid w:val="000D54ED"/>
    <w:rsid w:val="000D5B0B"/>
    <w:rsid w:val="000D5D1D"/>
    <w:rsid w:val="000D7955"/>
    <w:rsid w:val="000D7D80"/>
    <w:rsid w:val="000D7EEE"/>
    <w:rsid w:val="000E0009"/>
    <w:rsid w:val="000E0C2A"/>
    <w:rsid w:val="000E5154"/>
    <w:rsid w:val="000E5D53"/>
    <w:rsid w:val="000E709E"/>
    <w:rsid w:val="000F051D"/>
    <w:rsid w:val="000F0891"/>
    <w:rsid w:val="000F1229"/>
    <w:rsid w:val="000F1DE0"/>
    <w:rsid w:val="000F20A7"/>
    <w:rsid w:val="000F2541"/>
    <w:rsid w:val="000F3672"/>
    <w:rsid w:val="000F3825"/>
    <w:rsid w:val="000F3C5D"/>
    <w:rsid w:val="000F4EA1"/>
    <w:rsid w:val="000F55BD"/>
    <w:rsid w:val="000F62DC"/>
    <w:rsid w:val="000F6B25"/>
    <w:rsid w:val="00100DCE"/>
    <w:rsid w:val="001027F7"/>
    <w:rsid w:val="00103E20"/>
    <w:rsid w:val="00105DBC"/>
    <w:rsid w:val="00106E8B"/>
    <w:rsid w:val="001111BE"/>
    <w:rsid w:val="00111FCB"/>
    <w:rsid w:val="00113E76"/>
    <w:rsid w:val="00113F28"/>
    <w:rsid w:val="00114112"/>
    <w:rsid w:val="00115C76"/>
    <w:rsid w:val="00115E48"/>
    <w:rsid w:val="0011728A"/>
    <w:rsid w:val="0012042D"/>
    <w:rsid w:val="0012235E"/>
    <w:rsid w:val="0012304A"/>
    <w:rsid w:val="00124122"/>
    <w:rsid w:val="0012426A"/>
    <w:rsid w:val="001255C5"/>
    <w:rsid w:val="00127593"/>
    <w:rsid w:val="001279EA"/>
    <w:rsid w:val="00127CFC"/>
    <w:rsid w:val="00130CF5"/>
    <w:rsid w:val="00131E60"/>
    <w:rsid w:val="001332AA"/>
    <w:rsid w:val="00133929"/>
    <w:rsid w:val="00133F5A"/>
    <w:rsid w:val="00134765"/>
    <w:rsid w:val="001350A3"/>
    <w:rsid w:val="00135847"/>
    <w:rsid w:val="00136F23"/>
    <w:rsid w:val="0013794F"/>
    <w:rsid w:val="00137DCB"/>
    <w:rsid w:val="00141DB3"/>
    <w:rsid w:val="0014254A"/>
    <w:rsid w:val="001436BF"/>
    <w:rsid w:val="00143C0F"/>
    <w:rsid w:val="0014425D"/>
    <w:rsid w:val="001456D7"/>
    <w:rsid w:val="00147B95"/>
    <w:rsid w:val="00151ABD"/>
    <w:rsid w:val="001542EB"/>
    <w:rsid w:val="0015519D"/>
    <w:rsid w:val="001559F8"/>
    <w:rsid w:val="00155B1D"/>
    <w:rsid w:val="00155CBC"/>
    <w:rsid w:val="00160212"/>
    <w:rsid w:val="001608A9"/>
    <w:rsid w:val="001612D4"/>
    <w:rsid w:val="00163912"/>
    <w:rsid w:val="00163AE0"/>
    <w:rsid w:val="001648EA"/>
    <w:rsid w:val="001649BD"/>
    <w:rsid w:val="00170125"/>
    <w:rsid w:val="00171203"/>
    <w:rsid w:val="00171BB8"/>
    <w:rsid w:val="00171E92"/>
    <w:rsid w:val="00172718"/>
    <w:rsid w:val="00173514"/>
    <w:rsid w:val="001736D5"/>
    <w:rsid w:val="00173B29"/>
    <w:rsid w:val="00173C33"/>
    <w:rsid w:val="001749AD"/>
    <w:rsid w:val="001751C3"/>
    <w:rsid w:val="0017643A"/>
    <w:rsid w:val="00180266"/>
    <w:rsid w:val="00182870"/>
    <w:rsid w:val="00182ADD"/>
    <w:rsid w:val="00182E35"/>
    <w:rsid w:val="001831DB"/>
    <w:rsid w:val="00183360"/>
    <w:rsid w:val="0018471C"/>
    <w:rsid w:val="001849A8"/>
    <w:rsid w:val="00185CDD"/>
    <w:rsid w:val="00185EF1"/>
    <w:rsid w:val="0018637D"/>
    <w:rsid w:val="00186799"/>
    <w:rsid w:val="00186E41"/>
    <w:rsid w:val="00186E6E"/>
    <w:rsid w:val="00191354"/>
    <w:rsid w:val="001913E6"/>
    <w:rsid w:val="00192BD7"/>
    <w:rsid w:val="00193269"/>
    <w:rsid w:val="00195D90"/>
    <w:rsid w:val="001971AE"/>
    <w:rsid w:val="001A03FC"/>
    <w:rsid w:val="001A0EAB"/>
    <w:rsid w:val="001A380B"/>
    <w:rsid w:val="001B073B"/>
    <w:rsid w:val="001B2C2E"/>
    <w:rsid w:val="001B41F3"/>
    <w:rsid w:val="001B4800"/>
    <w:rsid w:val="001B4AEA"/>
    <w:rsid w:val="001B5086"/>
    <w:rsid w:val="001C04CD"/>
    <w:rsid w:val="001C1F4D"/>
    <w:rsid w:val="001C2692"/>
    <w:rsid w:val="001C287B"/>
    <w:rsid w:val="001C66FA"/>
    <w:rsid w:val="001C6E55"/>
    <w:rsid w:val="001D1BBF"/>
    <w:rsid w:val="001D1FB1"/>
    <w:rsid w:val="001D4F7A"/>
    <w:rsid w:val="001D70C1"/>
    <w:rsid w:val="001D7270"/>
    <w:rsid w:val="001E1E62"/>
    <w:rsid w:val="001E2125"/>
    <w:rsid w:val="001E2773"/>
    <w:rsid w:val="001E4098"/>
    <w:rsid w:val="001E50AA"/>
    <w:rsid w:val="001E58AF"/>
    <w:rsid w:val="001E58F1"/>
    <w:rsid w:val="001E5A71"/>
    <w:rsid w:val="001F03C7"/>
    <w:rsid w:val="001F2EEF"/>
    <w:rsid w:val="001F425D"/>
    <w:rsid w:val="001F6D87"/>
    <w:rsid w:val="001F6FD6"/>
    <w:rsid w:val="00204818"/>
    <w:rsid w:val="0020543B"/>
    <w:rsid w:val="002055C7"/>
    <w:rsid w:val="00207C4D"/>
    <w:rsid w:val="00207E16"/>
    <w:rsid w:val="002109A2"/>
    <w:rsid w:val="00210BDE"/>
    <w:rsid w:val="00210C24"/>
    <w:rsid w:val="002125A4"/>
    <w:rsid w:val="00214AA8"/>
    <w:rsid w:val="002169E7"/>
    <w:rsid w:val="00220CFF"/>
    <w:rsid w:val="00221465"/>
    <w:rsid w:val="00221B1B"/>
    <w:rsid w:val="0022249B"/>
    <w:rsid w:val="0022259D"/>
    <w:rsid w:val="00224707"/>
    <w:rsid w:val="00225AE7"/>
    <w:rsid w:val="002263AE"/>
    <w:rsid w:val="00226BE7"/>
    <w:rsid w:val="002307EC"/>
    <w:rsid w:val="00231597"/>
    <w:rsid w:val="00231A1A"/>
    <w:rsid w:val="00231F30"/>
    <w:rsid w:val="00232E19"/>
    <w:rsid w:val="00236BF0"/>
    <w:rsid w:val="002374E2"/>
    <w:rsid w:val="0023772C"/>
    <w:rsid w:val="002412CD"/>
    <w:rsid w:val="00241C8F"/>
    <w:rsid w:val="00242D17"/>
    <w:rsid w:val="00243714"/>
    <w:rsid w:val="00243A16"/>
    <w:rsid w:val="00243E9E"/>
    <w:rsid w:val="00244416"/>
    <w:rsid w:val="00244BD5"/>
    <w:rsid w:val="00245816"/>
    <w:rsid w:val="0024668B"/>
    <w:rsid w:val="002475E0"/>
    <w:rsid w:val="002518C6"/>
    <w:rsid w:val="00251A18"/>
    <w:rsid w:val="00251A63"/>
    <w:rsid w:val="0025291B"/>
    <w:rsid w:val="00252A54"/>
    <w:rsid w:val="002541CE"/>
    <w:rsid w:val="00255722"/>
    <w:rsid w:val="00256FEE"/>
    <w:rsid w:val="00257E40"/>
    <w:rsid w:val="00260F60"/>
    <w:rsid w:val="002625DD"/>
    <w:rsid w:val="00262A6C"/>
    <w:rsid w:val="002634AB"/>
    <w:rsid w:val="00263A54"/>
    <w:rsid w:val="002666F9"/>
    <w:rsid w:val="0026701C"/>
    <w:rsid w:val="00267526"/>
    <w:rsid w:val="002678D8"/>
    <w:rsid w:val="00273027"/>
    <w:rsid w:val="0027619E"/>
    <w:rsid w:val="00276418"/>
    <w:rsid w:val="0027765C"/>
    <w:rsid w:val="00277887"/>
    <w:rsid w:val="00277D9A"/>
    <w:rsid w:val="00280D0D"/>
    <w:rsid w:val="00281262"/>
    <w:rsid w:val="00282DE8"/>
    <w:rsid w:val="0028541D"/>
    <w:rsid w:val="00285546"/>
    <w:rsid w:val="00286FDD"/>
    <w:rsid w:val="002905CD"/>
    <w:rsid w:val="00291CF6"/>
    <w:rsid w:val="0029274D"/>
    <w:rsid w:val="0029320F"/>
    <w:rsid w:val="00294845"/>
    <w:rsid w:val="00294FFA"/>
    <w:rsid w:val="00296EC5"/>
    <w:rsid w:val="002977AE"/>
    <w:rsid w:val="002A052B"/>
    <w:rsid w:val="002A0CD1"/>
    <w:rsid w:val="002A3430"/>
    <w:rsid w:val="002A43B8"/>
    <w:rsid w:val="002A4BFC"/>
    <w:rsid w:val="002A5921"/>
    <w:rsid w:val="002A6382"/>
    <w:rsid w:val="002A6F68"/>
    <w:rsid w:val="002A788D"/>
    <w:rsid w:val="002B1EF6"/>
    <w:rsid w:val="002B2503"/>
    <w:rsid w:val="002B313E"/>
    <w:rsid w:val="002B3E17"/>
    <w:rsid w:val="002B4DFD"/>
    <w:rsid w:val="002B6943"/>
    <w:rsid w:val="002C370D"/>
    <w:rsid w:val="002C51A2"/>
    <w:rsid w:val="002C548F"/>
    <w:rsid w:val="002C55D2"/>
    <w:rsid w:val="002C6F06"/>
    <w:rsid w:val="002C79D0"/>
    <w:rsid w:val="002D0B4F"/>
    <w:rsid w:val="002D3971"/>
    <w:rsid w:val="002D3DB4"/>
    <w:rsid w:val="002D51F4"/>
    <w:rsid w:val="002D5A24"/>
    <w:rsid w:val="002D5D85"/>
    <w:rsid w:val="002D71C7"/>
    <w:rsid w:val="002D7A13"/>
    <w:rsid w:val="002E12AB"/>
    <w:rsid w:val="002E3035"/>
    <w:rsid w:val="002E4631"/>
    <w:rsid w:val="002E5086"/>
    <w:rsid w:val="002E7833"/>
    <w:rsid w:val="002F351A"/>
    <w:rsid w:val="002F4664"/>
    <w:rsid w:val="002F4D96"/>
    <w:rsid w:val="002F5461"/>
    <w:rsid w:val="002F5FFF"/>
    <w:rsid w:val="002F710C"/>
    <w:rsid w:val="0030018C"/>
    <w:rsid w:val="00301805"/>
    <w:rsid w:val="00302300"/>
    <w:rsid w:val="003055D9"/>
    <w:rsid w:val="00307326"/>
    <w:rsid w:val="00307C3E"/>
    <w:rsid w:val="00310811"/>
    <w:rsid w:val="0031197E"/>
    <w:rsid w:val="0031401A"/>
    <w:rsid w:val="003144CB"/>
    <w:rsid w:val="0031497B"/>
    <w:rsid w:val="00315F65"/>
    <w:rsid w:val="003161A4"/>
    <w:rsid w:val="00317F0C"/>
    <w:rsid w:val="003209A5"/>
    <w:rsid w:val="003222AD"/>
    <w:rsid w:val="0032278E"/>
    <w:rsid w:val="003227FC"/>
    <w:rsid w:val="00322A30"/>
    <w:rsid w:val="00322D0F"/>
    <w:rsid w:val="00322E41"/>
    <w:rsid w:val="00324AE4"/>
    <w:rsid w:val="0032535D"/>
    <w:rsid w:val="0033017A"/>
    <w:rsid w:val="003324CF"/>
    <w:rsid w:val="00336448"/>
    <w:rsid w:val="003364AF"/>
    <w:rsid w:val="003379A6"/>
    <w:rsid w:val="003419AE"/>
    <w:rsid w:val="00343B21"/>
    <w:rsid w:val="0034548F"/>
    <w:rsid w:val="00345709"/>
    <w:rsid w:val="00345A7A"/>
    <w:rsid w:val="00345EDB"/>
    <w:rsid w:val="00346D50"/>
    <w:rsid w:val="00346D81"/>
    <w:rsid w:val="00347027"/>
    <w:rsid w:val="00351F8B"/>
    <w:rsid w:val="0035407C"/>
    <w:rsid w:val="003555AE"/>
    <w:rsid w:val="00356D96"/>
    <w:rsid w:val="003575DA"/>
    <w:rsid w:val="00357625"/>
    <w:rsid w:val="00357BCB"/>
    <w:rsid w:val="003604FD"/>
    <w:rsid w:val="00361C67"/>
    <w:rsid w:val="00363C4D"/>
    <w:rsid w:val="0036608D"/>
    <w:rsid w:val="00366D68"/>
    <w:rsid w:val="003740AA"/>
    <w:rsid w:val="003744F8"/>
    <w:rsid w:val="0037556E"/>
    <w:rsid w:val="00375CB4"/>
    <w:rsid w:val="0037700C"/>
    <w:rsid w:val="00377A3B"/>
    <w:rsid w:val="00380E25"/>
    <w:rsid w:val="00381103"/>
    <w:rsid w:val="0038326B"/>
    <w:rsid w:val="00384506"/>
    <w:rsid w:val="00384CB0"/>
    <w:rsid w:val="00387FC4"/>
    <w:rsid w:val="00390106"/>
    <w:rsid w:val="00391BD0"/>
    <w:rsid w:val="0039355A"/>
    <w:rsid w:val="003938A1"/>
    <w:rsid w:val="0039450E"/>
    <w:rsid w:val="003955DB"/>
    <w:rsid w:val="00395B7F"/>
    <w:rsid w:val="003963D9"/>
    <w:rsid w:val="00396543"/>
    <w:rsid w:val="003965A4"/>
    <w:rsid w:val="00397480"/>
    <w:rsid w:val="00397B83"/>
    <w:rsid w:val="003A0BF1"/>
    <w:rsid w:val="003A14D1"/>
    <w:rsid w:val="003A3F2A"/>
    <w:rsid w:val="003A4F02"/>
    <w:rsid w:val="003A5C1B"/>
    <w:rsid w:val="003A7E28"/>
    <w:rsid w:val="003B02A5"/>
    <w:rsid w:val="003B11E8"/>
    <w:rsid w:val="003B199D"/>
    <w:rsid w:val="003B1F79"/>
    <w:rsid w:val="003B218F"/>
    <w:rsid w:val="003B452D"/>
    <w:rsid w:val="003B68C2"/>
    <w:rsid w:val="003B7134"/>
    <w:rsid w:val="003B7364"/>
    <w:rsid w:val="003C120C"/>
    <w:rsid w:val="003C1621"/>
    <w:rsid w:val="003C165E"/>
    <w:rsid w:val="003C1AC3"/>
    <w:rsid w:val="003C30E6"/>
    <w:rsid w:val="003C3858"/>
    <w:rsid w:val="003C3879"/>
    <w:rsid w:val="003C3ABF"/>
    <w:rsid w:val="003C4759"/>
    <w:rsid w:val="003C5274"/>
    <w:rsid w:val="003D0016"/>
    <w:rsid w:val="003D164E"/>
    <w:rsid w:val="003D1E40"/>
    <w:rsid w:val="003D236C"/>
    <w:rsid w:val="003D260E"/>
    <w:rsid w:val="003D3C5A"/>
    <w:rsid w:val="003D5AE8"/>
    <w:rsid w:val="003E0962"/>
    <w:rsid w:val="003E098C"/>
    <w:rsid w:val="003E2545"/>
    <w:rsid w:val="003E32A2"/>
    <w:rsid w:val="003E331C"/>
    <w:rsid w:val="003E41EE"/>
    <w:rsid w:val="003E5A14"/>
    <w:rsid w:val="003E6004"/>
    <w:rsid w:val="003E6899"/>
    <w:rsid w:val="003F085F"/>
    <w:rsid w:val="003F0E7A"/>
    <w:rsid w:val="003F2074"/>
    <w:rsid w:val="003F48B9"/>
    <w:rsid w:val="003F4F65"/>
    <w:rsid w:val="003F57F8"/>
    <w:rsid w:val="004011BF"/>
    <w:rsid w:val="004017BE"/>
    <w:rsid w:val="004031F8"/>
    <w:rsid w:val="004046B2"/>
    <w:rsid w:val="0040474D"/>
    <w:rsid w:val="00404C96"/>
    <w:rsid w:val="00404FE7"/>
    <w:rsid w:val="00406333"/>
    <w:rsid w:val="00407285"/>
    <w:rsid w:val="00407301"/>
    <w:rsid w:val="00410F1C"/>
    <w:rsid w:val="00413D52"/>
    <w:rsid w:val="0041421F"/>
    <w:rsid w:val="004155CE"/>
    <w:rsid w:val="00415E9D"/>
    <w:rsid w:val="004202FC"/>
    <w:rsid w:val="00420B14"/>
    <w:rsid w:val="00421D32"/>
    <w:rsid w:val="004226E3"/>
    <w:rsid w:val="00422FE2"/>
    <w:rsid w:val="0042414C"/>
    <w:rsid w:val="00426AA4"/>
    <w:rsid w:val="00427C71"/>
    <w:rsid w:val="0043072E"/>
    <w:rsid w:val="004308FE"/>
    <w:rsid w:val="0043325A"/>
    <w:rsid w:val="00433486"/>
    <w:rsid w:val="00433D25"/>
    <w:rsid w:val="00433F2A"/>
    <w:rsid w:val="00434202"/>
    <w:rsid w:val="00434537"/>
    <w:rsid w:val="004348E2"/>
    <w:rsid w:val="00434B68"/>
    <w:rsid w:val="004360EE"/>
    <w:rsid w:val="00437248"/>
    <w:rsid w:val="0043739D"/>
    <w:rsid w:val="00440BA4"/>
    <w:rsid w:val="00443BB9"/>
    <w:rsid w:val="00443D68"/>
    <w:rsid w:val="00444475"/>
    <w:rsid w:val="00444E1F"/>
    <w:rsid w:val="0044502B"/>
    <w:rsid w:val="00447433"/>
    <w:rsid w:val="00450085"/>
    <w:rsid w:val="0045123D"/>
    <w:rsid w:val="00452501"/>
    <w:rsid w:val="00453076"/>
    <w:rsid w:val="00453129"/>
    <w:rsid w:val="0045406B"/>
    <w:rsid w:val="0045606E"/>
    <w:rsid w:val="0045716D"/>
    <w:rsid w:val="00460443"/>
    <w:rsid w:val="00461A03"/>
    <w:rsid w:val="004626E4"/>
    <w:rsid w:val="0046309F"/>
    <w:rsid w:val="004630CA"/>
    <w:rsid w:val="00464650"/>
    <w:rsid w:val="0046542F"/>
    <w:rsid w:val="00467236"/>
    <w:rsid w:val="00467F22"/>
    <w:rsid w:val="0047066B"/>
    <w:rsid w:val="0047566C"/>
    <w:rsid w:val="0047651C"/>
    <w:rsid w:val="00482222"/>
    <w:rsid w:val="00483850"/>
    <w:rsid w:val="00486557"/>
    <w:rsid w:val="00486ED5"/>
    <w:rsid w:val="00487694"/>
    <w:rsid w:val="00490057"/>
    <w:rsid w:val="00490E75"/>
    <w:rsid w:val="0049417A"/>
    <w:rsid w:val="00494EE7"/>
    <w:rsid w:val="004975AD"/>
    <w:rsid w:val="004A27D2"/>
    <w:rsid w:val="004A41A0"/>
    <w:rsid w:val="004A5A6F"/>
    <w:rsid w:val="004A6284"/>
    <w:rsid w:val="004A6479"/>
    <w:rsid w:val="004A7F78"/>
    <w:rsid w:val="004B07D9"/>
    <w:rsid w:val="004B3C9C"/>
    <w:rsid w:val="004B4A18"/>
    <w:rsid w:val="004B4B80"/>
    <w:rsid w:val="004C012C"/>
    <w:rsid w:val="004C599A"/>
    <w:rsid w:val="004C59A4"/>
    <w:rsid w:val="004C7281"/>
    <w:rsid w:val="004D0786"/>
    <w:rsid w:val="004D1315"/>
    <w:rsid w:val="004D1F2B"/>
    <w:rsid w:val="004D3AAC"/>
    <w:rsid w:val="004D5EF5"/>
    <w:rsid w:val="004D67E7"/>
    <w:rsid w:val="004D79E9"/>
    <w:rsid w:val="004E0BE5"/>
    <w:rsid w:val="004E39D3"/>
    <w:rsid w:val="004E65D1"/>
    <w:rsid w:val="004E714A"/>
    <w:rsid w:val="004F4934"/>
    <w:rsid w:val="004F5EAE"/>
    <w:rsid w:val="004F6739"/>
    <w:rsid w:val="004F6BA5"/>
    <w:rsid w:val="004F75A1"/>
    <w:rsid w:val="004F7EBB"/>
    <w:rsid w:val="00501206"/>
    <w:rsid w:val="00502369"/>
    <w:rsid w:val="00503E93"/>
    <w:rsid w:val="00504110"/>
    <w:rsid w:val="00504FB6"/>
    <w:rsid w:val="0050513F"/>
    <w:rsid w:val="00505B47"/>
    <w:rsid w:val="005076F0"/>
    <w:rsid w:val="0051091A"/>
    <w:rsid w:val="00510E6A"/>
    <w:rsid w:val="005111BA"/>
    <w:rsid w:val="00511A94"/>
    <w:rsid w:val="00511E76"/>
    <w:rsid w:val="00513958"/>
    <w:rsid w:val="00515537"/>
    <w:rsid w:val="00515E40"/>
    <w:rsid w:val="005178DA"/>
    <w:rsid w:val="0052029D"/>
    <w:rsid w:val="00520437"/>
    <w:rsid w:val="005204E8"/>
    <w:rsid w:val="005217EC"/>
    <w:rsid w:val="00522B75"/>
    <w:rsid w:val="00523160"/>
    <w:rsid w:val="00523E52"/>
    <w:rsid w:val="00523EB5"/>
    <w:rsid w:val="0052424F"/>
    <w:rsid w:val="00526060"/>
    <w:rsid w:val="0052670F"/>
    <w:rsid w:val="00527634"/>
    <w:rsid w:val="005314DD"/>
    <w:rsid w:val="00531B46"/>
    <w:rsid w:val="0053260F"/>
    <w:rsid w:val="00533BF2"/>
    <w:rsid w:val="005341F8"/>
    <w:rsid w:val="00535248"/>
    <w:rsid w:val="00536A9A"/>
    <w:rsid w:val="005415F2"/>
    <w:rsid w:val="00541A8E"/>
    <w:rsid w:val="00544298"/>
    <w:rsid w:val="00545AFB"/>
    <w:rsid w:val="00550084"/>
    <w:rsid w:val="005504A1"/>
    <w:rsid w:val="005505A9"/>
    <w:rsid w:val="0055062D"/>
    <w:rsid w:val="00550CAE"/>
    <w:rsid w:val="005533E5"/>
    <w:rsid w:val="005553F4"/>
    <w:rsid w:val="00556105"/>
    <w:rsid w:val="00556DBE"/>
    <w:rsid w:val="00557F44"/>
    <w:rsid w:val="005601AC"/>
    <w:rsid w:val="00560CC8"/>
    <w:rsid w:val="005635B7"/>
    <w:rsid w:val="00566591"/>
    <w:rsid w:val="005718FC"/>
    <w:rsid w:val="00572B54"/>
    <w:rsid w:val="00572F96"/>
    <w:rsid w:val="005730B5"/>
    <w:rsid w:val="005731DA"/>
    <w:rsid w:val="00573DC9"/>
    <w:rsid w:val="005744F8"/>
    <w:rsid w:val="00581161"/>
    <w:rsid w:val="00581782"/>
    <w:rsid w:val="00582434"/>
    <w:rsid w:val="00583120"/>
    <w:rsid w:val="0058570C"/>
    <w:rsid w:val="0058672A"/>
    <w:rsid w:val="00586834"/>
    <w:rsid w:val="00587774"/>
    <w:rsid w:val="00590D01"/>
    <w:rsid w:val="00591A8D"/>
    <w:rsid w:val="00591EFE"/>
    <w:rsid w:val="005925AA"/>
    <w:rsid w:val="0059443B"/>
    <w:rsid w:val="00595968"/>
    <w:rsid w:val="00597D2E"/>
    <w:rsid w:val="005A352D"/>
    <w:rsid w:val="005A71F6"/>
    <w:rsid w:val="005A72F5"/>
    <w:rsid w:val="005A7A57"/>
    <w:rsid w:val="005B0246"/>
    <w:rsid w:val="005B1C73"/>
    <w:rsid w:val="005B4B4A"/>
    <w:rsid w:val="005B7217"/>
    <w:rsid w:val="005B794E"/>
    <w:rsid w:val="005B7ECC"/>
    <w:rsid w:val="005C15FC"/>
    <w:rsid w:val="005C1793"/>
    <w:rsid w:val="005C198D"/>
    <w:rsid w:val="005C1F18"/>
    <w:rsid w:val="005C1F76"/>
    <w:rsid w:val="005C2373"/>
    <w:rsid w:val="005C323F"/>
    <w:rsid w:val="005C38E2"/>
    <w:rsid w:val="005C3B20"/>
    <w:rsid w:val="005C599E"/>
    <w:rsid w:val="005C5EA8"/>
    <w:rsid w:val="005D273C"/>
    <w:rsid w:val="005D29A0"/>
    <w:rsid w:val="005D3022"/>
    <w:rsid w:val="005D3829"/>
    <w:rsid w:val="005D4D49"/>
    <w:rsid w:val="005D4DE6"/>
    <w:rsid w:val="005D74D5"/>
    <w:rsid w:val="005E0D05"/>
    <w:rsid w:val="005E0D17"/>
    <w:rsid w:val="005E1F9C"/>
    <w:rsid w:val="005E35F1"/>
    <w:rsid w:val="005E3CD7"/>
    <w:rsid w:val="005E79F2"/>
    <w:rsid w:val="005F28D0"/>
    <w:rsid w:val="005F2E8E"/>
    <w:rsid w:val="005F3B24"/>
    <w:rsid w:val="005F4781"/>
    <w:rsid w:val="005F5049"/>
    <w:rsid w:val="005F670A"/>
    <w:rsid w:val="005F6B7F"/>
    <w:rsid w:val="006009DB"/>
    <w:rsid w:val="00600A35"/>
    <w:rsid w:val="00600E57"/>
    <w:rsid w:val="006010DA"/>
    <w:rsid w:val="00603993"/>
    <w:rsid w:val="006049A1"/>
    <w:rsid w:val="00605AF0"/>
    <w:rsid w:val="006069C4"/>
    <w:rsid w:val="00606F6D"/>
    <w:rsid w:val="006106E4"/>
    <w:rsid w:val="00611871"/>
    <w:rsid w:val="00611E56"/>
    <w:rsid w:val="0061247B"/>
    <w:rsid w:val="006126D8"/>
    <w:rsid w:val="00613111"/>
    <w:rsid w:val="006154C1"/>
    <w:rsid w:val="006179AC"/>
    <w:rsid w:val="00620C13"/>
    <w:rsid w:val="00621F1C"/>
    <w:rsid w:val="006229AF"/>
    <w:rsid w:val="00622D3B"/>
    <w:rsid w:val="0062321B"/>
    <w:rsid w:val="006246A6"/>
    <w:rsid w:val="00624FB3"/>
    <w:rsid w:val="00625DEB"/>
    <w:rsid w:val="00626250"/>
    <w:rsid w:val="00627BC6"/>
    <w:rsid w:val="00630EDC"/>
    <w:rsid w:val="00631C17"/>
    <w:rsid w:val="0063275D"/>
    <w:rsid w:val="00633F44"/>
    <w:rsid w:val="006341E3"/>
    <w:rsid w:val="0063439E"/>
    <w:rsid w:val="0063586E"/>
    <w:rsid w:val="006402DD"/>
    <w:rsid w:val="006405FC"/>
    <w:rsid w:val="006410DA"/>
    <w:rsid w:val="00645710"/>
    <w:rsid w:val="00646EBF"/>
    <w:rsid w:val="00647696"/>
    <w:rsid w:val="0065128D"/>
    <w:rsid w:val="00653A69"/>
    <w:rsid w:val="0065565E"/>
    <w:rsid w:val="0065709F"/>
    <w:rsid w:val="00657FE3"/>
    <w:rsid w:val="006638E2"/>
    <w:rsid w:val="00663E9C"/>
    <w:rsid w:val="00666D5F"/>
    <w:rsid w:val="00667B3C"/>
    <w:rsid w:val="006731AE"/>
    <w:rsid w:val="00673738"/>
    <w:rsid w:val="00674597"/>
    <w:rsid w:val="00675B06"/>
    <w:rsid w:val="00677B52"/>
    <w:rsid w:val="00680601"/>
    <w:rsid w:val="00680D20"/>
    <w:rsid w:val="006814CC"/>
    <w:rsid w:val="00681FF8"/>
    <w:rsid w:val="00682BD5"/>
    <w:rsid w:val="00682FA4"/>
    <w:rsid w:val="006833FC"/>
    <w:rsid w:val="00684130"/>
    <w:rsid w:val="00686244"/>
    <w:rsid w:val="00687A2E"/>
    <w:rsid w:val="00690488"/>
    <w:rsid w:val="00692D8C"/>
    <w:rsid w:val="00694BB7"/>
    <w:rsid w:val="00696648"/>
    <w:rsid w:val="006A046C"/>
    <w:rsid w:val="006A080A"/>
    <w:rsid w:val="006A13A9"/>
    <w:rsid w:val="006A13C9"/>
    <w:rsid w:val="006A198A"/>
    <w:rsid w:val="006A2498"/>
    <w:rsid w:val="006A6D54"/>
    <w:rsid w:val="006B0312"/>
    <w:rsid w:val="006B0B45"/>
    <w:rsid w:val="006B15F5"/>
    <w:rsid w:val="006B226E"/>
    <w:rsid w:val="006B2F84"/>
    <w:rsid w:val="006B589C"/>
    <w:rsid w:val="006B5E7D"/>
    <w:rsid w:val="006B7B46"/>
    <w:rsid w:val="006B7BE0"/>
    <w:rsid w:val="006C049E"/>
    <w:rsid w:val="006C218F"/>
    <w:rsid w:val="006C2193"/>
    <w:rsid w:val="006C2B23"/>
    <w:rsid w:val="006C31B9"/>
    <w:rsid w:val="006C31BA"/>
    <w:rsid w:val="006C3814"/>
    <w:rsid w:val="006C4257"/>
    <w:rsid w:val="006C5B13"/>
    <w:rsid w:val="006D6076"/>
    <w:rsid w:val="006D6D14"/>
    <w:rsid w:val="006D70F8"/>
    <w:rsid w:val="006E00C8"/>
    <w:rsid w:val="006E088B"/>
    <w:rsid w:val="006E277A"/>
    <w:rsid w:val="006E5CC1"/>
    <w:rsid w:val="006E6FE8"/>
    <w:rsid w:val="006E71BD"/>
    <w:rsid w:val="006E7399"/>
    <w:rsid w:val="006F1044"/>
    <w:rsid w:val="006F3418"/>
    <w:rsid w:val="006F4A7E"/>
    <w:rsid w:val="006F59D8"/>
    <w:rsid w:val="006F5C85"/>
    <w:rsid w:val="006F7B49"/>
    <w:rsid w:val="00700507"/>
    <w:rsid w:val="00700CE4"/>
    <w:rsid w:val="0070138A"/>
    <w:rsid w:val="00701A02"/>
    <w:rsid w:val="00701C2A"/>
    <w:rsid w:val="00701E91"/>
    <w:rsid w:val="0070233C"/>
    <w:rsid w:val="00702E36"/>
    <w:rsid w:val="00703B2C"/>
    <w:rsid w:val="00703B3A"/>
    <w:rsid w:val="007048BF"/>
    <w:rsid w:val="007050AF"/>
    <w:rsid w:val="00705C30"/>
    <w:rsid w:val="007104BA"/>
    <w:rsid w:val="00711490"/>
    <w:rsid w:val="00711C42"/>
    <w:rsid w:val="00714F86"/>
    <w:rsid w:val="00720C31"/>
    <w:rsid w:val="00720E9C"/>
    <w:rsid w:val="00721B5A"/>
    <w:rsid w:val="00721D8A"/>
    <w:rsid w:val="00723714"/>
    <w:rsid w:val="007245E4"/>
    <w:rsid w:val="00725743"/>
    <w:rsid w:val="00726594"/>
    <w:rsid w:val="00726ABE"/>
    <w:rsid w:val="00726C96"/>
    <w:rsid w:val="00727B64"/>
    <w:rsid w:val="00727EC4"/>
    <w:rsid w:val="00733ED1"/>
    <w:rsid w:val="00734437"/>
    <w:rsid w:val="00734D55"/>
    <w:rsid w:val="0073646D"/>
    <w:rsid w:val="00737226"/>
    <w:rsid w:val="007379DD"/>
    <w:rsid w:val="007430E2"/>
    <w:rsid w:val="007444CE"/>
    <w:rsid w:val="00744F63"/>
    <w:rsid w:val="00747A26"/>
    <w:rsid w:val="0075027E"/>
    <w:rsid w:val="007539B9"/>
    <w:rsid w:val="007545C4"/>
    <w:rsid w:val="007557CF"/>
    <w:rsid w:val="00757E72"/>
    <w:rsid w:val="00760482"/>
    <w:rsid w:val="00760539"/>
    <w:rsid w:val="00761C5D"/>
    <w:rsid w:val="00762628"/>
    <w:rsid w:val="00762FA3"/>
    <w:rsid w:val="00763B18"/>
    <w:rsid w:val="0076484F"/>
    <w:rsid w:val="00770261"/>
    <w:rsid w:val="0077356B"/>
    <w:rsid w:val="007743D5"/>
    <w:rsid w:val="00774FA6"/>
    <w:rsid w:val="00776C14"/>
    <w:rsid w:val="00777302"/>
    <w:rsid w:val="0077760C"/>
    <w:rsid w:val="00781EA1"/>
    <w:rsid w:val="0078474B"/>
    <w:rsid w:val="007850EB"/>
    <w:rsid w:val="00785EF0"/>
    <w:rsid w:val="007867B3"/>
    <w:rsid w:val="00786F51"/>
    <w:rsid w:val="00790B72"/>
    <w:rsid w:val="007913F5"/>
    <w:rsid w:val="0079165A"/>
    <w:rsid w:val="0079166C"/>
    <w:rsid w:val="00791CB2"/>
    <w:rsid w:val="0079250E"/>
    <w:rsid w:val="00792836"/>
    <w:rsid w:val="00792B5A"/>
    <w:rsid w:val="00793831"/>
    <w:rsid w:val="00796904"/>
    <w:rsid w:val="00796D03"/>
    <w:rsid w:val="007971B1"/>
    <w:rsid w:val="007A053C"/>
    <w:rsid w:val="007A128A"/>
    <w:rsid w:val="007A24BB"/>
    <w:rsid w:val="007A25F8"/>
    <w:rsid w:val="007A30A2"/>
    <w:rsid w:val="007A3DB2"/>
    <w:rsid w:val="007A5C12"/>
    <w:rsid w:val="007A637D"/>
    <w:rsid w:val="007A7178"/>
    <w:rsid w:val="007B17A5"/>
    <w:rsid w:val="007B2069"/>
    <w:rsid w:val="007B5BB4"/>
    <w:rsid w:val="007B6AAB"/>
    <w:rsid w:val="007B6D6F"/>
    <w:rsid w:val="007C1449"/>
    <w:rsid w:val="007C1DE8"/>
    <w:rsid w:val="007C2B2F"/>
    <w:rsid w:val="007C2CDA"/>
    <w:rsid w:val="007C2DAF"/>
    <w:rsid w:val="007C30FF"/>
    <w:rsid w:val="007C32F2"/>
    <w:rsid w:val="007C36BE"/>
    <w:rsid w:val="007C3BF5"/>
    <w:rsid w:val="007C3CD6"/>
    <w:rsid w:val="007C413F"/>
    <w:rsid w:val="007C4C6B"/>
    <w:rsid w:val="007D0161"/>
    <w:rsid w:val="007D1F34"/>
    <w:rsid w:val="007D4BA0"/>
    <w:rsid w:val="007D6AC9"/>
    <w:rsid w:val="007D740F"/>
    <w:rsid w:val="007D79C3"/>
    <w:rsid w:val="007E013F"/>
    <w:rsid w:val="007E0645"/>
    <w:rsid w:val="007E1227"/>
    <w:rsid w:val="007E1AA2"/>
    <w:rsid w:val="007E1DA5"/>
    <w:rsid w:val="007E23D2"/>
    <w:rsid w:val="007E249A"/>
    <w:rsid w:val="007E37A6"/>
    <w:rsid w:val="007E48D5"/>
    <w:rsid w:val="007E5E86"/>
    <w:rsid w:val="007E6C54"/>
    <w:rsid w:val="007E73CE"/>
    <w:rsid w:val="007E7BC4"/>
    <w:rsid w:val="007F0B91"/>
    <w:rsid w:val="007F21AC"/>
    <w:rsid w:val="007F23DC"/>
    <w:rsid w:val="007F3544"/>
    <w:rsid w:val="007F39FE"/>
    <w:rsid w:val="007F3B77"/>
    <w:rsid w:val="007F76BE"/>
    <w:rsid w:val="00801B45"/>
    <w:rsid w:val="00802AF0"/>
    <w:rsid w:val="00802B7B"/>
    <w:rsid w:val="0080304D"/>
    <w:rsid w:val="00805CF8"/>
    <w:rsid w:val="00806944"/>
    <w:rsid w:val="008070BC"/>
    <w:rsid w:val="0080741C"/>
    <w:rsid w:val="008074D7"/>
    <w:rsid w:val="00810AF7"/>
    <w:rsid w:val="00810D47"/>
    <w:rsid w:val="00810DCB"/>
    <w:rsid w:val="00810E4A"/>
    <w:rsid w:val="008116FF"/>
    <w:rsid w:val="008125AC"/>
    <w:rsid w:val="00812630"/>
    <w:rsid w:val="008147A7"/>
    <w:rsid w:val="00815089"/>
    <w:rsid w:val="008151E4"/>
    <w:rsid w:val="00815753"/>
    <w:rsid w:val="00815FB8"/>
    <w:rsid w:val="008166C5"/>
    <w:rsid w:val="008177A6"/>
    <w:rsid w:val="00821E20"/>
    <w:rsid w:val="00821EA6"/>
    <w:rsid w:val="008236C8"/>
    <w:rsid w:val="008238A2"/>
    <w:rsid w:val="00823C35"/>
    <w:rsid w:val="00825BA5"/>
    <w:rsid w:val="00826035"/>
    <w:rsid w:val="00826BD1"/>
    <w:rsid w:val="00826C13"/>
    <w:rsid w:val="0082767E"/>
    <w:rsid w:val="00832326"/>
    <w:rsid w:val="00834D1D"/>
    <w:rsid w:val="00835A4A"/>
    <w:rsid w:val="008370EE"/>
    <w:rsid w:val="00837662"/>
    <w:rsid w:val="00837F87"/>
    <w:rsid w:val="00841FEA"/>
    <w:rsid w:val="00842E20"/>
    <w:rsid w:val="008440FE"/>
    <w:rsid w:val="00847266"/>
    <w:rsid w:val="00851699"/>
    <w:rsid w:val="008531C3"/>
    <w:rsid w:val="00854100"/>
    <w:rsid w:val="00854840"/>
    <w:rsid w:val="00856809"/>
    <w:rsid w:val="00856BE3"/>
    <w:rsid w:val="008570B1"/>
    <w:rsid w:val="00857D38"/>
    <w:rsid w:val="00860BC1"/>
    <w:rsid w:val="00860D34"/>
    <w:rsid w:val="00861674"/>
    <w:rsid w:val="00861C2E"/>
    <w:rsid w:val="00861CCA"/>
    <w:rsid w:val="00861D37"/>
    <w:rsid w:val="00862F97"/>
    <w:rsid w:val="00863063"/>
    <w:rsid w:val="0086325E"/>
    <w:rsid w:val="008634E4"/>
    <w:rsid w:val="00863A09"/>
    <w:rsid w:val="00865C27"/>
    <w:rsid w:val="00873147"/>
    <w:rsid w:val="00873A95"/>
    <w:rsid w:val="00873F80"/>
    <w:rsid w:val="008748A6"/>
    <w:rsid w:val="00876438"/>
    <w:rsid w:val="0087644C"/>
    <w:rsid w:val="008768BA"/>
    <w:rsid w:val="008803CA"/>
    <w:rsid w:val="00880CDB"/>
    <w:rsid w:val="00881458"/>
    <w:rsid w:val="00887165"/>
    <w:rsid w:val="0089036D"/>
    <w:rsid w:val="00891090"/>
    <w:rsid w:val="008914F4"/>
    <w:rsid w:val="00892F5B"/>
    <w:rsid w:val="00894456"/>
    <w:rsid w:val="00894E1B"/>
    <w:rsid w:val="008A08B2"/>
    <w:rsid w:val="008A1198"/>
    <w:rsid w:val="008A14DE"/>
    <w:rsid w:val="008A3239"/>
    <w:rsid w:val="008A3C5E"/>
    <w:rsid w:val="008A421E"/>
    <w:rsid w:val="008A4F2C"/>
    <w:rsid w:val="008A5C0F"/>
    <w:rsid w:val="008A5E27"/>
    <w:rsid w:val="008A7900"/>
    <w:rsid w:val="008B03C1"/>
    <w:rsid w:val="008B2FA7"/>
    <w:rsid w:val="008B5DD2"/>
    <w:rsid w:val="008B602A"/>
    <w:rsid w:val="008B6F08"/>
    <w:rsid w:val="008B6FED"/>
    <w:rsid w:val="008C3221"/>
    <w:rsid w:val="008C3539"/>
    <w:rsid w:val="008C3F40"/>
    <w:rsid w:val="008C5637"/>
    <w:rsid w:val="008C6B85"/>
    <w:rsid w:val="008C6C87"/>
    <w:rsid w:val="008C734C"/>
    <w:rsid w:val="008C7EE2"/>
    <w:rsid w:val="008D0D65"/>
    <w:rsid w:val="008D1285"/>
    <w:rsid w:val="008D1D5B"/>
    <w:rsid w:val="008D21A9"/>
    <w:rsid w:val="008D22D5"/>
    <w:rsid w:val="008D26E9"/>
    <w:rsid w:val="008D360E"/>
    <w:rsid w:val="008D4368"/>
    <w:rsid w:val="008D4B80"/>
    <w:rsid w:val="008D5382"/>
    <w:rsid w:val="008D5916"/>
    <w:rsid w:val="008D707F"/>
    <w:rsid w:val="008E04A5"/>
    <w:rsid w:val="008E0643"/>
    <w:rsid w:val="008E3849"/>
    <w:rsid w:val="008E49F5"/>
    <w:rsid w:val="008E4E13"/>
    <w:rsid w:val="008E5ECC"/>
    <w:rsid w:val="008E66D7"/>
    <w:rsid w:val="008E7CFB"/>
    <w:rsid w:val="008F2701"/>
    <w:rsid w:val="008F3F84"/>
    <w:rsid w:val="008F5809"/>
    <w:rsid w:val="008F7266"/>
    <w:rsid w:val="008F75D4"/>
    <w:rsid w:val="008F7D98"/>
    <w:rsid w:val="00900641"/>
    <w:rsid w:val="00900C31"/>
    <w:rsid w:val="009031C2"/>
    <w:rsid w:val="00903459"/>
    <w:rsid w:val="0090633D"/>
    <w:rsid w:val="00906777"/>
    <w:rsid w:val="009071EB"/>
    <w:rsid w:val="0091146E"/>
    <w:rsid w:val="00911A45"/>
    <w:rsid w:val="009124EF"/>
    <w:rsid w:val="009148FA"/>
    <w:rsid w:val="00914EA1"/>
    <w:rsid w:val="00915612"/>
    <w:rsid w:val="0092028D"/>
    <w:rsid w:val="00920E4D"/>
    <w:rsid w:val="009229B3"/>
    <w:rsid w:val="00922F23"/>
    <w:rsid w:val="00923279"/>
    <w:rsid w:val="009252C4"/>
    <w:rsid w:val="00930934"/>
    <w:rsid w:val="00931043"/>
    <w:rsid w:val="009318CC"/>
    <w:rsid w:val="00931A0C"/>
    <w:rsid w:val="00931F0D"/>
    <w:rsid w:val="00932B10"/>
    <w:rsid w:val="0093322B"/>
    <w:rsid w:val="00934525"/>
    <w:rsid w:val="00935C03"/>
    <w:rsid w:val="00936332"/>
    <w:rsid w:val="00937E42"/>
    <w:rsid w:val="00937F4D"/>
    <w:rsid w:val="0094005C"/>
    <w:rsid w:val="00940774"/>
    <w:rsid w:val="00940FC7"/>
    <w:rsid w:val="00941F18"/>
    <w:rsid w:val="00943628"/>
    <w:rsid w:val="00943AC5"/>
    <w:rsid w:val="00944E52"/>
    <w:rsid w:val="0094548D"/>
    <w:rsid w:val="00945904"/>
    <w:rsid w:val="00947686"/>
    <w:rsid w:val="0095084E"/>
    <w:rsid w:val="009526DF"/>
    <w:rsid w:val="009535D8"/>
    <w:rsid w:val="00955099"/>
    <w:rsid w:val="0095750C"/>
    <w:rsid w:val="009576BC"/>
    <w:rsid w:val="00962A44"/>
    <w:rsid w:val="00963602"/>
    <w:rsid w:val="009640EF"/>
    <w:rsid w:val="009645A7"/>
    <w:rsid w:val="00966C12"/>
    <w:rsid w:val="00974995"/>
    <w:rsid w:val="009750EF"/>
    <w:rsid w:val="00975E9F"/>
    <w:rsid w:val="00975F13"/>
    <w:rsid w:val="00980801"/>
    <w:rsid w:val="00982B3C"/>
    <w:rsid w:val="009830D8"/>
    <w:rsid w:val="009835B8"/>
    <w:rsid w:val="009837FB"/>
    <w:rsid w:val="00985A50"/>
    <w:rsid w:val="00986AD0"/>
    <w:rsid w:val="00986AED"/>
    <w:rsid w:val="00987C10"/>
    <w:rsid w:val="009908E9"/>
    <w:rsid w:val="00990E46"/>
    <w:rsid w:val="0099273D"/>
    <w:rsid w:val="0099310F"/>
    <w:rsid w:val="00993416"/>
    <w:rsid w:val="0099417D"/>
    <w:rsid w:val="00995A1A"/>
    <w:rsid w:val="00996152"/>
    <w:rsid w:val="00996FDC"/>
    <w:rsid w:val="00997A34"/>
    <w:rsid w:val="009A1627"/>
    <w:rsid w:val="009A1A08"/>
    <w:rsid w:val="009A1ADA"/>
    <w:rsid w:val="009A49E8"/>
    <w:rsid w:val="009A530E"/>
    <w:rsid w:val="009A6A5C"/>
    <w:rsid w:val="009A6B2E"/>
    <w:rsid w:val="009A773A"/>
    <w:rsid w:val="009A797B"/>
    <w:rsid w:val="009B0198"/>
    <w:rsid w:val="009B0568"/>
    <w:rsid w:val="009B0AF7"/>
    <w:rsid w:val="009B0C73"/>
    <w:rsid w:val="009B14D8"/>
    <w:rsid w:val="009B28CF"/>
    <w:rsid w:val="009B577A"/>
    <w:rsid w:val="009B6569"/>
    <w:rsid w:val="009C0F8B"/>
    <w:rsid w:val="009C14E9"/>
    <w:rsid w:val="009C1964"/>
    <w:rsid w:val="009C1B3F"/>
    <w:rsid w:val="009C7614"/>
    <w:rsid w:val="009C7857"/>
    <w:rsid w:val="009D092F"/>
    <w:rsid w:val="009D1F47"/>
    <w:rsid w:val="009D2BFE"/>
    <w:rsid w:val="009D3068"/>
    <w:rsid w:val="009D360C"/>
    <w:rsid w:val="009D5D6E"/>
    <w:rsid w:val="009D63A4"/>
    <w:rsid w:val="009D7479"/>
    <w:rsid w:val="009E0930"/>
    <w:rsid w:val="009E132F"/>
    <w:rsid w:val="009E1396"/>
    <w:rsid w:val="009E1989"/>
    <w:rsid w:val="009E1EED"/>
    <w:rsid w:val="009E2409"/>
    <w:rsid w:val="009E3570"/>
    <w:rsid w:val="009E3EB0"/>
    <w:rsid w:val="009E6834"/>
    <w:rsid w:val="009E6FFE"/>
    <w:rsid w:val="009E7780"/>
    <w:rsid w:val="009E7977"/>
    <w:rsid w:val="009F0E3C"/>
    <w:rsid w:val="009F1C66"/>
    <w:rsid w:val="009F296A"/>
    <w:rsid w:val="009F3023"/>
    <w:rsid w:val="009F327A"/>
    <w:rsid w:val="009F3F78"/>
    <w:rsid w:val="009F473E"/>
    <w:rsid w:val="009F5BE9"/>
    <w:rsid w:val="009F7B44"/>
    <w:rsid w:val="00A006A7"/>
    <w:rsid w:val="00A015B2"/>
    <w:rsid w:val="00A01A8C"/>
    <w:rsid w:val="00A03601"/>
    <w:rsid w:val="00A03860"/>
    <w:rsid w:val="00A04885"/>
    <w:rsid w:val="00A07258"/>
    <w:rsid w:val="00A1073C"/>
    <w:rsid w:val="00A11E7C"/>
    <w:rsid w:val="00A12C4F"/>
    <w:rsid w:val="00A12FFC"/>
    <w:rsid w:val="00A1527F"/>
    <w:rsid w:val="00A17BE4"/>
    <w:rsid w:val="00A20F35"/>
    <w:rsid w:val="00A24F3B"/>
    <w:rsid w:val="00A25C02"/>
    <w:rsid w:val="00A37B18"/>
    <w:rsid w:val="00A40A34"/>
    <w:rsid w:val="00A40D17"/>
    <w:rsid w:val="00A4290E"/>
    <w:rsid w:val="00A4297C"/>
    <w:rsid w:val="00A4446E"/>
    <w:rsid w:val="00A445FA"/>
    <w:rsid w:val="00A46389"/>
    <w:rsid w:val="00A46871"/>
    <w:rsid w:val="00A46CAE"/>
    <w:rsid w:val="00A4707C"/>
    <w:rsid w:val="00A501FE"/>
    <w:rsid w:val="00A5068F"/>
    <w:rsid w:val="00A52AF0"/>
    <w:rsid w:val="00A53FA4"/>
    <w:rsid w:val="00A55F20"/>
    <w:rsid w:val="00A56911"/>
    <w:rsid w:val="00A576CB"/>
    <w:rsid w:val="00A576F7"/>
    <w:rsid w:val="00A577E8"/>
    <w:rsid w:val="00A608DA"/>
    <w:rsid w:val="00A60FCE"/>
    <w:rsid w:val="00A626E0"/>
    <w:rsid w:val="00A629D8"/>
    <w:rsid w:val="00A63117"/>
    <w:rsid w:val="00A6427E"/>
    <w:rsid w:val="00A65145"/>
    <w:rsid w:val="00A656CD"/>
    <w:rsid w:val="00A672C6"/>
    <w:rsid w:val="00A673A4"/>
    <w:rsid w:val="00A71D97"/>
    <w:rsid w:val="00A72E8C"/>
    <w:rsid w:val="00A72FDF"/>
    <w:rsid w:val="00A731D3"/>
    <w:rsid w:val="00A747B2"/>
    <w:rsid w:val="00A81BBF"/>
    <w:rsid w:val="00A82E24"/>
    <w:rsid w:val="00A908A1"/>
    <w:rsid w:val="00A941B7"/>
    <w:rsid w:val="00A94C0D"/>
    <w:rsid w:val="00A94EAD"/>
    <w:rsid w:val="00A97A99"/>
    <w:rsid w:val="00AA112B"/>
    <w:rsid w:val="00AA1633"/>
    <w:rsid w:val="00AA1BB1"/>
    <w:rsid w:val="00AA4283"/>
    <w:rsid w:val="00AA485E"/>
    <w:rsid w:val="00AA4D19"/>
    <w:rsid w:val="00AA58E6"/>
    <w:rsid w:val="00AA6932"/>
    <w:rsid w:val="00AA6E9A"/>
    <w:rsid w:val="00AA6F51"/>
    <w:rsid w:val="00AA75EA"/>
    <w:rsid w:val="00AB210F"/>
    <w:rsid w:val="00AB2D57"/>
    <w:rsid w:val="00AB2D68"/>
    <w:rsid w:val="00AB440C"/>
    <w:rsid w:val="00AB6039"/>
    <w:rsid w:val="00AB7758"/>
    <w:rsid w:val="00AC0838"/>
    <w:rsid w:val="00AC2DE5"/>
    <w:rsid w:val="00AC33F8"/>
    <w:rsid w:val="00AC4652"/>
    <w:rsid w:val="00AC4BC5"/>
    <w:rsid w:val="00AC501A"/>
    <w:rsid w:val="00AC53E1"/>
    <w:rsid w:val="00AC5CA2"/>
    <w:rsid w:val="00AC60F1"/>
    <w:rsid w:val="00AC79F9"/>
    <w:rsid w:val="00AD3A18"/>
    <w:rsid w:val="00AD5C11"/>
    <w:rsid w:val="00AD5DBE"/>
    <w:rsid w:val="00AD78D5"/>
    <w:rsid w:val="00AE0142"/>
    <w:rsid w:val="00AE02A7"/>
    <w:rsid w:val="00AE1EDB"/>
    <w:rsid w:val="00AE20B1"/>
    <w:rsid w:val="00AE4D8A"/>
    <w:rsid w:val="00AF0241"/>
    <w:rsid w:val="00AF175B"/>
    <w:rsid w:val="00AF19D7"/>
    <w:rsid w:val="00AF2E58"/>
    <w:rsid w:val="00AF7C6B"/>
    <w:rsid w:val="00B00112"/>
    <w:rsid w:val="00B002BD"/>
    <w:rsid w:val="00B01AC4"/>
    <w:rsid w:val="00B04CB3"/>
    <w:rsid w:val="00B04DD7"/>
    <w:rsid w:val="00B05958"/>
    <w:rsid w:val="00B05DBC"/>
    <w:rsid w:val="00B05E92"/>
    <w:rsid w:val="00B060EB"/>
    <w:rsid w:val="00B07829"/>
    <w:rsid w:val="00B07B91"/>
    <w:rsid w:val="00B1202B"/>
    <w:rsid w:val="00B125FD"/>
    <w:rsid w:val="00B128E8"/>
    <w:rsid w:val="00B12AD4"/>
    <w:rsid w:val="00B14420"/>
    <w:rsid w:val="00B144A9"/>
    <w:rsid w:val="00B14E3F"/>
    <w:rsid w:val="00B20889"/>
    <w:rsid w:val="00B2152F"/>
    <w:rsid w:val="00B21B82"/>
    <w:rsid w:val="00B23352"/>
    <w:rsid w:val="00B2373E"/>
    <w:rsid w:val="00B23CFC"/>
    <w:rsid w:val="00B25415"/>
    <w:rsid w:val="00B26D5C"/>
    <w:rsid w:val="00B27782"/>
    <w:rsid w:val="00B31953"/>
    <w:rsid w:val="00B31971"/>
    <w:rsid w:val="00B31F08"/>
    <w:rsid w:val="00B32F27"/>
    <w:rsid w:val="00B3314A"/>
    <w:rsid w:val="00B335ED"/>
    <w:rsid w:val="00B33F3C"/>
    <w:rsid w:val="00B34930"/>
    <w:rsid w:val="00B35869"/>
    <w:rsid w:val="00B35AF3"/>
    <w:rsid w:val="00B36AF2"/>
    <w:rsid w:val="00B40A70"/>
    <w:rsid w:val="00B4259C"/>
    <w:rsid w:val="00B42E9E"/>
    <w:rsid w:val="00B432EB"/>
    <w:rsid w:val="00B4331A"/>
    <w:rsid w:val="00B44205"/>
    <w:rsid w:val="00B44E9A"/>
    <w:rsid w:val="00B45FB3"/>
    <w:rsid w:val="00B4764C"/>
    <w:rsid w:val="00B47D20"/>
    <w:rsid w:val="00B51610"/>
    <w:rsid w:val="00B52878"/>
    <w:rsid w:val="00B52FC7"/>
    <w:rsid w:val="00B52FEB"/>
    <w:rsid w:val="00B572C1"/>
    <w:rsid w:val="00B57B0E"/>
    <w:rsid w:val="00B60AA1"/>
    <w:rsid w:val="00B6210A"/>
    <w:rsid w:val="00B64A38"/>
    <w:rsid w:val="00B65715"/>
    <w:rsid w:val="00B67F93"/>
    <w:rsid w:val="00B7180C"/>
    <w:rsid w:val="00B73E13"/>
    <w:rsid w:val="00B740D5"/>
    <w:rsid w:val="00B81578"/>
    <w:rsid w:val="00B84A2D"/>
    <w:rsid w:val="00B85125"/>
    <w:rsid w:val="00B8769E"/>
    <w:rsid w:val="00B87941"/>
    <w:rsid w:val="00B90F59"/>
    <w:rsid w:val="00B92079"/>
    <w:rsid w:val="00B94DF6"/>
    <w:rsid w:val="00BA004B"/>
    <w:rsid w:val="00BA0471"/>
    <w:rsid w:val="00BA053A"/>
    <w:rsid w:val="00BA0E76"/>
    <w:rsid w:val="00BA2AFF"/>
    <w:rsid w:val="00BA30CB"/>
    <w:rsid w:val="00BA31F1"/>
    <w:rsid w:val="00BA3999"/>
    <w:rsid w:val="00BA5B31"/>
    <w:rsid w:val="00BA7C2F"/>
    <w:rsid w:val="00BB042A"/>
    <w:rsid w:val="00BB0EE3"/>
    <w:rsid w:val="00BB1349"/>
    <w:rsid w:val="00BB252C"/>
    <w:rsid w:val="00BB2A00"/>
    <w:rsid w:val="00BB2DE5"/>
    <w:rsid w:val="00BB31BD"/>
    <w:rsid w:val="00BB45D8"/>
    <w:rsid w:val="00BB46F7"/>
    <w:rsid w:val="00BB5CA7"/>
    <w:rsid w:val="00BB63A0"/>
    <w:rsid w:val="00BC002C"/>
    <w:rsid w:val="00BC0301"/>
    <w:rsid w:val="00BC08A3"/>
    <w:rsid w:val="00BC0977"/>
    <w:rsid w:val="00BC4607"/>
    <w:rsid w:val="00BC5362"/>
    <w:rsid w:val="00BC6F86"/>
    <w:rsid w:val="00BC7190"/>
    <w:rsid w:val="00BD02F2"/>
    <w:rsid w:val="00BD0A69"/>
    <w:rsid w:val="00BD1B7A"/>
    <w:rsid w:val="00BD2816"/>
    <w:rsid w:val="00BD300D"/>
    <w:rsid w:val="00BD3109"/>
    <w:rsid w:val="00BD383E"/>
    <w:rsid w:val="00BD471E"/>
    <w:rsid w:val="00BD4919"/>
    <w:rsid w:val="00BD53B6"/>
    <w:rsid w:val="00BD565A"/>
    <w:rsid w:val="00BD6E0B"/>
    <w:rsid w:val="00BE04E7"/>
    <w:rsid w:val="00BE221B"/>
    <w:rsid w:val="00BE3F85"/>
    <w:rsid w:val="00BE41C1"/>
    <w:rsid w:val="00BE47F1"/>
    <w:rsid w:val="00BE5704"/>
    <w:rsid w:val="00BE6AFE"/>
    <w:rsid w:val="00BE7255"/>
    <w:rsid w:val="00BE7842"/>
    <w:rsid w:val="00BF0456"/>
    <w:rsid w:val="00BF0661"/>
    <w:rsid w:val="00BF179D"/>
    <w:rsid w:val="00BF1BFD"/>
    <w:rsid w:val="00BF1E7A"/>
    <w:rsid w:val="00BF44D8"/>
    <w:rsid w:val="00BF6D72"/>
    <w:rsid w:val="00BF7F5E"/>
    <w:rsid w:val="00C011BE"/>
    <w:rsid w:val="00C06120"/>
    <w:rsid w:val="00C067F6"/>
    <w:rsid w:val="00C1058C"/>
    <w:rsid w:val="00C11CC8"/>
    <w:rsid w:val="00C12142"/>
    <w:rsid w:val="00C12352"/>
    <w:rsid w:val="00C13CC6"/>
    <w:rsid w:val="00C201C4"/>
    <w:rsid w:val="00C2139E"/>
    <w:rsid w:val="00C21D8F"/>
    <w:rsid w:val="00C2354F"/>
    <w:rsid w:val="00C24C39"/>
    <w:rsid w:val="00C25F18"/>
    <w:rsid w:val="00C277A8"/>
    <w:rsid w:val="00C30BE8"/>
    <w:rsid w:val="00C313F8"/>
    <w:rsid w:val="00C325FE"/>
    <w:rsid w:val="00C32795"/>
    <w:rsid w:val="00C32A22"/>
    <w:rsid w:val="00C32EC9"/>
    <w:rsid w:val="00C33088"/>
    <w:rsid w:val="00C3337C"/>
    <w:rsid w:val="00C35C9A"/>
    <w:rsid w:val="00C36571"/>
    <w:rsid w:val="00C42D22"/>
    <w:rsid w:val="00C43DE0"/>
    <w:rsid w:val="00C45A98"/>
    <w:rsid w:val="00C4613F"/>
    <w:rsid w:val="00C474A9"/>
    <w:rsid w:val="00C50B2B"/>
    <w:rsid w:val="00C51FA3"/>
    <w:rsid w:val="00C5336E"/>
    <w:rsid w:val="00C544D1"/>
    <w:rsid w:val="00C565DF"/>
    <w:rsid w:val="00C56D0A"/>
    <w:rsid w:val="00C57DC5"/>
    <w:rsid w:val="00C60175"/>
    <w:rsid w:val="00C602E1"/>
    <w:rsid w:val="00C60736"/>
    <w:rsid w:val="00C613FD"/>
    <w:rsid w:val="00C62815"/>
    <w:rsid w:val="00C6497D"/>
    <w:rsid w:val="00C64D43"/>
    <w:rsid w:val="00C654D4"/>
    <w:rsid w:val="00C65D26"/>
    <w:rsid w:val="00C709F7"/>
    <w:rsid w:val="00C70CEB"/>
    <w:rsid w:val="00C726D3"/>
    <w:rsid w:val="00C74146"/>
    <w:rsid w:val="00C745BD"/>
    <w:rsid w:val="00C7486F"/>
    <w:rsid w:val="00C74FF4"/>
    <w:rsid w:val="00C751E5"/>
    <w:rsid w:val="00C75509"/>
    <w:rsid w:val="00C76A00"/>
    <w:rsid w:val="00C81645"/>
    <w:rsid w:val="00C8184A"/>
    <w:rsid w:val="00C81A4A"/>
    <w:rsid w:val="00C83F66"/>
    <w:rsid w:val="00C84EE1"/>
    <w:rsid w:val="00C85031"/>
    <w:rsid w:val="00C86A8A"/>
    <w:rsid w:val="00C877E3"/>
    <w:rsid w:val="00C87DF2"/>
    <w:rsid w:val="00C91FF9"/>
    <w:rsid w:val="00C93465"/>
    <w:rsid w:val="00C952EE"/>
    <w:rsid w:val="00CA0352"/>
    <w:rsid w:val="00CA0C6D"/>
    <w:rsid w:val="00CA0DFB"/>
    <w:rsid w:val="00CA1D0D"/>
    <w:rsid w:val="00CA35B1"/>
    <w:rsid w:val="00CA4A3E"/>
    <w:rsid w:val="00CA63EA"/>
    <w:rsid w:val="00CA6D33"/>
    <w:rsid w:val="00CA7D3A"/>
    <w:rsid w:val="00CA7F0E"/>
    <w:rsid w:val="00CB0312"/>
    <w:rsid w:val="00CB0C65"/>
    <w:rsid w:val="00CB172E"/>
    <w:rsid w:val="00CB27B9"/>
    <w:rsid w:val="00CB2F9C"/>
    <w:rsid w:val="00CB2F9F"/>
    <w:rsid w:val="00CB44CA"/>
    <w:rsid w:val="00CB7E8B"/>
    <w:rsid w:val="00CC0929"/>
    <w:rsid w:val="00CC3B27"/>
    <w:rsid w:val="00CC4613"/>
    <w:rsid w:val="00CC4A90"/>
    <w:rsid w:val="00CC6592"/>
    <w:rsid w:val="00CC7815"/>
    <w:rsid w:val="00CD1735"/>
    <w:rsid w:val="00CD1A1E"/>
    <w:rsid w:val="00CD1EC6"/>
    <w:rsid w:val="00CD2759"/>
    <w:rsid w:val="00CD29E8"/>
    <w:rsid w:val="00CE0FAA"/>
    <w:rsid w:val="00CE4B31"/>
    <w:rsid w:val="00CE51D6"/>
    <w:rsid w:val="00CE5417"/>
    <w:rsid w:val="00CE60C6"/>
    <w:rsid w:val="00CE7838"/>
    <w:rsid w:val="00CF0463"/>
    <w:rsid w:val="00CF04E2"/>
    <w:rsid w:val="00CF0B5A"/>
    <w:rsid w:val="00CF10EA"/>
    <w:rsid w:val="00D00154"/>
    <w:rsid w:val="00D01FB6"/>
    <w:rsid w:val="00D02370"/>
    <w:rsid w:val="00D029AD"/>
    <w:rsid w:val="00D0357A"/>
    <w:rsid w:val="00D03D71"/>
    <w:rsid w:val="00D045F8"/>
    <w:rsid w:val="00D05E36"/>
    <w:rsid w:val="00D0632F"/>
    <w:rsid w:val="00D11D87"/>
    <w:rsid w:val="00D12387"/>
    <w:rsid w:val="00D1250D"/>
    <w:rsid w:val="00D14815"/>
    <w:rsid w:val="00D151E1"/>
    <w:rsid w:val="00D15DC4"/>
    <w:rsid w:val="00D16C97"/>
    <w:rsid w:val="00D20985"/>
    <w:rsid w:val="00D23B02"/>
    <w:rsid w:val="00D30681"/>
    <w:rsid w:val="00D3332A"/>
    <w:rsid w:val="00D34A43"/>
    <w:rsid w:val="00D35383"/>
    <w:rsid w:val="00D36154"/>
    <w:rsid w:val="00D372AC"/>
    <w:rsid w:val="00D40FC9"/>
    <w:rsid w:val="00D41B6D"/>
    <w:rsid w:val="00D41BAE"/>
    <w:rsid w:val="00D440C1"/>
    <w:rsid w:val="00D46F94"/>
    <w:rsid w:val="00D47091"/>
    <w:rsid w:val="00D47EC5"/>
    <w:rsid w:val="00D5080F"/>
    <w:rsid w:val="00D512BA"/>
    <w:rsid w:val="00D51CBA"/>
    <w:rsid w:val="00D51EF5"/>
    <w:rsid w:val="00D5210D"/>
    <w:rsid w:val="00D525A0"/>
    <w:rsid w:val="00D53565"/>
    <w:rsid w:val="00D53CE2"/>
    <w:rsid w:val="00D54528"/>
    <w:rsid w:val="00D565C0"/>
    <w:rsid w:val="00D57462"/>
    <w:rsid w:val="00D63456"/>
    <w:rsid w:val="00D63486"/>
    <w:rsid w:val="00D64A42"/>
    <w:rsid w:val="00D65A16"/>
    <w:rsid w:val="00D70BBA"/>
    <w:rsid w:val="00D720CE"/>
    <w:rsid w:val="00D72611"/>
    <w:rsid w:val="00D73987"/>
    <w:rsid w:val="00D73B2F"/>
    <w:rsid w:val="00D73F0B"/>
    <w:rsid w:val="00D7526B"/>
    <w:rsid w:val="00D75AC2"/>
    <w:rsid w:val="00D80E3D"/>
    <w:rsid w:val="00D82F57"/>
    <w:rsid w:val="00D8469A"/>
    <w:rsid w:val="00D84E88"/>
    <w:rsid w:val="00D8616E"/>
    <w:rsid w:val="00D87282"/>
    <w:rsid w:val="00D87C4B"/>
    <w:rsid w:val="00D87E77"/>
    <w:rsid w:val="00D91CE6"/>
    <w:rsid w:val="00D924AB"/>
    <w:rsid w:val="00D937A2"/>
    <w:rsid w:val="00D93943"/>
    <w:rsid w:val="00D94DE9"/>
    <w:rsid w:val="00D95886"/>
    <w:rsid w:val="00D9621F"/>
    <w:rsid w:val="00D97258"/>
    <w:rsid w:val="00DA241C"/>
    <w:rsid w:val="00DA2B47"/>
    <w:rsid w:val="00DA3D25"/>
    <w:rsid w:val="00DB2EB2"/>
    <w:rsid w:val="00DB2ED2"/>
    <w:rsid w:val="00DB325E"/>
    <w:rsid w:val="00DB36FC"/>
    <w:rsid w:val="00DB3A80"/>
    <w:rsid w:val="00DB5110"/>
    <w:rsid w:val="00DB5183"/>
    <w:rsid w:val="00DB799B"/>
    <w:rsid w:val="00DB7A07"/>
    <w:rsid w:val="00DC032A"/>
    <w:rsid w:val="00DC0457"/>
    <w:rsid w:val="00DC1F63"/>
    <w:rsid w:val="00DC5648"/>
    <w:rsid w:val="00DC5B80"/>
    <w:rsid w:val="00DC6D7E"/>
    <w:rsid w:val="00DC7AA4"/>
    <w:rsid w:val="00DC7AD4"/>
    <w:rsid w:val="00DD02FA"/>
    <w:rsid w:val="00DD1729"/>
    <w:rsid w:val="00DD1D84"/>
    <w:rsid w:val="00DD39B5"/>
    <w:rsid w:val="00DD4974"/>
    <w:rsid w:val="00DD68A6"/>
    <w:rsid w:val="00DE18D0"/>
    <w:rsid w:val="00DE255D"/>
    <w:rsid w:val="00DE3531"/>
    <w:rsid w:val="00DE5B09"/>
    <w:rsid w:val="00DE627A"/>
    <w:rsid w:val="00DE6826"/>
    <w:rsid w:val="00DE6B8D"/>
    <w:rsid w:val="00DE700E"/>
    <w:rsid w:val="00DE7538"/>
    <w:rsid w:val="00DE7DE9"/>
    <w:rsid w:val="00DF00AF"/>
    <w:rsid w:val="00DF0A81"/>
    <w:rsid w:val="00DF0B06"/>
    <w:rsid w:val="00DF279E"/>
    <w:rsid w:val="00DF2D44"/>
    <w:rsid w:val="00DF4332"/>
    <w:rsid w:val="00DF4376"/>
    <w:rsid w:val="00DF669C"/>
    <w:rsid w:val="00DF7557"/>
    <w:rsid w:val="00DF7D65"/>
    <w:rsid w:val="00DF7DFC"/>
    <w:rsid w:val="00E01FF6"/>
    <w:rsid w:val="00E03534"/>
    <w:rsid w:val="00E0405A"/>
    <w:rsid w:val="00E041C7"/>
    <w:rsid w:val="00E056A8"/>
    <w:rsid w:val="00E0656B"/>
    <w:rsid w:val="00E10C23"/>
    <w:rsid w:val="00E10EF7"/>
    <w:rsid w:val="00E110B4"/>
    <w:rsid w:val="00E12632"/>
    <w:rsid w:val="00E12B69"/>
    <w:rsid w:val="00E1453F"/>
    <w:rsid w:val="00E14B77"/>
    <w:rsid w:val="00E2013E"/>
    <w:rsid w:val="00E21295"/>
    <w:rsid w:val="00E21BC5"/>
    <w:rsid w:val="00E22649"/>
    <w:rsid w:val="00E23660"/>
    <w:rsid w:val="00E24338"/>
    <w:rsid w:val="00E25E0E"/>
    <w:rsid w:val="00E27041"/>
    <w:rsid w:val="00E33D81"/>
    <w:rsid w:val="00E3430B"/>
    <w:rsid w:val="00E37AA0"/>
    <w:rsid w:val="00E37DB7"/>
    <w:rsid w:val="00E409C1"/>
    <w:rsid w:val="00E41CEC"/>
    <w:rsid w:val="00E42E28"/>
    <w:rsid w:val="00E4326A"/>
    <w:rsid w:val="00E44F6C"/>
    <w:rsid w:val="00E45320"/>
    <w:rsid w:val="00E46691"/>
    <w:rsid w:val="00E47630"/>
    <w:rsid w:val="00E47947"/>
    <w:rsid w:val="00E5263E"/>
    <w:rsid w:val="00E555E4"/>
    <w:rsid w:val="00E55924"/>
    <w:rsid w:val="00E56A08"/>
    <w:rsid w:val="00E60D59"/>
    <w:rsid w:val="00E619FA"/>
    <w:rsid w:val="00E6365B"/>
    <w:rsid w:val="00E6427B"/>
    <w:rsid w:val="00E65939"/>
    <w:rsid w:val="00E664A1"/>
    <w:rsid w:val="00E66CBA"/>
    <w:rsid w:val="00E67C30"/>
    <w:rsid w:val="00E67F77"/>
    <w:rsid w:val="00E71016"/>
    <w:rsid w:val="00E7280D"/>
    <w:rsid w:val="00E74BAB"/>
    <w:rsid w:val="00E74CBF"/>
    <w:rsid w:val="00E7550F"/>
    <w:rsid w:val="00E761D8"/>
    <w:rsid w:val="00E778A0"/>
    <w:rsid w:val="00E813EF"/>
    <w:rsid w:val="00E82212"/>
    <w:rsid w:val="00E830F8"/>
    <w:rsid w:val="00E834DD"/>
    <w:rsid w:val="00E84198"/>
    <w:rsid w:val="00E8618E"/>
    <w:rsid w:val="00E86407"/>
    <w:rsid w:val="00E87076"/>
    <w:rsid w:val="00E87896"/>
    <w:rsid w:val="00E907C4"/>
    <w:rsid w:val="00E90840"/>
    <w:rsid w:val="00E9100E"/>
    <w:rsid w:val="00E92F21"/>
    <w:rsid w:val="00E95CD0"/>
    <w:rsid w:val="00E95D17"/>
    <w:rsid w:val="00E97FDF"/>
    <w:rsid w:val="00EA0EE2"/>
    <w:rsid w:val="00EA36E7"/>
    <w:rsid w:val="00EA423F"/>
    <w:rsid w:val="00EA47E8"/>
    <w:rsid w:val="00EA5C2D"/>
    <w:rsid w:val="00EB0B77"/>
    <w:rsid w:val="00EB14DA"/>
    <w:rsid w:val="00EB1CF2"/>
    <w:rsid w:val="00EB4A63"/>
    <w:rsid w:val="00EB6674"/>
    <w:rsid w:val="00EC3312"/>
    <w:rsid w:val="00EC3656"/>
    <w:rsid w:val="00EC4972"/>
    <w:rsid w:val="00EC50E7"/>
    <w:rsid w:val="00EC527E"/>
    <w:rsid w:val="00EC5731"/>
    <w:rsid w:val="00EC6DFB"/>
    <w:rsid w:val="00ED13F2"/>
    <w:rsid w:val="00ED1D0A"/>
    <w:rsid w:val="00ED5F8C"/>
    <w:rsid w:val="00ED695A"/>
    <w:rsid w:val="00ED7EEC"/>
    <w:rsid w:val="00EE36A1"/>
    <w:rsid w:val="00EE5DCC"/>
    <w:rsid w:val="00EE6028"/>
    <w:rsid w:val="00EE6B74"/>
    <w:rsid w:val="00EF1116"/>
    <w:rsid w:val="00EF1266"/>
    <w:rsid w:val="00EF287F"/>
    <w:rsid w:val="00EF34C4"/>
    <w:rsid w:val="00EF3DEC"/>
    <w:rsid w:val="00EF4810"/>
    <w:rsid w:val="00EF4D14"/>
    <w:rsid w:val="00EF59EE"/>
    <w:rsid w:val="00F0155F"/>
    <w:rsid w:val="00F02CB4"/>
    <w:rsid w:val="00F03C0C"/>
    <w:rsid w:val="00F0524F"/>
    <w:rsid w:val="00F05B44"/>
    <w:rsid w:val="00F06F66"/>
    <w:rsid w:val="00F108D1"/>
    <w:rsid w:val="00F11125"/>
    <w:rsid w:val="00F136C5"/>
    <w:rsid w:val="00F137D0"/>
    <w:rsid w:val="00F13F02"/>
    <w:rsid w:val="00F14C69"/>
    <w:rsid w:val="00F17D41"/>
    <w:rsid w:val="00F203E8"/>
    <w:rsid w:val="00F20A6C"/>
    <w:rsid w:val="00F212E6"/>
    <w:rsid w:val="00F222BC"/>
    <w:rsid w:val="00F232BA"/>
    <w:rsid w:val="00F24994"/>
    <w:rsid w:val="00F25890"/>
    <w:rsid w:val="00F27432"/>
    <w:rsid w:val="00F27A73"/>
    <w:rsid w:val="00F27FF7"/>
    <w:rsid w:val="00F3039F"/>
    <w:rsid w:val="00F31B31"/>
    <w:rsid w:val="00F330A5"/>
    <w:rsid w:val="00F34058"/>
    <w:rsid w:val="00F34762"/>
    <w:rsid w:val="00F35397"/>
    <w:rsid w:val="00F36FDC"/>
    <w:rsid w:val="00F37065"/>
    <w:rsid w:val="00F37D10"/>
    <w:rsid w:val="00F43461"/>
    <w:rsid w:val="00F442A9"/>
    <w:rsid w:val="00F44BEA"/>
    <w:rsid w:val="00F453C9"/>
    <w:rsid w:val="00F45711"/>
    <w:rsid w:val="00F46B0B"/>
    <w:rsid w:val="00F50E11"/>
    <w:rsid w:val="00F51EFB"/>
    <w:rsid w:val="00F52754"/>
    <w:rsid w:val="00F531F6"/>
    <w:rsid w:val="00F56DF2"/>
    <w:rsid w:val="00F603C0"/>
    <w:rsid w:val="00F61876"/>
    <w:rsid w:val="00F61DF8"/>
    <w:rsid w:val="00F62D7D"/>
    <w:rsid w:val="00F6344B"/>
    <w:rsid w:val="00F640A2"/>
    <w:rsid w:val="00F71096"/>
    <w:rsid w:val="00F71C46"/>
    <w:rsid w:val="00F720B6"/>
    <w:rsid w:val="00F76245"/>
    <w:rsid w:val="00F8052F"/>
    <w:rsid w:val="00F80C96"/>
    <w:rsid w:val="00F80FAE"/>
    <w:rsid w:val="00F833F5"/>
    <w:rsid w:val="00F843B3"/>
    <w:rsid w:val="00F85FE7"/>
    <w:rsid w:val="00F871BF"/>
    <w:rsid w:val="00F93681"/>
    <w:rsid w:val="00F950D8"/>
    <w:rsid w:val="00F96DF6"/>
    <w:rsid w:val="00F9760F"/>
    <w:rsid w:val="00FA0577"/>
    <w:rsid w:val="00FA11FB"/>
    <w:rsid w:val="00FA23E4"/>
    <w:rsid w:val="00FA325D"/>
    <w:rsid w:val="00FA48F9"/>
    <w:rsid w:val="00FA5D50"/>
    <w:rsid w:val="00FA5F02"/>
    <w:rsid w:val="00FA63EA"/>
    <w:rsid w:val="00FA7913"/>
    <w:rsid w:val="00FB3EB5"/>
    <w:rsid w:val="00FB51B7"/>
    <w:rsid w:val="00FB57A0"/>
    <w:rsid w:val="00FB66EF"/>
    <w:rsid w:val="00FC067A"/>
    <w:rsid w:val="00FC0996"/>
    <w:rsid w:val="00FC1633"/>
    <w:rsid w:val="00FC2ADB"/>
    <w:rsid w:val="00FC3951"/>
    <w:rsid w:val="00FD03D3"/>
    <w:rsid w:val="00FD0FCF"/>
    <w:rsid w:val="00FD1F56"/>
    <w:rsid w:val="00FD2C77"/>
    <w:rsid w:val="00FD2E06"/>
    <w:rsid w:val="00FD61B0"/>
    <w:rsid w:val="00FD7623"/>
    <w:rsid w:val="00FD7994"/>
    <w:rsid w:val="00FD7A0C"/>
    <w:rsid w:val="00FE1BDF"/>
    <w:rsid w:val="00FE2555"/>
    <w:rsid w:val="00FE266D"/>
    <w:rsid w:val="00FE33E9"/>
    <w:rsid w:val="00FE6690"/>
    <w:rsid w:val="00FF0589"/>
    <w:rsid w:val="00FF0E6F"/>
    <w:rsid w:val="00FF1DB4"/>
    <w:rsid w:val="00FF249A"/>
    <w:rsid w:val="00FF266D"/>
    <w:rsid w:val="00FF27A9"/>
    <w:rsid w:val="00FF3047"/>
    <w:rsid w:val="00FF382C"/>
    <w:rsid w:val="00FF397E"/>
    <w:rsid w:val="00FF4959"/>
    <w:rsid w:val="00FF49B6"/>
    <w:rsid w:val="00FF4B35"/>
    <w:rsid w:val="00FF6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v:textbox inset="5.85pt,.7pt,5.85pt,.7pt"/>
    </o:shapedefaults>
    <o:shapelayout v:ext="edit">
      <o:idmap v:ext="edit" data="1"/>
    </o:shapelayout>
  </w:shapeDefaults>
  <w:decimalSymbol w:val="."/>
  <w:listSeparator w:val=","/>
  <w14:docId w14:val="54523193"/>
  <w15:chartTrackingRefBased/>
  <w15:docId w15:val="{C24D1DBB-7529-4B15-A93C-31DECAF8C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A7D3A"/>
    <w:pPr>
      <w:overflowPunct w:val="0"/>
      <w:autoSpaceDE w:val="0"/>
      <w:autoSpaceDN w:val="0"/>
      <w:adjustRightInd w:val="0"/>
      <w:spacing w:after="120"/>
      <w:textAlignment w:val="baseline"/>
    </w:pPr>
    <w:rPr>
      <w:rFonts w:ascii="Arial" w:hAnsi="Arial"/>
      <w:lang w:eastAsia="en-US"/>
    </w:rPr>
  </w:style>
  <w:style w:type="paragraph" w:styleId="1">
    <w:name w:val="heading 1"/>
    <w:aliases w:val="Attribute Heading 1,H1,Heading 0,PIM 1,h1,A MAJOR/BOLD,Company Index,Chapter Name,章,1,Header 1,Header1,Fab-1,Heading 01,Heading 02,H11,Heading 03,H12,Heading 04,Heading 011,H13,Heading 021,H111,Heading 031,H121,Heading 05,H14,Heading 06,H15"/>
    <w:basedOn w:val="a0"/>
    <w:next w:val="a0"/>
    <w:qFormat/>
    <w:pPr>
      <w:keepNext/>
      <w:keepLines/>
      <w:pageBreakBefore/>
      <w:numPr>
        <w:numId w:val="2"/>
      </w:numPr>
      <w:pBdr>
        <w:top w:val="single" w:sz="18" w:space="1" w:color="auto"/>
      </w:pBdr>
      <w:spacing w:before="142" w:after="113"/>
      <w:outlineLvl w:val="0"/>
    </w:pPr>
    <w:rPr>
      <w:b/>
      <w:kern w:val="28"/>
      <w:sz w:val="36"/>
    </w:rPr>
  </w:style>
  <w:style w:type="paragraph" w:styleId="2">
    <w:name w:val="heading 2"/>
    <w:aliases w:val="H2,Heading 2 Hidden,Heading 2 CCBS,PIM2,heading 2,Titre3,HD2,sect 1.2,H21,sect 1.21,H22,sect 1.22,H211,sect 1.211,H23,sect 1.23,H212,sect 1.212,h2,第一章 标题 2,DO,h2 main heading,B Sub/Bold,B Sub/Bold1,B Sub/Bold2,B Sub/Bold11,h2 main heading1,2"/>
    <w:basedOn w:val="a0"/>
    <w:next w:val="a0"/>
    <w:qFormat/>
    <w:pPr>
      <w:keepNext/>
      <w:numPr>
        <w:ilvl w:val="1"/>
        <w:numId w:val="2"/>
      </w:numPr>
      <w:pBdr>
        <w:top w:val="single" w:sz="6" w:space="1" w:color="auto"/>
      </w:pBdr>
      <w:spacing w:before="425" w:after="113"/>
      <w:outlineLvl w:val="1"/>
    </w:pPr>
    <w:rPr>
      <w:b/>
      <w:sz w:val="28"/>
    </w:rPr>
  </w:style>
  <w:style w:type="paragraph" w:styleId="3">
    <w:name w:val="heading 3"/>
    <w:aliases w:val="Topic Sub Heading,H3,l3,CT,Heading 3 - old,h3,level_3,PIM 3,Level 3 Head,sect1.2.3,sect1.2.31,sect1.2.32,sect1.2.311,sect1.2.33,sect1.2.312,C Sub-Sub/Italic,h3 sub heading,Head 3,Head 31,Head 32,C Sub-Sub/Italic1,Project Index,3,list 3,H3-Heading 3"/>
    <w:basedOn w:val="a0"/>
    <w:next w:val="a0"/>
    <w:qFormat/>
    <w:pPr>
      <w:keepNext/>
      <w:numPr>
        <w:ilvl w:val="2"/>
        <w:numId w:val="2"/>
      </w:numPr>
      <w:spacing w:before="425" w:after="113"/>
      <w:outlineLvl w:val="2"/>
    </w:pPr>
    <w:rPr>
      <w:b/>
      <w:i/>
      <w:sz w:val="28"/>
    </w:rPr>
  </w:style>
  <w:style w:type="paragraph" w:styleId="4">
    <w:name w:val="heading 4"/>
    <w:aliases w:val="H4,bullet,bl,bb,h4,Fab-4,T5,PIM 4,Ref Heading 1,rh1,Heading sql,sect 1.2.3.4,First Subheading,h41,h42,h43,h411,h44,h412,h45,h413,h46,h414,h47,h48,h415,h49,h410,h416,h417,h418,h419,h420,h4110,h421,heading 4"/>
    <w:basedOn w:val="a0"/>
    <w:next w:val="a0"/>
    <w:qFormat/>
    <w:pPr>
      <w:keepNext/>
      <w:numPr>
        <w:ilvl w:val="3"/>
        <w:numId w:val="2"/>
      </w:numPr>
      <w:spacing w:before="240" w:after="60"/>
      <w:outlineLvl w:val="3"/>
    </w:pPr>
    <w:rPr>
      <w:b/>
      <w:iCs/>
      <w:sz w:val="24"/>
    </w:rPr>
  </w:style>
  <w:style w:type="paragraph" w:styleId="5">
    <w:name w:val="heading 5"/>
    <w:aliases w:val="H5,First Bullet,L5,5,dash,ds,dd,PIM 5"/>
    <w:basedOn w:val="a0"/>
    <w:next w:val="a0"/>
    <w:qFormat/>
    <w:pPr>
      <w:numPr>
        <w:ilvl w:val="4"/>
        <w:numId w:val="2"/>
      </w:numPr>
      <w:spacing w:before="240" w:after="60"/>
      <w:outlineLvl w:val="4"/>
    </w:pPr>
    <w:rPr>
      <w:sz w:val="22"/>
      <w:lang w:val="da-DK"/>
    </w:rPr>
  </w:style>
  <w:style w:type="paragraph" w:styleId="6">
    <w:name w:val="heading 6"/>
    <w:basedOn w:val="a0"/>
    <w:next w:val="a0"/>
    <w:qFormat/>
    <w:pPr>
      <w:numPr>
        <w:ilvl w:val="5"/>
        <w:numId w:val="2"/>
      </w:numPr>
      <w:spacing w:before="240" w:after="60"/>
      <w:outlineLvl w:val="5"/>
    </w:pPr>
    <w:rPr>
      <w:i/>
      <w:sz w:val="22"/>
      <w:lang w:val="da-DK"/>
    </w:rPr>
  </w:style>
  <w:style w:type="paragraph" w:styleId="7">
    <w:name w:val="heading 7"/>
    <w:aliases w:val="H TIMES1"/>
    <w:basedOn w:val="a0"/>
    <w:next w:val="a0"/>
    <w:qFormat/>
    <w:pPr>
      <w:numPr>
        <w:ilvl w:val="6"/>
        <w:numId w:val="2"/>
      </w:numPr>
      <w:spacing w:before="240" w:after="60"/>
      <w:outlineLvl w:val="6"/>
    </w:pPr>
  </w:style>
  <w:style w:type="paragraph" w:styleId="8">
    <w:name w:val="heading 8"/>
    <w:basedOn w:val="a0"/>
    <w:next w:val="a0"/>
    <w:qFormat/>
    <w:pPr>
      <w:numPr>
        <w:ilvl w:val="7"/>
        <w:numId w:val="2"/>
      </w:numPr>
      <w:spacing w:before="240" w:after="60"/>
      <w:outlineLvl w:val="7"/>
    </w:pPr>
    <w:rPr>
      <w:i/>
    </w:rPr>
  </w:style>
  <w:style w:type="paragraph" w:styleId="9">
    <w:name w:val="heading 9"/>
    <w:aliases w:val="Appendix"/>
    <w:basedOn w:val="a0"/>
    <w:next w:val="a0"/>
    <w:qFormat/>
    <w:pPr>
      <w:numPr>
        <w:ilvl w:val="8"/>
        <w:numId w:val="2"/>
      </w:numPr>
      <w:spacing w:before="240" w:after="60"/>
      <w:outlineLvl w:val="8"/>
    </w:pPr>
    <w:rPr>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pPr>
      <w:pBdr>
        <w:bottom w:val="single" w:sz="6" w:space="3" w:color="auto"/>
      </w:pBdr>
      <w:tabs>
        <w:tab w:val="center" w:pos="4678"/>
      </w:tabs>
    </w:pPr>
  </w:style>
  <w:style w:type="paragraph" w:styleId="a5">
    <w:name w:val="footer"/>
    <w:basedOn w:val="a0"/>
    <w:pPr>
      <w:pBdr>
        <w:top w:val="single" w:sz="6" w:space="1" w:color="auto"/>
      </w:pBdr>
      <w:tabs>
        <w:tab w:val="left" w:pos="1276"/>
        <w:tab w:val="right" w:pos="9356"/>
      </w:tabs>
      <w:spacing w:after="0"/>
    </w:pPr>
    <w:rPr>
      <w:sz w:val="16"/>
    </w:rPr>
  </w:style>
  <w:style w:type="character" w:styleId="a6">
    <w:name w:val="page number"/>
    <w:basedOn w:val="a1"/>
  </w:style>
  <w:style w:type="paragraph" w:styleId="10">
    <w:name w:val="toc 1"/>
    <w:basedOn w:val="a0"/>
    <w:next w:val="a0"/>
    <w:uiPriority w:val="39"/>
    <w:pPr>
      <w:tabs>
        <w:tab w:val="right" w:leader="dot" w:pos="9355"/>
      </w:tabs>
    </w:pPr>
    <w:rPr>
      <w:sz w:val="24"/>
    </w:rPr>
  </w:style>
  <w:style w:type="paragraph" w:styleId="a7">
    <w:name w:val="Body Text"/>
    <w:basedOn w:val="a0"/>
    <w:link w:val="Char"/>
    <w:pPr>
      <w:spacing w:after="215"/>
    </w:pPr>
  </w:style>
  <w:style w:type="paragraph" w:styleId="a8">
    <w:name w:val="Body Text Indent"/>
    <w:basedOn w:val="a0"/>
    <w:next w:val="a7"/>
    <w:pPr>
      <w:ind w:left="283"/>
    </w:pPr>
    <w:rPr>
      <w:i/>
      <w:color w:val="0000FF"/>
    </w:rPr>
  </w:style>
  <w:style w:type="paragraph" w:customStyle="1" w:styleId="TableText">
    <w:name w:val="Table Text"/>
    <w:basedOn w:val="a7"/>
    <w:pPr>
      <w:spacing w:after="0"/>
      <w:ind w:left="28" w:right="28"/>
    </w:pPr>
  </w:style>
  <w:style w:type="paragraph" w:styleId="a9">
    <w:name w:val="Title"/>
    <w:basedOn w:val="a0"/>
    <w:link w:val="Char0"/>
    <w:qFormat/>
    <w:pPr>
      <w:spacing w:before="240" w:after="60"/>
      <w:jc w:val="right"/>
    </w:pPr>
    <w:rPr>
      <w:b/>
      <w:kern w:val="28"/>
      <w:sz w:val="28"/>
    </w:rPr>
  </w:style>
  <w:style w:type="paragraph" w:styleId="aa">
    <w:name w:val="Subtitle"/>
    <w:basedOn w:val="a0"/>
    <w:qFormat/>
    <w:pPr>
      <w:spacing w:after="60"/>
      <w:jc w:val="right"/>
    </w:pPr>
    <w:rPr>
      <w:i/>
      <w:sz w:val="24"/>
    </w:rPr>
  </w:style>
  <w:style w:type="paragraph" w:styleId="21">
    <w:name w:val="toc 2"/>
    <w:basedOn w:val="a0"/>
    <w:next w:val="a0"/>
    <w:uiPriority w:val="39"/>
    <w:pPr>
      <w:tabs>
        <w:tab w:val="right" w:leader="dot" w:pos="9355"/>
      </w:tabs>
      <w:ind w:left="200"/>
    </w:pPr>
  </w:style>
  <w:style w:type="paragraph" w:styleId="31">
    <w:name w:val="toc 3"/>
    <w:basedOn w:val="a0"/>
    <w:next w:val="a0"/>
    <w:uiPriority w:val="39"/>
    <w:pPr>
      <w:tabs>
        <w:tab w:val="right" w:leader="dot" w:pos="9355"/>
      </w:tabs>
      <w:ind w:left="400"/>
    </w:pPr>
  </w:style>
  <w:style w:type="paragraph" w:styleId="40">
    <w:name w:val="toc 4"/>
    <w:basedOn w:val="a0"/>
    <w:next w:val="a0"/>
    <w:uiPriority w:val="39"/>
    <w:pPr>
      <w:tabs>
        <w:tab w:val="right" w:leader="dot" w:pos="9355"/>
      </w:tabs>
      <w:ind w:left="600"/>
    </w:pPr>
  </w:style>
  <w:style w:type="paragraph" w:styleId="51">
    <w:name w:val="toc 5"/>
    <w:basedOn w:val="a0"/>
    <w:next w:val="a0"/>
    <w:uiPriority w:val="39"/>
    <w:pPr>
      <w:tabs>
        <w:tab w:val="right" w:leader="dot" w:pos="9355"/>
      </w:tabs>
      <w:ind w:left="800"/>
    </w:pPr>
  </w:style>
  <w:style w:type="paragraph" w:styleId="60">
    <w:name w:val="toc 6"/>
    <w:basedOn w:val="a0"/>
    <w:next w:val="a0"/>
    <w:semiHidden/>
    <w:pPr>
      <w:tabs>
        <w:tab w:val="right" w:leader="dot" w:pos="9355"/>
      </w:tabs>
      <w:ind w:left="1000"/>
    </w:pPr>
  </w:style>
  <w:style w:type="paragraph" w:styleId="70">
    <w:name w:val="toc 7"/>
    <w:basedOn w:val="a0"/>
    <w:next w:val="a0"/>
    <w:semiHidden/>
    <w:pPr>
      <w:tabs>
        <w:tab w:val="right" w:leader="dot" w:pos="9355"/>
      </w:tabs>
      <w:ind w:left="1200"/>
    </w:pPr>
  </w:style>
  <w:style w:type="paragraph" w:styleId="80">
    <w:name w:val="toc 8"/>
    <w:basedOn w:val="a0"/>
    <w:next w:val="a0"/>
    <w:semiHidden/>
    <w:pPr>
      <w:tabs>
        <w:tab w:val="right" w:leader="dot" w:pos="9355"/>
      </w:tabs>
      <w:ind w:left="1400"/>
    </w:pPr>
  </w:style>
  <w:style w:type="paragraph" w:styleId="90">
    <w:name w:val="toc 9"/>
    <w:basedOn w:val="a0"/>
    <w:next w:val="a0"/>
    <w:semiHidden/>
    <w:pPr>
      <w:tabs>
        <w:tab w:val="right" w:leader="dot" w:pos="9355"/>
      </w:tabs>
      <w:ind w:left="1600"/>
    </w:pPr>
  </w:style>
  <w:style w:type="paragraph" w:customStyle="1" w:styleId="TableHeader">
    <w:name w:val="Table Header"/>
    <w:basedOn w:val="TableText"/>
    <w:pPr>
      <w:jc w:val="center"/>
    </w:pPr>
    <w:rPr>
      <w:b/>
      <w:bCs/>
    </w:rPr>
  </w:style>
  <w:style w:type="paragraph" w:customStyle="1" w:styleId="SubFooter">
    <w:name w:val="SubFooter"/>
    <w:basedOn w:val="a5"/>
    <w:pPr>
      <w:pBdr>
        <w:top w:val="none" w:sz="0" w:space="0" w:color="auto"/>
      </w:pBdr>
    </w:pPr>
    <w:rPr>
      <w:sz w:val="12"/>
    </w:rPr>
  </w:style>
  <w:style w:type="paragraph" w:customStyle="1" w:styleId="HeadingA">
    <w:name w:val="Heading A"/>
    <w:basedOn w:val="1"/>
    <w:pPr>
      <w:outlineLvl w:val="9"/>
    </w:pPr>
  </w:style>
  <w:style w:type="paragraph" w:customStyle="1" w:styleId="HeadingB">
    <w:name w:val="Heading B"/>
    <w:basedOn w:val="2"/>
    <w:pPr>
      <w:outlineLvl w:val="9"/>
    </w:pPr>
  </w:style>
  <w:style w:type="paragraph" w:customStyle="1" w:styleId="HeadingC">
    <w:name w:val="Heading C"/>
    <w:basedOn w:val="3"/>
    <w:pPr>
      <w:outlineLvl w:val="9"/>
    </w:pPr>
  </w:style>
  <w:style w:type="paragraph" w:customStyle="1" w:styleId="Editorscomments">
    <w:name w:val="Editor's comments"/>
    <w:basedOn w:val="a0"/>
    <w:rPr>
      <w:b/>
      <w:bCs/>
      <w:color w:val="FF0000"/>
    </w:rPr>
  </w:style>
  <w:style w:type="paragraph" w:customStyle="1" w:styleId="Readerscomments">
    <w:name w:val="Reader's comments"/>
    <w:basedOn w:val="a0"/>
    <w:rPr>
      <w:i/>
      <w:iCs/>
      <w:color w:val="CC00CC"/>
    </w:rPr>
  </w:style>
  <w:style w:type="paragraph" w:customStyle="1" w:styleId="11">
    <w:name w:val="列表1"/>
    <w:basedOn w:val="ab"/>
    <w:rsid w:val="00863063"/>
    <w:pPr>
      <w:widowControl w:val="0"/>
      <w:tabs>
        <w:tab w:val="left" w:pos="1120"/>
      </w:tabs>
      <w:overflowPunct/>
      <w:autoSpaceDE/>
      <w:autoSpaceDN/>
      <w:adjustRightInd/>
      <w:spacing w:after="0" w:line="300" w:lineRule="auto"/>
      <w:ind w:left="0" w:firstLineChars="0" w:firstLine="0"/>
      <w:jc w:val="center"/>
      <w:textAlignment w:val="auto"/>
      <w:outlineLvl w:val="0"/>
    </w:pPr>
    <w:rPr>
      <w:rFonts w:ascii="黑体" w:eastAsia="黑体" w:hAnsi="Times New Roman"/>
      <w:kern w:val="2"/>
      <w:sz w:val="32"/>
      <w:szCs w:val="32"/>
      <w:lang w:eastAsia="zh-CN"/>
    </w:rPr>
  </w:style>
  <w:style w:type="paragraph" w:customStyle="1" w:styleId="CharCharCharCharChar1CharChar1">
    <w:name w:val="Char Char Char Char Char1 Char Char1"/>
    <w:basedOn w:val="a0"/>
    <w:autoRedefine/>
    <w:rsid w:val="00863063"/>
    <w:pPr>
      <w:overflowPunct/>
      <w:autoSpaceDE/>
      <w:autoSpaceDN/>
      <w:adjustRightInd/>
      <w:spacing w:after="160" w:line="240" w:lineRule="exact"/>
      <w:ind w:firstLine="106"/>
      <w:jc w:val="center"/>
      <w:textAlignment w:val="auto"/>
    </w:pPr>
    <w:rPr>
      <w:rFonts w:eastAsia="黑体"/>
      <w:szCs w:val="32"/>
    </w:rPr>
  </w:style>
  <w:style w:type="paragraph" w:styleId="ab">
    <w:name w:val="List"/>
    <w:basedOn w:val="a0"/>
    <w:rsid w:val="00863063"/>
    <w:pPr>
      <w:ind w:left="200" w:hangingChars="200" w:hanging="200"/>
    </w:pPr>
  </w:style>
  <w:style w:type="paragraph" w:styleId="ac">
    <w:name w:val="Document Map"/>
    <w:basedOn w:val="a0"/>
    <w:semiHidden/>
    <w:rsid w:val="000F6B25"/>
    <w:pPr>
      <w:shd w:val="clear" w:color="auto" w:fill="000080"/>
    </w:pPr>
  </w:style>
  <w:style w:type="paragraph" w:customStyle="1" w:styleId="CharCharCharCharChar">
    <w:name w:val="Char Char Char Char Char"/>
    <w:basedOn w:val="a0"/>
    <w:autoRedefine/>
    <w:rsid w:val="00F80FAE"/>
    <w:pPr>
      <w:widowControl w:val="0"/>
      <w:overflowPunct/>
      <w:autoSpaceDE/>
      <w:autoSpaceDN/>
      <w:adjustRightInd/>
      <w:spacing w:after="0"/>
      <w:jc w:val="both"/>
      <w:textAlignment w:val="auto"/>
    </w:pPr>
    <w:rPr>
      <w:rFonts w:ascii="Tahoma" w:hAnsi="Tahoma"/>
      <w:kern w:val="2"/>
      <w:sz w:val="24"/>
      <w:szCs w:val="24"/>
      <w:lang w:eastAsia="zh-CN"/>
    </w:rPr>
  </w:style>
  <w:style w:type="paragraph" w:styleId="ad">
    <w:name w:val="Balloon Text"/>
    <w:basedOn w:val="a0"/>
    <w:semiHidden/>
    <w:rsid w:val="00F80FAE"/>
    <w:rPr>
      <w:sz w:val="18"/>
      <w:szCs w:val="18"/>
    </w:rPr>
  </w:style>
  <w:style w:type="paragraph" w:customStyle="1" w:styleId="CharCharCharCharCharCharCharCharCharCharCharCharCharCharCharCharChar">
    <w:name w:val="Char Char Char Char Char Char Char Char Char Char 字元 Char Char 字元 Char Char 字元 Char Char Char"/>
    <w:basedOn w:val="a0"/>
    <w:autoRedefine/>
    <w:rsid w:val="008A7900"/>
    <w:pPr>
      <w:widowControl w:val="0"/>
      <w:overflowPunct/>
      <w:autoSpaceDE/>
      <w:autoSpaceDN/>
      <w:adjustRightInd/>
      <w:spacing w:after="0"/>
      <w:jc w:val="both"/>
      <w:textAlignment w:val="auto"/>
    </w:pPr>
    <w:rPr>
      <w:rFonts w:ascii="Tahoma" w:hAnsi="Tahoma"/>
      <w:kern w:val="2"/>
      <w:sz w:val="24"/>
      <w:szCs w:val="24"/>
      <w:lang w:eastAsia="zh-CN"/>
    </w:rPr>
  </w:style>
  <w:style w:type="paragraph" w:customStyle="1" w:styleId="ae">
    <w:name w:val="正文 缩进"/>
    <w:basedOn w:val="a0"/>
    <w:rsid w:val="00682FA4"/>
    <w:pPr>
      <w:widowControl w:val="0"/>
      <w:overflowPunct/>
      <w:autoSpaceDE/>
      <w:autoSpaceDN/>
      <w:adjustRightInd/>
      <w:snapToGrid w:val="0"/>
      <w:spacing w:after="0" w:line="300" w:lineRule="auto"/>
      <w:ind w:firstLineChars="200" w:firstLine="560"/>
      <w:jc w:val="both"/>
      <w:textAlignment w:val="auto"/>
    </w:pPr>
    <w:rPr>
      <w:rFonts w:ascii="Times New Roman" w:hAnsi="Times New Roman" w:cs="宋体"/>
      <w:kern w:val="2"/>
      <w:sz w:val="24"/>
      <w:lang w:eastAsia="zh-CN"/>
    </w:rPr>
  </w:style>
  <w:style w:type="paragraph" w:customStyle="1" w:styleId="Bullet">
    <w:name w:val="Bullet"/>
    <w:basedOn w:val="a0"/>
    <w:autoRedefine/>
    <w:rsid w:val="00682FA4"/>
    <w:pPr>
      <w:numPr>
        <w:numId w:val="3"/>
      </w:numPr>
      <w:tabs>
        <w:tab w:val="clear" w:pos="425"/>
        <w:tab w:val="num" w:pos="300"/>
      </w:tabs>
      <w:overflowPunct/>
      <w:autoSpaceDE/>
      <w:autoSpaceDN/>
      <w:adjustRightInd/>
      <w:spacing w:after="0" w:line="360" w:lineRule="exact"/>
      <w:ind w:leftChars="-30" w:left="294" w:hanging="357"/>
      <w:textAlignment w:val="auto"/>
    </w:pPr>
    <w:rPr>
      <w:rFonts w:ascii="Times New Roman" w:hAnsi="Times New Roman"/>
      <w:noProof/>
      <w:sz w:val="24"/>
      <w:szCs w:val="24"/>
      <w:lang w:eastAsia="zh-CN"/>
    </w:rPr>
  </w:style>
  <w:style w:type="paragraph" w:customStyle="1" w:styleId="TableNormal1">
    <w:name w:val="Table Normal1"/>
    <w:basedOn w:val="a0"/>
    <w:rsid w:val="00682FA4"/>
    <w:pPr>
      <w:overflowPunct/>
      <w:autoSpaceDE/>
      <w:autoSpaceDN/>
      <w:adjustRightInd/>
      <w:spacing w:before="60" w:after="60"/>
      <w:textAlignment w:val="auto"/>
    </w:pPr>
    <w:rPr>
      <w:rFonts w:eastAsia="Times New Roman" w:cs="Arial"/>
      <w:sz w:val="18"/>
      <w:szCs w:val="18"/>
      <w:lang w:eastAsia="zh-CN"/>
    </w:rPr>
  </w:style>
  <w:style w:type="paragraph" w:customStyle="1" w:styleId="TableList11">
    <w:name w:val="Table List 11"/>
    <w:basedOn w:val="a"/>
    <w:rsid w:val="00682FA4"/>
    <w:pPr>
      <w:numPr>
        <w:numId w:val="0"/>
      </w:numPr>
      <w:tabs>
        <w:tab w:val="num" w:pos="360"/>
      </w:tabs>
      <w:overflowPunct/>
      <w:autoSpaceDE/>
      <w:autoSpaceDN/>
      <w:adjustRightInd/>
      <w:spacing w:before="40" w:after="60"/>
      <w:ind w:left="283" w:hanging="360"/>
      <w:jc w:val="both"/>
      <w:textAlignment w:val="auto"/>
    </w:pPr>
    <w:rPr>
      <w:rFonts w:eastAsia="Times New Roman" w:cs="Arial"/>
      <w:sz w:val="18"/>
      <w:szCs w:val="18"/>
      <w:lang w:eastAsia="zh-CN"/>
    </w:rPr>
  </w:style>
  <w:style w:type="paragraph" w:styleId="a">
    <w:name w:val="List Bullet"/>
    <w:basedOn w:val="a0"/>
    <w:autoRedefine/>
    <w:rsid w:val="00682FA4"/>
    <w:pPr>
      <w:numPr>
        <w:numId w:val="1"/>
      </w:numPr>
    </w:pPr>
  </w:style>
  <w:style w:type="paragraph" w:customStyle="1" w:styleId="DefaultText">
    <w:name w:val="Default Text"/>
    <w:basedOn w:val="a0"/>
    <w:rsid w:val="00487694"/>
    <w:pPr>
      <w:widowControl w:val="0"/>
      <w:overflowPunct/>
      <w:spacing w:after="0"/>
      <w:textAlignment w:val="auto"/>
    </w:pPr>
    <w:rPr>
      <w:rFonts w:ascii="Times New Roman" w:hAnsi="Times New Roman"/>
      <w:sz w:val="24"/>
      <w:szCs w:val="24"/>
      <w:lang w:eastAsia="zh-CN"/>
    </w:rPr>
  </w:style>
  <w:style w:type="table" w:styleId="af">
    <w:name w:val="Table Grid"/>
    <w:basedOn w:val="a2"/>
    <w:rsid w:val="003B7134"/>
    <w:pPr>
      <w:overflowPunct w:val="0"/>
      <w:autoSpaceDE w:val="0"/>
      <w:autoSpaceDN w:val="0"/>
      <w:adjustRightInd w:val="0"/>
      <w:spacing w:before="60" w:after="60"/>
      <w:textAlignment w:val="baseline"/>
    </w:pPr>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正文1"/>
    <w:aliases w:val="Plain Text"/>
    <w:basedOn w:val="a0"/>
    <w:rsid w:val="003B7134"/>
    <w:pPr>
      <w:spacing w:before="60" w:after="60"/>
    </w:pPr>
    <w:rPr>
      <w:rFonts w:eastAsia="PMingLiU" w:cs="Angsana New"/>
      <w:color w:val="000000"/>
      <w:lang w:eastAsia="zh-TW" w:bidi="th-TH"/>
    </w:rPr>
  </w:style>
  <w:style w:type="paragraph" w:customStyle="1" w:styleId="Char1">
    <w:name w:val="Char1"/>
    <w:basedOn w:val="a0"/>
    <w:autoRedefine/>
    <w:rsid w:val="005C599E"/>
    <w:pPr>
      <w:widowControl w:val="0"/>
      <w:overflowPunct/>
      <w:autoSpaceDE/>
      <w:autoSpaceDN/>
      <w:adjustRightInd/>
      <w:spacing w:after="0"/>
      <w:jc w:val="both"/>
      <w:textAlignment w:val="auto"/>
    </w:pPr>
    <w:rPr>
      <w:rFonts w:ascii="Tahoma" w:hAnsi="Tahoma"/>
      <w:kern w:val="2"/>
      <w:sz w:val="24"/>
      <w:szCs w:val="24"/>
      <w:lang w:eastAsia="zh-CN"/>
    </w:rPr>
  </w:style>
  <w:style w:type="paragraph" w:customStyle="1" w:styleId="CellBullet">
    <w:name w:val="Cell Bullet"/>
    <w:basedOn w:val="CellText"/>
    <w:rsid w:val="00681FF8"/>
    <w:pPr>
      <w:numPr>
        <w:numId w:val="4"/>
      </w:numPr>
    </w:pPr>
  </w:style>
  <w:style w:type="paragraph" w:customStyle="1" w:styleId="CellText">
    <w:name w:val="Cell Text"/>
    <w:rsid w:val="00681FF8"/>
    <w:pPr>
      <w:spacing w:before="60" w:after="60"/>
    </w:pPr>
    <w:rPr>
      <w:rFonts w:ascii="Arial" w:hAnsi="Arial"/>
      <w:lang w:val="en-AU" w:eastAsia="en-US"/>
    </w:rPr>
  </w:style>
  <w:style w:type="paragraph" w:customStyle="1" w:styleId="CellHeading">
    <w:name w:val="Cell Heading"/>
    <w:basedOn w:val="CellText"/>
    <w:next w:val="CellText"/>
    <w:rsid w:val="00681FF8"/>
    <w:rPr>
      <w:b/>
    </w:rPr>
  </w:style>
  <w:style w:type="character" w:customStyle="1" w:styleId="LinkText">
    <w:name w:val="Link Text"/>
    <w:rsid w:val="00D51CBA"/>
    <w:rPr>
      <w:rFonts w:ascii="Arial" w:hAnsi="Arial"/>
      <w:color w:val="0000FF"/>
      <w:sz w:val="20"/>
      <w:u w:val="single"/>
    </w:rPr>
  </w:style>
  <w:style w:type="paragraph" w:customStyle="1" w:styleId="Blocklabel">
    <w:name w:val="Block label"/>
    <w:aliases w:val="Block Label,lbl"/>
    <w:basedOn w:val="a0"/>
    <w:rsid w:val="008C6C87"/>
    <w:pPr>
      <w:overflowPunct/>
      <w:autoSpaceDE/>
      <w:autoSpaceDN/>
      <w:adjustRightInd/>
      <w:spacing w:after="0"/>
      <w:textAlignment w:val="auto"/>
    </w:pPr>
    <w:rPr>
      <w:rFonts w:ascii="Helvetica" w:hAnsi="Helvetica"/>
      <w:b/>
      <w:lang w:eastAsia="zh-CN"/>
    </w:rPr>
  </w:style>
  <w:style w:type="paragraph" w:customStyle="1" w:styleId="CharCharCharCharChar1CharChar">
    <w:name w:val="Char Char Char Char Char1 Char Char"/>
    <w:basedOn w:val="a0"/>
    <w:autoRedefine/>
    <w:rsid w:val="00F37D10"/>
    <w:pPr>
      <w:overflowPunct/>
      <w:autoSpaceDE/>
      <w:autoSpaceDN/>
      <w:adjustRightInd/>
      <w:spacing w:after="160" w:line="240" w:lineRule="exact"/>
      <w:ind w:firstLine="106"/>
      <w:jc w:val="center"/>
      <w:textAlignment w:val="auto"/>
    </w:pPr>
    <w:rPr>
      <w:rFonts w:eastAsia="黑体"/>
      <w:szCs w:val="32"/>
    </w:rPr>
  </w:style>
  <w:style w:type="character" w:styleId="af0">
    <w:name w:val="annotation reference"/>
    <w:rsid w:val="00FC1633"/>
    <w:rPr>
      <w:sz w:val="16"/>
      <w:szCs w:val="16"/>
    </w:rPr>
  </w:style>
  <w:style w:type="paragraph" w:styleId="af1">
    <w:name w:val="annotation text"/>
    <w:basedOn w:val="a0"/>
    <w:link w:val="Char2"/>
    <w:rsid w:val="00FC1633"/>
    <w:rPr>
      <w:lang w:val="x-none"/>
    </w:rPr>
  </w:style>
  <w:style w:type="paragraph" w:styleId="af2">
    <w:name w:val="annotation subject"/>
    <w:basedOn w:val="af1"/>
    <w:next w:val="af1"/>
    <w:semiHidden/>
    <w:rsid w:val="00FC1633"/>
    <w:rPr>
      <w:b/>
      <w:bCs/>
    </w:rPr>
  </w:style>
  <w:style w:type="paragraph" w:customStyle="1" w:styleId="CharCharCharCharChar1CharChar1CharCharChar">
    <w:name w:val="Char Char Char Char Char1 Char Char1 Char Char Char"/>
    <w:basedOn w:val="a0"/>
    <w:autoRedefine/>
    <w:rsid w:val="00887165"/>
    <w:pPr>
      <w:overflowPunct/>
      <w:autoSpaceDE/>
      <w:autoSpaceDN/>
      <w:adjustRightInd/>
      <w:spacing w:after="160" w:line="240" w:lineRule="exact"/>
      <w:ind w:firstLine="106"/>
      <w:jc w:val="center"/>
      <w:textAlignment w:val="auto"/>
    </w:pPr>
    <w:rPr>
      <w:rFonts w:eastAsia="黑体"/>
      <w:szCs w:val="32"/>
    </w:rPr>
  </w:style>
  <w:style w:type="paragraph" w:customStyle="1" w:styleId="CharCharCharCharChar1CharChar1CharCharCharChar">
    <w:name w:val="Char Char Char Char Char1 Char Char1 Char Char Char Char (文字) (文字)"/>
    <w:basedOn w:val="a0"/>
    <w:autoRedefine/>
    <w:rsid w:val="004A6284"/>
    <w:pPr>
      <w:overflowPunct/>
      <w:autoSpaceDE/>
      <w:autoSpaceDN/>
      <w:adjustRightInd/>
      <w:spacing w:after="160" w:line="240" w:lineRule="exact"/>
      <w:ind w:firstLine="106"/>
      <w:jc w:val="center"/>
      <w:textAlignment w:val="auto"/>
    </w:pPr>
    <w:rPr>
      <w:rFonts w:eastAsia="黑体"/>
      <w:szCs w:val="32"/>
    </w:rPr>
  </w:style>
  <w:style w:type="paragraph" w:customStyle="1" w:styleId="TableText1">
    <w:name w:val="Table Text:1"/>
    <w:basedOn w:val="a0"/>
    <w:rsid w:val="00C726D3"/>
    <w:pPr>
      <w:spacing w:after="0"/>
      <w:jc w:val="right"/>
    </w:pPr>
    <w:rPr>
      <w:rFonts w:eastAsia="Times New Roman"/>
      <w:color w:val="000000"/>
      <w:sz w:val="18"/>
      <w:highlight w:val="white"/>
    </w:rPr>
  </w:style>
  <w:style w:type="character" w:customStyle="1" w:styleId="Char0">
    <w:name w:val="标题 Char"/>
    <w:link w:val="a9"/>
    <w:rsid w:val="00391BD0"/>
    <w:rPr>
      <w:rFonts w:ascii="Arial" w:hAnsi="Arial"/>
      <w:b/>
      <w:kern w:val="28"/>
      <w:sz w:val="28"/>
      <w:lang w:eastAsia="en-US"/>
    </w:rPr>
  </w:style>
  <w:style w:type="paragraph" w:customStyle="1" w:styleId="TableContents">
    <w:name w:val="Table Contents"/>
    <w:basedOn w:val="a0"/>
    <w:rsid w:val="00F37065"/>
    <w:pPr>
      <w:widowControl w:val="0"/>
      <w:suppressLineNumbers/>
      <w:suppressAutoHyphens/>
      <w:overflowPunct/>
      <w:autoSpaceDE/>
      <w:autoSpaceDN/>
      <w:adjustRightInd/>
      <w:spacing w:after="0"/>
      <w:textAlignment w:val="auto"/>
    </w:pPr>
    <w:rPr>
      <w:rFonts w:ascii="Liberation Serif" w:eastAsia="DejaVu Sans" w:hAnsi="Liberation Serif"/>
      <w:kern w:val="1"/>
      <w:sz w:val="24"/>
      <w:szCs w:val="24"/>
    </w:rPr>
  </w:style>
  <w:style w:type="paragraph" w:customStyle="1" w:styleId="20">
    <w:name w:val="2级标题"/>
    <w:basedOn w:val="2"/>
    <w:autoRedefine/>
    <w:rsid w:val="00513958"/>
    <w:pPr>
      <w:keepLines/>
      <w:widowControl w:val="0"/>
      <w:numPr>
        <w:numId w:val="5"/>
      </w:numPr>
      <w:pBdr>
        <w:top w:val="none" w:sz="0" w:space="0" w:color="auto"/>
      </w:pBdr>
      <w:overflowPunct/>
      <w:autoSpaceDE/>
      <w:autoSpaceDN/>
      <w:adjustRightInd/>
      <w:spacing w:before="120" w:after="120"/>
      <w:jc w:val="both"/>
      <w:textAlignment w:val="auto"/>
    </w:pPr>
    <w:rPr>
      <w:rFonts w:eastAsia="新宋体" w:cs="宋体"/>
      <w:bCs/>
      <w:kern w:val="2"/>
      <w:sz w:val="21"/>
      <w:lang w:eastAsia="zh-CN"/>
    </w:rPr>
  </w:style>
  <w:style w:type="paragraph" w:customStyle="1" w:styleId="30">
    <w:name w:val="3级标题"/>
    <w:basedOn w:val="3"/>
    <w:autoRedefine/>
    <w:rsid w:val="00513958"/>
    <w:pPr>
      <w:keepLines/>
      <w:widowControl w:val="0"/>
      <w:numPr>
        <w:numId w:val="5"/>
      </w:numPr>
      <w:overflowPunct/>
      <w:autoSpaceDE/>
      <w:autoSpaceDN/>
      <w:adjustRightInd/>
      <w:spacing w:beforeLines="50" w:before="156" w:afterLines="50" w:after="156"/>
      <w:textAlignment w:val="auto"/>
    </w:pPr>
    <w:rPr>
      <w:rFonts w:eastAsia="新宋体" w:hAnsi="Times New Roman"/>
      <w:bCs/>
      <w:i w:val="0"/>
      <w:kern w:val="2"/>
      <w:sz w:val="21"/>
      <w:szCs w:val="32"/>
      <w:lang w:val="zh-CN" w:eastAsia="zh-CN"/>
    </w:rPr>
  </w:style>
  <w:style w:type="paragraph" w:customStyle="1" w:styleId="50">
    <w:name w:val="5级标题"/>
    <w:basedOn w:val="4"/>
    <w:next w:val="a0"/>
    <w:autoRedefine/>
    <w:rsid w:val="00513958"/>
    <w:pPr>
      <w:keepLines/>
      <w:widowControl w:val="0"/>
      <w:numPr>
        <w:numId w:val="5"/>
      </w:numPr>
      <w:overflowPunct/>
      <w:autoSpaceDE/>
      <w:autoSpaceDN/>
      <w:adjustRightInd/>
      <w:spacing w:beforeLines="50" w:before="156" w:afterLines="50" w:after="156" w:line="377" w:lineRule="auto"/>
      <w:textAlignment w:val="auto"/>
    </w:pPr>
    <w:rPr>
      <w:rFonts w:ascii="新宋体" w:eastAsia="新宋体" w:hAnsi="新宋体"/>
      <w:b w:val="0"/>
      <w:iCs w:val="0"/>
      <w:kern w:val="2"/>
      <w:sz w:val="21"/>
      <w:szCs w:val="28"/>
      <w:lang w:val="zh-CN" w:eastAsia="zh-CN"/>
    </w:rPr>
  </w:style>
  <w:style w:type="paragraph" w:styleId="af3">
    <w:name w:val="List Paragraph"/>
    <w:basedOn w:val="a0"/>
    <w:uiPriority w:val="99"/>
    <w:qFormat/>
    <w:rsid w:val="00AC79F9"/>
    <w:pPr>
      <w:widowControl w:val="0"/>
      <w:overflowPunct/>
      <w:autoSpaceDE/>
      <w:autoSpaceDN/>
      <w:adjustRightInd/>
      <w:spacing w:after="0"/>
      <w:ind w:firstLineChars="200" w:firstLine="420"/>
      <w:jc w:val="both"/>
      <w:textAlignment w:val="auto"/>
    </w:pPr>
    <w:rPr>
      <w:rFonts w:ascii="Times New Roman" w:hAnsi="Times New Roman"/>
      <w:kern w:val="2"/>
      <w:sz w:val="21"/>
      <w:szCs w:val="24"/>
      <w:lang w:eastAsia="zh-CN"/>
    </w:rPr>
  </w:style>
  <w:style w:type="character" w:customStyle="1" w:styleId="searchcla">
    <w:name w:val="searchcla"/>
    <w:basedOn w:val="a1"/>
    <w:rsid w:val="00AC79F9"/>
  </w:style>
  <w:style w:type="character" w:customStyle="1" w:styleId="Char2">
    <w:name w:val="批注文字 Char"/>
    <w:link w:val="af1"/>
    <w:rsid w:val="00626250"/>
    <w:rPr>
      <w:rFonts w:ascii="Arial" w:hAnsi="Arial"/>
      <w:lang w:eastAsia="en-US"/>
    </w:rPr>
  </w:style>
  <w:style w:type="character" w:styleId="af4">
    <w:name w:val="Strong"/>
    <w:uiPriority w:val="22"/>
    <w:qFormat/>
    <w:rsid w:val="00595968"/>
    <w:rPr>
      <w:b/>
      <w:bCs/>
    </w:rPr>
  </w:style>
  <w:style w:type="character" w:customStyle="1" w:styleId="Char">
    <w:name w:val="正文文本 Char"/>
    <w:link w:val="a7"/>
    <w:rsid w:val="000A26DF"/>
    <w:rPr>
      <w:rFonts w:ascii="Arial" w:hAnsi="Arial"/>
      <w:lang w:eastAsia="en-US"/>
    </w:rPr>
  </w:style>
  <w:style w:type="character" w:styleId="af5">
    <w:name w:val="Intense Emphasis"/>
    <w:uiPriority w:val="21"/>
    <w:qFormat/>
    <w:rsid w:val="000A26DF"/>
    <w:rPr>
      <w:b/>
      <w:bCs/>
      <w:i/>
      <w:iCs/>
      <w:color w:val="4F81BD"/>
    </w:rPr>
  </w:style>
  <w:style w:type="character" w:styleId="af6">
    <w:name w:val="Hyperlink"/>
    <w:rsid w:val="009749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00716">
      <w:bodyDiv w:val="1"/>
      <w:marLeft w:val="0"/>
      <w:marRight w:val="0"/>
      <w:marTop w:val="0"/>
      <w:marBottom w:val="0"/>
      <w:divBdr>
        <w:top w:val="none" w:sz="0" w:space="0" w:color="auto"/>
        <w:left w:val="none" w:sz="0" w:space="0" w:color="auto"/>
        <w:bottom w:val="none" w:sz="0" w:space="0" w:color="auto"/>
        <w:right w:val="none" w:sz="0" w:space="0" w:color="auto"/>
      </w:divBdr>
      <w:divsChild>
        <w:div w:id="1399207476">
          <w:marLeft w:val="0"/>
          <w:marRight w:val="0"/>
          <w:marTop w:val="0"/>
          <w:marBottom w:val="0"/>
          <w:divBdr>
            <w:top w:val="none" w:sz="0" w:space="0" w:color="auto"/>
            <w:left w:val="none" w:sz="0" w:space="0" w:color="auto"/>
            <w:bottom w:val="none" w:sz="0" w:space="0" w:color="auto"/>
            <w:right w:val="none" w:sz="0" w:space="0" w:color="auto"/>
          </w:divBdr>
        </w:div>
      </w:divsChild>
    </w:div>
    <w:div w:id="35355272">
      <w:bodyDiv w:val="1"/>
      <w:marLeft w:val="0"/>
      <w:marRight w:val="0"/>
      <w:marTop w:val="0"/>
      <w:marBottom w:val="0"/>
      <w:divBdr>
        <w:top w:val="none" w:sz="0" w:space="0" w:color="auto"/>
        <w:left w:val="none" w:sz="0" w:space="0" w:color="auto"/>
        <w:bottom w:val="none" w:sz="0" w:space="0" w:color="auto"/>
        <w:right w:val="none" w:sz="0" w:space="0" w:color="auto"/>
      </w:divBdr>
      <w:divsChild>
        <w:div w:id="1545555293">
          <w:marLeft w:val="0"/>
          <w:marRight w:val="0"/>
          <w:marTop w:val="0"/>
          <w:marBottom w:val="0"/>
          <w:divBdr>
            <w:top w:val="none" w:sz="0" w:space="0" w:color="auto"/>
            <w:left w:val="none" w:sz="0" w:space="0" w:color="auto"/>
            <w:bottom w:val="none" w:sz="0" w:space="0" w:color="auto"/>
            <w:right w:val="none" w:sz="0" w:space="0" w:color="auto"/>
          </w:divBdr>
        </w:div>
      </w:divsChild>
    </w:div>
    <w:div w:id="113642966">
      <w:bodyDiv w:val="1"/>
      <w:marLeft w:val="0"/>
      <w:marRight w:val="0"/>
      <w:marTop w:val="0"/>
      <w:marBottom w:val="0"/>
      <w:divBdr>
        <w:top w:val="none" w:sz="0" w:space="0" w:color="auto"/>
        <w:left w:val="none" w:sz="0" w:space="0" w:color="auto"/>
        <w:bottom w:val="none" w:sz="0" w:space="0" w:color="auto"/>
        <w:right w:val="none" w:sz="0" w:space="0" w:color="auto"/>
      </w:divBdr>
      <w:divsChild>
        <w:div w:id="1967422039">
          <w:marLeft w:val="0"/>
          <w:marRight w:val="0"/>
          <w:marTop w:val="0"/>
          <w:marBottom w:val="0"/>
          <w:divBdr>
            <w:top w:val="none" w:sz="0" w:space="0" w:color="auto"/>
            <w:left w:val="none" w:sz="0" w:space="0" w:color="auto"/>
            <w:bottom w:val="none" w:sz="0" w:space="0" w:color="auto"/>
            <w:right w:val="none" w:sz="0" w:space="0" w:color="auto"/>
          </w:divBdr>
        </w:div>
      </w:divsChild>
    </w:div>
    <w:div w:id="143132854">
      <w:bodyDiv w:val="1"/>
      <w:marLeft w:val="0"/>
      <w:marRight w:val="0"/>
      <w:marTop w:val="0"/>
      <w:marBottom w:val="0"/>
      <w:divBdr>
        <w:top w:val="none" w:sz="0" w:space="0" w:color="auto"/>
        <w:left w:val="none" w:sz="0" w:space="0" w:color="auto"/>
        <w:bottom w:val="none" w:sz="0" w:space="0" w:color="auto"/>
        <w:right w:val="none" w:sz="0" w:space="0" w:color="auto"/>
      </w:divBdr>
      <w:divsChild>
        <w:div w:id="481236013">
          <w:marLeft w:val="0"/>
          <w:marRight w:val="0"/>
          <w:marTop w:val="0"/>
          <w:marBottom w:val="0"/>
          <w:divBdr>
            <w:top w:val="none" w:sz="0" w:space="0" w:color="auto"/>
            <w:left w:val="none" w:sz="0" w:space="0" w:color="auto"/>
            <w:bottom w:val="none" w:sz="0" w:space="0" w:color="auto"/>
            <w:right w:val="none" w:sz="0" w:space="0" w:color="auto"/>
          </w:divBdr>
        </w:div>
      </w:divsChild>
    </w:div>
    <w:div w:id="203908771">
      <w:bodyDiv w:val="1"/>
      <w:marLeft w:val="0"/>
      <w:marRight w:val="0"/>
      <w:marTop w:val="0"/>
      <w:marBottom w:val="0"/>
      <w:divBdr>
        <w:top w:val="none" w:sz="0" w:space="0" w:color="auto"/>
        <w:left w:val="none" w:sz="0" w:space="0" w:color="auto"/>
        <w:bottom w:val="none" w:sz="0" w:space="0" w:color="auto"/>
        <w:right w:val="none" w:sz="0" w:space="0" w:color="auto"/>
      </w:divBdr>
      <w:divsChild>
        <w:div w:id="1703020385">
          <w:marLeft w:val="0"/>
          <w:marRight w:val="0"/>
          <w:marTop w:val="0"/>
          <w:marBottom w:val="0"/>
          <w:divBdr>
            <w:top w:val="none" w:sz="0" w:space="0" w:color="auto"/>
            <w:left w:val="none" w:sz="0" w:space="0" w:color="auto"/>
            <w:bottom w:val="none" w:sz="0" w:space="0" w:color="auto"/>
            <w:right w:val="none" w:sz="0" w:space="0" w:color="auto"/>
          </w:divBdr>
        </w:div>
      </w:divsChild>
    </w:div>
    <w:div w:id="221213335">
      <w:bodyDiv w:val="1"/>
      <w:marLeft w:val="0"/>
      <w:marRight w:val="0"/>
      <w:marTop w:val="0"/>
      <w:marBottom w:val="0"/>
      <w:divBdr>
        <w:top w:val="none" w:sz="0" w:space="0" w:color="auto"/>
        <w:left w:val="none" w:sz="0" w:space="0" w:color="auto"/>
        <w:bottom w:val="none" w:sz="0" w:space="0" w:color="auto"/>
        <w:right w:val="none" w:sz="0" w:space="0" w:color="auto"/>
      </w:divBdr>
      <w:divsChild>
        <w:div w:id="1764690862">
          <w:marLeft w:val="0"/>
          <w:marRight w:val="0"/>
          <w:marTop w:val="0"/>
          <w:marBottom w:val="0"/>
          <w:divBdr>
            <w:top w:val="none" w:sz="0" w:space="0" w:color="auto"/>
            <w:left w:val="none" w:sz="0" w:space="0" w:color="auto"/>
            <w:bottom w:val="none" w:sz="0" w:space="0" w:color="auto"/>
            <w:right w:val="none" w:sz="0" w:space="0" w:color="auto"/>
          </w:divBdr>
        </w:div>
      </w:divsChild>
    </w:div>
    <w:div w:id="246421327">
      <w:bodyDiv w:val="1"/>
      <w:marLeft w:val="0"/>
      <w:marRight w:val="0"/>
      <w:marTop w:val="0"/>
      <w:marBottom w:val="0"/>
      <w:divBdr>
        <w:top w:val="none" w:sz="0" w:space="0" w:color="auto"/>
        <w:left w:val="none" w:sz="0" w:space="0" w:color="auto"/>
        <w:bottom w:val="none" w:sz="0" w:space="0" w:color="auto"/>
        <w:right w:val="none" w:sz="0" w:space="0" w:color="auto"/>
      </w:divBdr>
    </w:div>
    <w:div w:id="251744124">
      <w:bodyDiv w:val="1"/>
      <w:marLeft w:val="0"/>
      <w:marRight w:val="0"/>
      <w:marTop w:val="0"/>
      <w:marBottom w:val="0"/>
      <w:divBdr>
        <w:top w:val="none" w:sz="0" w:space="0" w:color="auto"/>
        <w:left w:val="none" w:sz="0" w:space="0" w:color="auto"/>
        <w:bottom w:val="none" w:sz="0" w:space="0" w:color="auto"/>
        <w:right w:val="none" w:sz="0" w:space="0" w:color="auto"/>
      </w:divBdr>
    </w:div>
    <w:div w:id="268397612">
      <w:bodyDiv w:val="1"/>
      <w:marLeft w:val="0"/>
      <w:marRight w:val="0"/>
      <w:marTop w:val="0"/>
      <w:marBottom w:val="0"/>
      <w:divBdr>
        <w:top w:val="none" w:sz="0" w:space="0" w:color="auto"/>
        <w:left w:val="none" w:sz="0" w:space="0" w:color="auto"/>
        <w:bottom w:val="none" w:sz="0" w:space="0" w:color="auto"/>
        <w:right w:val="none" w:sz="0" w:space="0" w:color="auto"/>
      </w:divBdr>
      <w:divsChild>
        <w:div w:id="134494776">
          <w:marLeft w:val="0"/>
          <w:marRight w:val="0"/>
          <w:marTop w:val="0"/>
          <w:marBottom w:val="0"/>
          <w:divBdr>
            <w:top w:val="none" w:sz="0" w:space="0" w:color="auto"/>
            <w:left w:val="none" w:sz="0" w:space="0" w:color="auto"/>
            <w:bottom w:val="none" w:sz="0" w:space="0" w:color="auto"/>
            <w:right w:val="none" w:sz="0" w:space="0" w:color="auto"/>
          </w:divBdr>
        </w:div>
      </w:divsChild>
    </w:div>
    <w:div w:id="300623854">
      <w:bodyDiv w:val="1"/>
      <w:marLeft w:val="0"/>
      <w:marRight w:val="0"/>
      <w:marTop w:val="0"/>
      <w:marBottom w:val="0"/>
      <w:divBdr>
        <w:top w:val="none" w:sz="0" w:space="0" w:color="auto"/>
        <w:left w:val="none" w:sz="0" w:space="0" w:color="auto"/>
        <w:bottom w:val="none" w:sz="0" w:space="0" w:color="auto"/>
        <w:right w:val="none" w:sz="0" w:space="0" w:color="auto"/>
      </w:divBdr>
      <w:divsChild>
        <w:div w:id="2145348516">
          <w:marLeft w:val="0"/>
          <w:marRight w:val="0"/>
          <w:marTop w:val="0"/>
          <w:marBottom w:val="0"/>
          <w:divBdr>
            <w:top w:val="none" w:sz="0" w:space="0" w:color="auto"/>
            <w:left w:val="none" w:sz="0" w:space="0" w:color="auto"/>
            <w:bottom w:val="none" w:sz="0" w:space="0" w:color="auto"/>
            <w:right w:val="none" w:sz="0" w:space="0" w:color="auto"/>
          </w:divBdr>
        </w:div>
      </w:divsChild>
    </w:div>
    <w:div w:id="374045085">
      <w:bodyDiv w:val="1"/>
      <w:marLeft w:val="0"/>
      <w:marRight w:val="0"/>
      <w:marTop w:val="0"/>
      <w:marBottom w:val="0"/>
      <w:divBdr>
        <w:top w:val="none" w:sz="0" w:space="0" w:color="auto"/>
        <w:left w:val="none" w:sz="0" w:space="0" w:color="auto"/>
        <w:bottom w:val="none" w:sz="0" w:space="0" w:color="auto"/>
        <w:right w:val="none" w:sz="0" w:space="0" w:color="auto"/>
      </w:divBdr>
      <w:divsChild>
        <w:div w:id="1777868676">
          <w:marLeft w:val="0"/>
          <w:marRight w:val="0"/>
          <w:marTop w:val="0"/>
          <w:marBottom w:val="0"/>
          <w:divBdr>
            <w:top w:val="none" w:sz="0" w:space="0" w:color="auto"/>
            <w:left w:val="none" w:sz="0" w:space="0" w:color="auto"/>
            <w:bottom w:val="none" w:sz="0" w:space="0" w:color="auto"/>
            <w:right w:val="none" w:sz="0" w:space="0" w:color="auto"/>
          </w:divBdr>
        </w:div>
      </w:divsChild>
    </w:div>
    <w:div w:id="438111768">
      <w:bodyDiv w:val="1"/>
      <w:marLeft w:val="0"/>
      <w:marRight w:val="0"/>
      <w:marTop w:val="0"/>
      <w:marBottom w:val="0"/>
      <w:divBdr>
        <w:top w:val="none" w:sz="0" w:space="0" w:color="auto"/>
        <w:left w:val="none" w:sz="0" w:space="0" w:color="auto"/>
        <w:bottom w:val="none" w:sz="0" w:space="0" w:color="auto"/>
        <w:right w:val="none" w:sz="0" w:space="0" w:color="auto"/>
      </w:divBdr>
      <w:divsChild>
        <w:div w:id="828717120">
          <w:marLeft w:val="0"/>
          <w:marRight w:val="0"/>
          <w:marTop w:val="0"/>
          <w:marBottom w:val="0"/>
          <w:divBdr>
            <w:top w:val="none" w:sz="0" w:space="0" w:color="auto"/>
            <w:left w:val="none" w:sz="0" w:space="0" w:color="auto"/>
            <w:bottom w:val="none" w:sz="0" w:space="0" w:color="auto"/>
            <w:right w:val="none" w:sz="0" w:space="0" w:color="auto"/>
          </w:divBdr>
        </w:div>
      </w:divsChild>
    </w:div>
    <w:div w:id="471335912">
      <w:bodyDiv w:val="1"/>
      <w:marLeft w:val="0"/>
      <w:marRight w:val="0"/>
      <w:marTop w:val="0"/>
      <w:marBottom w:val="0"/>
      <w:divBdr>
        <w:top w:val="none" w:sz="0" w:space="0" w:color="auto"/>
        <w:left w:val="none" w:sz="0" w:space="0" w:color="auto"/>
        <w:bottom w:val="none" w:sz="0" w:space="0" w:color="auto"/>
        <w:right w:val="none" w:sz="0" w:space="0" w:color="auto"/>
      </w:divBdr>
      <w:divsChild>
        <w:div w:id="458500703">
          <w:marLeft w:val="0"/>
          <w:marRight w:val="0"/>
          <w:marTop w:val="0"/>
          <w:marBottom w:val="0"/>
          <w:divBdr>
            <w:top w:val="none" w:sz="0" w:space="0" w:color="auto"/>
            <w:left w:val="none" w:sz="0" w:space="0" w:color="auto"/>
            <w:bottom w:val="none" w:sz="0" w:space="0" w:color="auto"/>
            <w:right w:val="none" w:sz="0" w:space="0" w:color="auto"/>
          </w:divBdr>
        </w:div>
      </w:divsChild>
    </w:div>
    <w:div w:id="474420693">
      <w:bodyDiv w:val="1"/>
      <w:marLeft w:val="0"/>
      <w:marRight w:val="0"/>
      <w:marTop w:val="0"/>
      <w:marBottom w:val="0"/>
      <w:divBdr>
        <w:top w:val="none" w:sz="0" w:space="0" w:color="auto"/>
        <w:left w:val="none" w:sz="0" w:space="0" w:color="auto"/>
        <w:bottom w:val="none" w:sz="0" w:space="0" w:color="auto"/>
        <w:right w:val="none" w:sz="0" w:space="0" w:color="auto"/>
      </w:divBdr>
      <w:divsChild>
        <w:div w:id="2135127009">
          <w:marLeft w:val="0"/>
          <w:marRight w:val="0"/>
          <w:marTop w:val="0"/>
          <w:marBottom w:val="0"/>
          <w:divBdr>
            <w:top w:val="none" w:sz="0" w:space="0" w:color="auto"/>
            <w:left w:val="none" w:sz="0" w:space="0" w:color="auto"/>
            <w:bottom w:val="none" w:sz="0" w:space="0" w:color="auto"/>
            <w:right w:val="none" w:sz="0" w:space="0" w:color="auto"/>
          </w:divBdr>
        </w:div>
      </w:divsChild>
    </w:div>
    <w:div w:id="515196582">
      <w:bodyDiv w:val="1"/>
      <w:marLeft w:val="0"/>
      <w:marRight w:val="0"/>
      <w:marTop w:val="0"/>
      <w:marBottom w:val="0"/>
      <w:divBdr>
        <w:top w:val="none" w:sz="0" w:space="0" w:color="auto"/>
        <w:left w:val="none" w:sz="0" w:space="0" w:color="auto"/>
        <w:bottom w:val="none" w:sz="0" w:space="0" w:color="auto"/>
        <w:right w:val="none" w:sz="0" w:space="0" w:color="auto"/>
      </w:divBdr>
      <w:divsChild>
        <w:div w:id="1605646334">
          <w:marLeft w:val="0"/>
          <w:marRight w:val="0"/>
          <w:marTop w:val="0"/>
          <w:marBottom w:val="0"/>
          <w:divBdr>
            <w:top w:val="none" w:sz="0" w:space="0" w:color="auto"/>
            <w:left w:val="none" w:sz="0" w:space="0" w:color="auto"/>
            <w:bottom w:val="none" w:sz="0" w:space="0" w:color="auto"/>
            <w:right w:val="none" w:sz="0" w:space="0" w:color="auto"/>
          </w:divBdr>
        </w:div>
      </w:divsChild>
    </w:div>
    <w:div w:id="535511478">
      <w:bodyDiv w:val="1"/>
      <w:marLeft w:val="0"/>
      <w:marRight w:val="0"/>
      <w:marTop w:val="0"/>
      <w:marBottom w:val="0"/>
      <w:divBdr>
        <w:top w:val="none" w:sz="0" w:space="0" w:color="auto"/>
        <w:left w:val="none" w:sz="0" w:space="0" w:color="auto"/>
        <w:bottom w:val="none" w:sz="0" w:space="0" w:color="auto"/>
        <w:right w:val="none" w:sz="0" w:space="0" w:color="auto"/>
      </w:divBdr>
      <w:divsChild>
        <w:div w:id="1588732070">
          <w:marLeft w:val="0"/>
          <w:marRight w:val="0"/>
          <w:marTop w:val="0"/>
          <w:marBottom w:val="0"/>
          <w:divBdr>
            <w:top w:val="none" w:sz="0" w:space="0" w:color="auto"/>
            <w:left w:val="none" w:sz="0" w:space="0" w:color="auto"/>
            <w:bottom w:val="none" w:sz="0" w:space="0" w:color="auto"/>
            <w:right w:val="none" w:sz="0" w:space="0" w:color="auto"/>
          </w:divBdr>
        </w:div>
      </w:divsChild>
    </w:div>
    <w:div w:id="568687395">
      <w:bodyDiv w:val="1"/>
      <w:marLeft w:val="0"/>
      <w:marRight w:val="0"/>
      <w:marTop w:val="0"/>
      <w:marBottom w:val="0"/>
      <w:divBdr>
        <w:top w:val="none" w:sz="0" w:space="0" w:color="auto"/>
        <w:left w:val="none" w:sz="0" w:space="0" w:color="auto"/>
        <w:bottom w:val="none" w:sz="0" w:space="0" w:color="auto"/>
        <w:right w:val="none" w:sz="0" w:space="0" w:color="auto"/>
      </w:divBdr>
      <w:divsChild>
        <w:div w:id="1406103991">
          <w:marLeft w:val="0"/>
          <w:marRight w:val="0"/>
          <w:marTop w:val="0"/>
          <w:marBottom w:val="0"/>
          <w:divBdr>
            <w:top w:val="none" w:sz="0" w:space="0" w:color="auto"/>
            <w:left w:val="none" w:sz="0" w:space="0" w:color="auto"/>
            <w:bottom w:val="none" w:sz="0" w:space="0" w:color="auto"/>
            <w:right w:val="none" w:sz="0" w:space="0" w:color="auto"/>
          </w:divBdr>
        </w:div>
      </w:divsChild>
    </w:div>
    <w:div w:id="572393831">
      <w:bodyDiv w:val="1"/>
      <w:marLeft w:val="0"/>
      <w:marRight w:val="0"/>
      <w:marTop w:val="0"/>
      <w:marBottom w:val="0"/>
      <w:divBdr>
        <w:top w:val="none" w:sz="0" w:space="0" w:color="auto"/>
        <w:left w:val="none" w:sz="0" w:space="0" w:color="auto"/>
        <w:bottom w:val="none" w:sz="0" w:space="0" w:color="auto"/>
        <w:right w:val="none" w:sz="0" w:space="0" w:color="auto"/>
      </w:divBdr>
      <w:divsChild>
        <w:div w:id="1234437561">
          <w:marLeft w:val="0"/>
          <w:marRight w:val="0"/>
          <w:marTop w:val="0"/>
          <w:marBottom w:val="0"/>
          <w:divBdr>
            <w:top w:val="none" w:sz="0" w:space="0" w:color="auto"/>
            <w:left w:val="none" w:sz="0" w:space="0" w:color="auto"/>
            <w:bottom w:val="none" w:sz="0" w:space="0" w:color="auto"/>
            <w:right w:val="none" w:sz="0" w:space="0" w:color="auto"/>
          </w:divBdr>
        </w:div>
      </w:divsChild>
    </w:div>
    <w:div w:id="577060170">
      <w:bodyDiv w:val="1"/>
      <w:marLeft w:val="0"/>
      <w:marRight w:val="0"/>
      <w:marTop w:val="0"/>
      <w:marBottom w:val="0"/>
      <w:divBdr>
        <w:top w:val="none" w:sz="0" w:space="0" w:color="auto"/>
        <w:left w:val="none" w:sz="0" w:space="0" w:color="auto"/>
        <w:bottom w:val="none" w:sz="0" w:space="0" w:color="auto"/>
        <w:right w:val="none" w:sz="0" w:space="0" w:color="auto"/>
      </w:divBdr>
      <w:divsChild>
        <w:div w:id="1744839143">
          <w:marLeft w:val="0"/>
          <w:marRight w:val="0"/>
          <w:marTop w:val="0"/>
          <w:marBottom w:val="0"/>
          <w:divBdr>
            <w:top w:val="none" w:sz="0" w:space="0" w:color="auto"/>
            <w:left w:val="none" w:sz="0" w:space="0" w:color="auto"/>
            <w:bottom w:val="none" w:sz="0" w:space="0" w:color="auto"/>
            <w:right w:val="none" w:sz="0" w:space="0" w:color="auto"/>
          </w:divBdr>
          <w:divsChild>
            <w:div w:id="139006072">
              <w:marLeft w:val="0"/>
              <w:marRight w:val="0"/>
              <w:marTop w:val="0"/>
              <w:marBottom w:val="0"/>
              <w:divBdr>
                <w:top w:val="none" w:sz="0" w:space="0" w:color="auto"/>
                <w:left w:val="none" w:sz="0" w:space="0" w:color="auto"/>
                <w:bottom w:val="none" w:sz="0" w:space="0" w:color="auto"/>
                <w:right w:val="none" w:sz="0" w:space="0" w:color="auto"/>
              </w:divBdr>
            </w:div>
            <w:div w:id="1292905044">
              <w:marLeft w:val="0"/>
              <w:marRight w:val="0"/>
              <w:marTop w:val="0"/>
              <w:marBottom w:val="0"/>
              <w:divBdr>
                <w:top w:val="none" w:sz="0" w:space="0" w:color="auto"/>
                <w:left w:val="none" w:sz="0" w:space="0" w:color="auto"/>
                <w:bottom w:val="none" w:sz="0" w:space="0" w:color="auto"/>
                <w:right w:val="none" w:sz="0" w:space="0" w:color="auto"/>
              </w:divBdr>
            </w:div>
            <w:div w:id="1510833316">
              <w:marLeft w:val="0"/>
              <w:marRight w:val="0"/>
              <w:marTop w:val="0"/>
              <w:marBottom w:val="0"/>
              <w:divBdr>
                <w:top w:val="none" w:sz="0" w:space="0" w:color="auto"/>
                <w:left w:val="none" w:sz="0" w:space="0" w:color="auto"/>
                <w:bottom w:val="none" w:sz="0" w:space="0" w:color="auto"/>
                <w:right w:val="none" w:sz="0" w:space="0" w:color="auto"/>
              </w:divBdr>
            </w:div>
            <w:div w:id="15954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15259">
      <w:bodyDiv w:val="1"/>
      <w:marLeft w:val="0"/>
      <w:marRight w:val="0"/>
      <w:marTop w:val="0"/>
      <w:marBottom w:val="0"/>
      <w:divBdr>
        <w:top w:val="none" w:sz="0" w:space="0" w:color="auto"/>
        <w:left w:val="none" w:sz="0" w:space="0" w:color="auto"/>
        <w:bottom w:val="none" w:sz="0" w:space="0" w:color="auto"/>
        <w:right w:val="none" w:sz="0" w:space="0" w:color="auto"/>
      </w:divBdr>
      <w:divsChild>
        <w:div w:id="2094234290">
          <w:marLeft w:val="0"/>
          <w:marRight w:val="0"/>
          <w:marTop w:val="0"/>
          <w:marBottom w:val="0"/>
          <w:divBdr>
            <w:top w:val="none" w:sz="0" w:space="0" w:color="auto"/>
            <w:left w:val="none" w:sz="0" w:space="0" w:color="auto"/>
            <w:bottom w:val="none" w:sz="0" w:space="0" w:color="auto"/>
            <w:right w:val="none" w:sz="0" w:space="0" w:color="auto"/>
          </w:divBdr>
        </w:div>
      </w:divsChild>
    </w:div>
    <w:div w:id="636298730">
      <w:bodyDiv w:val="1"/>
      <w:marLeft w:val="0"/>
      <w:marRight w:val="0"/>
      <w:marTop w:val="0"/>
      <w:marBottom w:val="0"/>
      <w:divBdr>
        <w:top w:val="none" w:sz="0" w:space="0" w:color="auto"/>
        <w:left w:val="none" w:sz="0" w:space="0" w:color="auto"/>
        <w:bottom w:val="none" w:sz="0" w:space="0" w:color="auto"/>
        <w:right w:val="none" w:sz="0" w:space="0" w:color="auto"/>
      </w:divBdr>
      <w:divsChild>
        <w:div w:id="1750535567">
          <w:marLeft w:val="0"/>
          <w:marRight w:val="0"/>
          <w:marTop w:val="0"/>
          <w:marBottom w:val="0"/>
          <w:divBdr>
            <w:top w:val="none" w:sz="0" w:space="0" w:color="auto"/>
            <w:left w:val="none" w:sz="0" w:space="0" w:color="auto"/>
            <w:bottom w:val="none" w:sz="0" w:space="0" w:color="auto"/>
            <w:right w:val="none" w:sz="0" w:space="0" w:color="auto"/>
          </w:divBdr>
        </w:div>
      </w:divsChild>
    </w:div>
    <w:div w:id="686450312">
      <w:bodyDiv w:val="1"/>
      <w:marLeft w:val="0"/>
      <w:marRight w:val="0"/>
      <w:marTop w:val="0"/>
      <w:marBottom w:val="0"/>
      <w:divBdr>
        <w:top w:val="none" w:sz="0" w:space="0" w:color="auto"/>
        <w:left w:val="none" w:sz="0" w:space="0" w:color="auto"/>
        <w:bottom w:val="none" w:sz="0" w:space="0" w:color="auto"/>
        <w:right w:val="none" w:sz="0" w:space="0" w:color="auto"/>
      </w:divBdr>
      <w:divsChild>
        <w:div w:id="2028633855">
          <w:marLeft w:val="0"/>
          <w:marRight w:val="0"/>
          <w:marTop w:val="0"/>
          <w:marBottom w:val="0"/>
          <w:divBdr>
            <w:top w:val="none" w:sz="0" w:space="0" w:color="auto"/>
            <w:left w:val="none" w:sz="0" w:space="0" w:color="auto"/>
            <w:bottom w:val="none" w:sz="0" w:space="0" w:color="auto"/>
            <w:right w:val="none" w:sz="0" w:space="0" w:color="auto"/>
          </w:divBdr>
        </w:div>
      </w:divsChild>
    </w:div>
    <w:div w:id="696547335">
      <w:bodyDiv w:val="1"/>
      <w:marLeft w:val="0"/>
      <w:marRight w:val="0"/>
      <w:marTop w:val="0"/>
      <w:marBottom w:val="0"/>
      <w:divBdr>
        <w:top w:val="none" w:sz="0" w:space="0" w:color="auto"/>
        <w:left w:val="none" w:sz="0" w:space="0" w:color="auto"/>
        <w:bottom w:val="none" w:sz="0" w:space="0" w:color="auto"/>
        <w:right w:val="none" w:sz="0" w:space="0" w:color="auto"/>
      </w:divBdr>
      <w:divsChild>
        <w:div w:id="1802839187">
          <w:marLeft w:val="0"/>
          <w:marRight w:val="0"/>
          <w:marTop w:val="0"/>
          <w:marBottom w:val="0"/>
          <w:divBdr>
            <w:top w:val="none" w:sz="0" w:space="0" w:color="auto"/>
            <w:left w:val="none" w:sz="0" w:space="0" w:color="auto"/>
            <w:bottom w:val="none" w:sz="0" w:space="0" w:color="auto"/>
            <w:right w:val="none" w:sz="0" w:space="0" w:color="auto"/>
          </w:divBdr>
          <w:divsChild>
            <w:div w:id="527841363">
              <w:marLeft w:val="0"/>
              <w:marRight w:val="0"/>
              <w:marTop w:val="0"/>
              <w:marBottom w:val="0"/>
              <w:divBdr>
                <w:top w:val="none" w:sz="0" w:space="0" w:color="auto"/>
                <w:left w:val="none" w:sz="0" w:space="0" w:color="auto"/>
                <w:bottom w:val="none" w:sz="0" w:space="0" w:color="auto"/>
                <w:right w:val="none" w:sz="0" w:space="0" w:color="auto"/>
              </w:divBdr>
            </w:div>
            <w:div w:id="1432509089">
              <w:marLeft w:val="0"/>
              <w:marRight w:val="0"/>
              <w:marTop w:val="0"/>
              <w:marBottom w:val="0"/>
              <w:divBdr>
                <w:top w:val="none" w:sz="0" w:space="0" w:color="auto"/>
                <w:left w:val="none" w:sz="0" w:space="0" w:color="auto"/>
                <w:bottom w:val="none" w:sz="0" w:space="0" w:color="auto"/>
                <w:right w:val="none" w:sz="0" w:space="0" w:color="auto"/>
              </w:divBdr>
            </w:div>
            <w:div w:id="16953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5056">
      <w:bodyDiv w:val="1"/>
      <w:marLeft w:val="0"/>
      <w:marRight w:val="0"/>
      <w:marTop w:val="0"/>
      <w:marBottom w:val="0"/>
      <w:divBdr>
        <w:top w:val="none" w:sz="0" w:space="0" w:color="auto"/>
        <w:left w:val="none" w:sz="0" w:space="0" w:color="auto"/>
        <w:bottom w:val="none" w:sz="0" w:space="0" w:color="auto"/>
        <w:right w:val="none" w:sz="0" w:space="0" w:color="auto"/>
      </w:divBdr>
      <w:divsChild>
        <w:div w:id="132991456">
          <w:marLeft w:val="0"/>
          <w:marRight w:val="0"/>
          <w:marTop w:val="0"/>
          <w:marBottom w:val="0"/>
          <w:divBdr>
            <w:top w:val="none" w:sz="0" w:space="0" w:color="auto"/>
            <w:left w:val="none" w:sz="0" w:space="0" w:color="auto"/>
            <w:bottom w:val="none" w:sz="0" w:space="0" w:color="auto"/>
            <w:right w:val="none" w:sz="0" w:space="0" w:color="auto"/>
          </w:divBdr>
        </w:div>
      </w:divsChild>
    </w:div>
    <w:div w:id="787359830">
      <w:bodyDiv w:val="1"/>
      <w:marLeft w:val="0"/>
      <w:marRight w:val="0"/>
      <w:marTop w:val="0"/>
      <w:marBottom w:val="0"/>
      <w:divBdr>
        <w:top w:val="none" w:sz="0" w:space="0" w:color="auto"/>
        <w:left w:val="none" w:sz="0" w:space="0" w:color="auto"/>
        <w:bottom w:val="none" w:sz="0" w:space="0" w:color="auto"/>
        <w:right w:val="none" w:sz="0" w:space="0" w:color="auto"/>
      </w:divBdr>
      <w:divsChild>
        <w:div w:id="998925297">
          <w:marLeft w:val="0"/>
          <w:marRight w:val="0"/>
          <w:marTop w:val="0"/>
          <w:marBottom w:val="0"/>
          <w:divBdr>
            <w:top w:val="none" w:sz="0" w:space="0" w:color="auto"/>
            <w:left w:val="none" w:sz="0" w:space="0" w:color="auto"/>
            <w:bottom w:val="none" w:sz="0" w:space="0" w:color="auto"/>
            <w:right w:val="none" w:sz="0" w:space="0" w:color="auto"/>
          </w:divBdr>
        </w:div>
      </w:divsChild>
    </w:div>
    <w:div w:id="858660569">
      <w:bodyDiv w:val="1"/>
      <w:marLeft w:val="0"/>
      <w:marRight w:val="0"/>
      <w:marTop w:val="0"/>
      <w:marBottom w:val="0"/>
      <w:divBdr>
        <w:top w:val="none" w:sz="0" w:space="0" w:color="auto"/>
        <w:left w:val="none" w:sz="0" w:space="0" w:color="auto"/>
        <w:bottom w:val="none" w:sz="0" w:space="0" w:color="auto"/>
        <w:right w:val="none" w:sz="0" w:space="0" w:color="auto"/>
      </w:divBdr>
      <w:divsChild>
        <w:div w:id="935863967">
          <w:marLeft w:val="0"/>
          <w:marRight w:val="0"/>
          <w:marTop w:val="0"/>
          <w:marBottom w:val="0"/>
          <w:divBdr>
            <w:top w:val="none" w:sz="0" w:space="0" w:color="auto"/>
            <w:left w:val="none" w:sz="0" w:space="0" w:color="auto"/>
            <w:bottom w:val="none" w:sz="0" w:space="0" w:color="auto"/>
            <w:right w:val="none" w:sz="0" w:space="0" w:color="auto"/>
          </w:divBdr>
        </w:div>
      </w:divsChild>
    </w:div>
    <w:div w:id="909273379">
      <w:bodyDiv w:val="1"/>
      <w:marLeft w:val="0"/>
      <w:marRight w:val="0"/>
      <w:marTop w:val="0"/>
      <w:marBottom w:val="0"/>
      <w:divBdr>
        <w:top w:val="none" w:sz="0" w:space="0" w:color="auto"/>
        <w:left w:val="none" w:sz="0" w:space="0" w:color="auto"/>
        <w:bottom w:val="none" w:sz="0" w:space="0" w:color="auto"/>
        <w:right w:val="none" w:sz="0" w:space="0" w:color="auto"/>
      </w:divBdr>
      <w:divsChild>
        <w:div w:id="374088134">
          <w:marLeft w:val="0"/>
          <w:marRight w:val="0"/>
          <w:marTop w:val="0"/>
          <w:marBottom w:val="0"/>
          <w:divBdr>
            <w:top w:val="none" w:sz="0" w:space="0" w:color="auto"/>
            <w:left w:val="none" w:sz="0" w:space="0" w:color="auto"/>
            <w:bottom w:val="none" w:sz="0" w:space="0" w:color="auto"/>
            <w:right w:val="none" w:sz="0" w:space="0" w:color="auto"/>
          </w:divBdr>
        </w:div>
      </w:divsChild>
    </w:div>
    <w:div w:id="914432708">
      <w:bodyDiv w:val="1"/>
      <w:marLeft w:val="0"/>
      <w:marRight w:val="0"/>
      <w:marTop w:val="0"/>
      <w:marBottom w:val="0"/>
      <w:divBdr>
        <w:top w:val="none" w:sz="0" w:space="0" w:color="auto"/>
        <w:left w:val="none" w:sz="0" w:space="0" w:color="auto"/>
        <w:bottom w:val="none" w:sz="0" w:space="0" w:color="auto"/>
        <w:right w:val="none" w:sz="0" w:space="0" w:color="auto"/>
      </w:divBdr>
      <w:divsChild>
        <w:div w:id="1607154313">
          <w:marLeft w:val="0"/>
          <w:marRight w:val="0"/>
          <w:marTop w:val="0"/>
          <w:marBottom w:val="0"/>
          <w:divBdr>
            <w:top w:val="none" w:sz="0" w:space="0" w:color="auto"/>
            <w:left w:val="none" w:sz="0" w:space="0" w:color="auto"/>
            <w:bottom w:val="none" w:sz="0" w:space="0" w:color="auto"/>
            <w:right w:val="none" w:sz="0" w:space="0" w:color="auto"/>
          </w:divBdr>
        </w:div>
      </w:divsChild>
    </w:div>
    <w:div w:id="944850917">
      <w:bodyDiv w:val="1"/>
      <w:marLeft w:val="0"/>
      <w:marRight w:val="0"/>
      <w:marTop w:val="0"/>
      <w:marBottom w:val="0"/>
      <w:divBdr>
        <w:top w:val="none" w:sz="0" w:space="0" w:color="auto"/>
        <w:left w:val="none" w:sz="0" w:space="0" w:color="auto"/>
        <w:bottom w:val="none" w:sz="0" w:space="0" w:color="auto"/>
        <w:right w:val="none" w:sz="0" w:space="0" w:color="auto"/>
      </w:divBdr>
      <w:divsChild>
        <w:div w:id="1298992314">
          <w:marLeft w:val="0"/>
          <w:marRight w:val="0"/>
          <w:marTop w:val="0"/>
          <w:marBottom w:val="0"/>
          <w:divBdr>
            <w:top w:val="none" w:sz="0" w:space="0" w:color="auto"/>
            <w:left w:val="none" w:sz="0" w:space="0" w:color="auto"/>
            <w:bottom w:val="none" w:sz="0" w:space="0" w:color="auto"/>
            <w:right w:val="none" w:sz="0" w:space="0" w:color="auto"/>
          </w:divBdr>
        </w:div>
      </w:divsChild>
    </w:div>
    <w:div w:id="964887810">
      <w:bodyDiv w:val="1"/>
      <w:marLeft w:val="0"/>
      <w:marRight w:val="0"/>
      <w:marTop w:val="0"/>
      <w:marBottom w:val="0"/>
      <w:divBdr>
        <w:top w:val="none" w:sz="0" w:space="0" w:color="auto"/>
        <w:left w:val="none" w:sz="0" w:space="0" w:color="auto"/>
        <w:bottom w:val="none" w:sz="0" w:space="0" w:color="auto"/>
        <w:right w:val="none" w:sz="0" w:space="0" w:color="auto"/>
      </w:divBdr>
      <w:divsChild>
        <w:div w:id="375349793">
          <w:marLeft w:val="0"/>
          <w:marRight w:val="0"/>
          <w:marTop w:val="0"/>
          <w:marBottom w:val="0"/>
          <w:divBdr>
            <w:top w:val="none" w:sz="0" w:space="0" w:color="auto"/>
            <w:left w:val="none" w:sz="0" w:space="0" w:color="auto"/>
            <w:bottom w:val="none" w:sz="0" w:space="0" w:color="auto"/>
            <w:right w:val="none" w:sz="0" w:space="0" w:color="auto"/>
          </w:divBdr>
        </w:div>
      </w:divsChild>
    </w:div>
    <w:div w:id="1000306581">
      <w:bodyDiv w:val="1"/>
      <w:marLeft w:val="0"/>
      <w:marRight w:val="0"/>
      <w:marTop w:val="0"/>
      <w:marBottom w:val="0"/>
      <w:divBdr>
        <w:top w:val="none" w:sz="0" w:space="0" w:color="auto"/>
        <w:left w:val="none" w:sz="0" w:space="0" w:color="auto"/>
        <w:bottom w:val="none" w:sz="0" w:space="0" w:color="auto"/>
        <w:right w:val="none" w:sz="0" w:space="0" w:color="auto"/>
      </w:divBdr>
      <w:divsChild>
        <w:div w:id="1108549949">
          <w:marLeft w:val="0"/>
          <w:marRight w:val="0"/>
          <w:marTop w:val="0"/>
          <w:marBottom w:val="0"/>
          <w:divBdr>
            <w:top w:val="none" w:sz="0" w:space="0" w:color="auto"/>
            <w:left w:val="none" w:sz="0" w:space="0" w:color="auto"/>
            <w:bottom w:val="none" w:sz="0" w:space="0" w:color="auto"/>
            <w:right w:val="none" w:sz="0" w:space="0" w:color="auto"/>
          </w:divBdr>
        </w:div>
      </w:divsChild>
    </w:div>
    <w:div w:id="1006445725">
      <w:bodyDiv w:val="1"/>
      <w:marLeft w:val="0"/>
      <w:marRight w:val="0"/>
      <w:marTop w:val="0"/>
      <w:marBottom w:val="0"/>
      <w:divBdr>
        <w:top w:val="none" w:sz="0" w:space="0" w:color="auto"/>
        <w:left w:val="none" w:sz="0" w:space="0" w:color="auto"/>
        <w:bottom w:val="none" w:sz="0" w:space="0" w:color="auto"/>
        <w:right w:val="none" w:sz="0" w:space="0" w:color="auto"/>
      </w:divBdr>
      <w:divsChild>
        <w:div w:id="442655058">
          <w:marLeft w:val="0"/>
          <w:marRight w:val="0"/>
          <w:marTop w:val="0"/>
          <w:marBottom w:val="0"/>
          <w:divBdr>
            <w:top w:val="none" w:sz="0" w:space="0" w:color="auto"/>
            <w:left w:val="none" w:sz="0" w:space="0" w:color="auto"/>
            <w:bottom w:val="none" w:sz="0" w:space="0" w:color="auto"/>
            <w:right w:val="none" w:sz="0" w:space="0" w:color="auto"/>
          </w:divBdr>
        </w:div>
      </w:divsChild>
    </w:div>
    <w:div w:id="1009716179">
      <w:bodyDiv w:val="1"/>
      <w:marLeft w:val="0"/>
      <w:marRight w:val="0"/>
      <w:marTop w:val="0"/>
      <w:marBottom w:val="0"/>
      <w:divBdr>
        <w:top w:val="none" w:sz="0" w:space="0" w:color="auto"/>
        <w:left w:val="none" w:sz="0" w:space="0" w:color="auto"/>
        <w:bottom w:val="none" w:sz="0" w:space="0" w:color="auto"/>
        <w:right w:val="none" w:sz="0" w:space="0" w:color="auto"/>
      </w:divBdr>
      <w:divsChild>
        <w:div w:id="1110078777">
          <w:marLeft w:val="0"/>
          <w:marRight w:val="0"/>
          <w:marTop w:val="0"/>
          <w:marBottom w:val="0"/>
          <w:divBdr>
            <w:top w:val="none" w:sz="0" w:space="0" w:color="auto"/>
            <w:left w:val="none" w:sz="0" w:space="0" w:color="auto"/>
            <w:bottom w:val="none" w:sz="0" w:space="0" w:color="auto"/>
            <w:right w:val="none" w:sz="0" w:space="0" w:color="auto"/>
          </w:divBdr>
        </w:div>
      </w:divsChild>
    </w:div>
    <w:div w:id="1070806818">
      <w:bodyDiv w:val="1"/>
      <w:marLeft w:val="0"/>
      <w:marRight w:val="0"/>
      <w:marTop w:val="0"/>
      <w:marBottom w:val="0"/>
      <w:divBdr>
        <w:top w:val="none" w:sz="0" w:space="0" w:color="auto"/>
        <w:left w:val="none" w:sz="0" w:space="0" w:color="auto"/>
        <w:bottom w:val="none" w:sz="0" w:space="0" w:color="auto"/>
        <w:right w:val="none" w:sz="0" w:space="0" w:color="auto"/>
      </w:divBdr>
      <w:divsChild>
        <w:div w:id="1116558337">
          <w:marLeft w:val="0"/>
          <w:marRight w:val="0"/>
          <w:marTop w:val="0"/>
          <w:marBottom w:val="0"/>
          <w:divBdr>
            <w:top w:val="none" w:sz="0" w:space="0" w:color="auto"/>
            <w:left w:val="none" w:sz="0" w:space="0" w:color="auto"/>
            <w:bottom w:val="none" w:sz="0" w:space="0" w:color="auto"/>
            <w:right w:val="none" w:sz="0" w:space="0" w:color="auto"/>
          </w:divBdr>
          <w:divsChild>
            <w:div w:id="156043953">
              <w:marLeft w:val="0"/>
              <w:marRight w:val="0"/>
              <w:marTop w:val="0"/>
              <w:marBottom w:val="0"/>
              <w:divBdr>
                <w:top w:val="none" w:sz="0" w:space="0" w:color="auto"/>
                <w:left w:val="none" w:sz="0" w:space="0" w:color="auto"/>
                <w:bottom w:val="none" w:sz="0" w:space="0" w:color="auto"/>
                <w:right w:val="none" w:sz="0" w:space="0" w:color="auto"/>
              </w:divBdr>
            </w:div>
            <w:div w:id="1340544185">
              <w:marLeft w:val="0"/>
              <w:marRight w:val="0"/>
              <w:marTop w:val="0"/>
              <w:marBottom w:val="0"/>
              <w:divBdr>
                <w:top w:val="none" w:sz="0" w:space="0" w:color="auto"/>
                <w:left w:val="none" w:sz="0" w:space="0" w:color="auto"/>
                <w:bottom w:val="none" w:sz="0" w:space="0" w:color="auto"/>
                <w:right w:val="none" w:sz="0" w:space="0" w:color="auto"/>
              </w:divBdr>
            </w:div>
            <w:div w:id="14370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23791">
      <w:bodyDiv w:val="1"/>
      <w:marLeft w:val="0"/>
      <w:marRight w:val="0"/>
      <w:marTop w:val="0"/>
      <w:marBottom w:val="0"/>
      <w:divBdr>
        <w:top w:val="none" w:sz="0" w:space="0" w:color="auto"/>
        <w:left w:val="none" w:sz="0" w:space="0" w:color="auto"/>
        <w:bottom w:val="none" w:sz="0" w:space="0" w:color="auto"/>
        <w:right w:val="none" w:sz="0" w:space="0" w:color="auto"/>
      </w:divBdr>
      <w:divsChild>
        <w:div w:id="120808610">
          <w:marLeft w:val="0"/>
          <w:marRight w:val="0"/>
          <w:marTop w:val="0"/>
          <w:marBottom w:val="0"/>
          <w:divBdr>
            <w:top w:val="none" w:sz="0" w:space="0" w:color="auto"/>
            <w:left w:val="none" w:sz="0" w:space="0" w:color="auto"/>
            <w:bottom w:val="none" w:sz="0" w:space="0" w:color="auto"/>
            <w:right w:val="none" w:sz="0" w:space="0" w:color="auto"/>
          </w:divBdr>
        </w:div>
      </w:divsChild>
    </w:div>
    <w:div w:id="1110932938">
      <w:bodyDiv w:val="1"/>
      <w:marLeft w:val="0"/>
      <w:marRight w:val="0"/>
      <w:marTop w:val="0"/>
      <w:marBottom w:val="0"/>
      <w:divBdr>
        <w:top w:val="none" w:sz="0" w:space="0" w:color="auto"/>
        <w:left w:val="none" w:sz="0" w:space="0" w:color="auto"/>
        <w:bottom w:val="none" w:sz="0" w:space="0" w:color="auto"/>
        <w:right w:val="none" w:sz="0" w:space="0" w:color="auto"/>
      </w:divBdr>
      <w:divsChild>
        <w:div w:id="386531663">
          <w:marLeft w:val="0"/>
          <w:marRight w:val="0"/>
          <w:marTop w:val="0"/>
          <w:marBottom w:val="0"/>
          <w:divBdr>
            <w:top w:val="none" w:sz="0" w:space="0" w:color="auto"/>
            <w:left w:val="none" w:sz="0" w:space="0" w:color="auto"/>
            <w:bottom w:val="none" w:sz="0" w:space="0" w:color="auto"/>
            <w:right w:val="none" w:sz="0" w:space="0" w:color="auto"/>
          </w:divBdr>
        </w:div>
      </w:divsChild>
    </w:div>
    <w:div w:id="1135176939">
      <w:bodyDiv w:val="1"/>
      <w:marLeft w:val="0"/>
      <w:marRight w:val="0"/>
      <w:marTop w:val="0"/>
      <w:marBottom w:val="0"/>
      <w:divBdr>
        <w:top w:val="none" w:sz="0" w:space="0" w:color="auto"/>
        <w:left w:val="none" w:sz="0" w:space="0" w:color="auto"/>
        <w:bottom w:val="none" w:sz="0" w:space="0" w:color="auto"/>
        <w:right w:val="none" w:sz="0" w:space="0" w:color="auto"/>
      </w:divBdr>
      <w:divsChild>
        <w:div w:id="845368050">
          <w:marLeft w:val="0"/>
          <w:marRight w:val="0"/>
          <w:marTop w:val="0"/>
          <w:marBottom w:val="0"/>
          <w:divBdr>
            <w:top w:val="none" w:sz="0" w:space="0" w:color="auto"/>
            <w:left w:val="none" w:sz="0" w:space="0" w:color="auto"/>
            <w:bottom w:val="none" w:sz="0" w:space="0" w:color="auto"/>
            <w:right w:val="none" w:sz="0" w:space="0" w:color="auto"/>
          </w:divBdr>
          <w:divsChild>
            <w:div w:id="146366109">
              <w:marLeft w:val="0"/>
              <w:marRight w:val="0"/>
              <w:marTop w:val="0"/>
              <w:marBottom w:val="0"/>
              <w:divBdr>
                <w:top w:val="none" w:sz="0" w:space="0" w:color="auto"/>
                <w:left w:val="none" w:sz="0" w:space="0" w:color="auto"/>
                <w:bottom w:val="none" w:sz="0" w:space="0" w:color="auto"/>
                <w:right w:val="none" w:sz="0" w:space="0" w:color="auto"/>
              </w:divBdr>
            </w:div>
            <w:div w:id="572929055">
              <w:marLeft w:val="0"/>
              <w:marRight w:val="0"/>
              <w:marTop w:val="0"/>
              <w:marBottom w:val="0"/>
              <w:divBdr>
                <w:top w:val="none" w:sz="0" w:space="0" w:color="auto"/>
                <w:left w:val="none" w:sz="0" w:space="0" w:color="auto"/>
                <w:bottom w:val="none" w:sz="0" w:space="0" w:color="auto"/>
                <w:right w:val="none" w:sz="0" w:space="0" w:color="auto"/>
              </w:divBdr>
            </w:div>
            <w:div w:id="730227719">
              <w:marLeft w:val="0"/>
              <w:marRight w:val="0"/>
              <w:marTop w:val="0"/>
              <w:marBottom w:val="0"/>
              <w:divBdr>
                <w:top w:val="none" w:sz="0" w:space="0" w:color="auto"/>
                <w:left w:val="none" w:sz="0" w:space="0" w:color="auto"/>
                <w:bottom w:val="none" w:sz="0" w:space="0" w:color="auto"/>
                <w:right w:val="none" w:sz="0" w:space="0" w:color="auto"/>
              </w:divBdr>
            </w:div>
            <w:div w:id="1070420006">
              <w:marLeft w:val="0"/>
              <w:marRight w:val="0"/>
              <w:marTop w:val="0"/>
              <w:marBottom w:val="0"/>
              <w:divBdr>
                <w:top w:val="none" w:sz="0" w:space="0" w:color="auto"/>
                <w:left w:val="none" w:sz="0" w:space="0" w:color="auto"/>
                <w:bottom w:val="none" w:sz="0" w:space="0" w:color="auto"/>
                <w:right w:val="none" w:sz="0" w:space="0" w:color="auto"/>
              </w:divBdr>
            </w:div>
            <w:div w:id="1399279252">
              <w:marLeft w:val="0"/>
              <w:marRight w:val="0"/>
              <w:marTop w:val="0"/>
              <w:marBottom w:val="0"/>
              <w:divBdr>
                <w:top w:val="none" w:sz="0" w:space="0" w:color="auto"/>
                <w:left w:val="none" w:sz="0" w:space="0" w:color="auto"/>
                <w:bottom w:val="none" w:sz="0" w:space="0" w:color="auto"/>
                <w:right w:val="none" w:sz="0" w:space="0" w:color="auto"/>
              </w:divBdr>
            </w:div>
            <w:div w:id="160958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2706">
      <w:bodyDiv w:val="1"/>
      <w:marLeft w:val="0"/>
      <w:marRight w:val="0"/>
      <w:marTop w:val="0"/>
      <w:marBottom w:val="0"/>
      <w:divBdr>
        <w:top w:val="none" w:sz="0" w:space="0" w:color="auto"/>
        <w:left w:val="none" w:sz="0" w:space="0" w:color="auto"/>
        <w:bottom w:val="none" w:sz="0" w:space="0" w:color="auto"/>
        <w:right w:val="none" w:sz="0" w:space="0" w:color="auto"/>
      </w:divBdr>
      <w:divsChild>
        <w:div w:id="98305740">
          <w:marLeft w:val="0"/>
          <w:marRight w:val="0"/>
          <w:marTop w:val="0"/>
          <w:marBottom w:val="0"/>
          <w:divBdr>
            <w:top w:val="none" w:sz="0" w:space="0" w:color="auto"/>
            <w:left w:val="none" w:sz="0" w:space="0" w:color="auto"/>
            <w:bottom w:val="none" w:sz="0" w:space="0" w:color="auto"/>
            <w:right w:val="none" w:sz="0" w:space="0" w:color="auto"/>
          </w:divBdr>
        </w:div>
      </w:divsChild>
    </w:div>
    <w:div w:id="1163475710">
      <w:bodyDiv w:val="1"/>
      <w:marLeft w:val="0"/>
      <w:marRight w:val="0"/>
      <w:marTop w:val="0"/>
      <w:marBottom w:val="0"/>
      <w:divBdr>
        <w:top w:val="none" w:sz="0" w:space="0" w:color="auto"/>
        <w:left w:val="none" w:sz="0" w:space="0" w:color="auto"/>
        <w:bottom w:val="none" w:sz="0" w:space="0" w:color="auto"/>
        <w:right w:val="none" w:sz="0" w:space="0" w:color="auto"/>
      </w:divBdr>
      <w:divsChild>
        <w:div w:id="1380782119">
          <w:marLeft w:val="0"/>
          <w:marRight w:val="0"/>
          <w:marTop w:val="0"/>
          <w:marBottom w:val="0"/>
          <w:divBdr>
            <w:top w:val="none" w:sz="0" w:space="0" w:color="auto"/>
            <w:left w:val="none" w:sz="0" w:space="0" w:color="auto"/>
            <w:bottom w:val="none" w:sz="0" w:space="0" w:color="auto"/>
            <w:right w:val="none" w:sz="0" w:space="0" w:color="auto"/>
          </w:divBdr>
        </w:div>
      </w:divsChild>
    </w:div>
    <w:div w:id="1215658102">
      <w:bodyDiv w:val="1"/>
      <w:marLeft w:val="0"/>
      <w:marRight w:val="0"/>
      <w:marTop w:val="0"/>
      <w:marBottom w:val="0"/>
      <w:divBdr>
        <w:top w:val="none" w:sz="0" w:space="0" w:color="auto"/>
        <w:left w:val="none" w:sz="0" w:space="0" w:color="auto"/>
        <w:bottom w:val="none" w:sz="0" w:space="0" w:color="auto"/>
        <w:right w:val="none" w:sz="0" w:space="0" w:color="auto"/>
      </w:divBdr>
      <w:divsChild>
        <w:div w:id="272706975">
          <w:marLeft w:val="0"/>
          <w:marRight w:val="0"/>
          <w:marTop w:val="0"/>
          <w:marBottom w:val="0"/>
          <w:divBdr>
            <w:top w:val="none" w:sz="0" w:space="0" w:color="auto"/>
            <w:left w:val="none" w:sz="0" w:space="0" w:color="auto"/>
            <w:bottom w:val="none" w:sz="0" w:space="0" w:color="auto"/>
            <w:right w:val="none" w:sz="0" w:space="0" w:color="auto"/>
          </w:divBdr>
          <w:divsChild>
            <w:div w:id="997222678">
              <w:marLeft w:val="0"/>
              <w:marRight w:val="0"/>
              <w:marTop w:val="0"/>
              <w:marBottom w:val="0"/>
              <w:divBdr>
                <w:top w:val="none" w:sz="0" w:space="0" w:color="auto"/>
                <w:left w:val="none" w:sz="0" w:space="0" w:color="auto"/>
                <w:bottom w:val="none" w:sz="0" w:space="0" w:color="auto"/>
                <w:right w:val="none" w:sz="0" w:space="0" w:color="auto"/>
              </w:divBdr>
            </w:div>
            <w:div w:id="205437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1929">
      <w:bodyDiv w:val="1"/>
      <w:marLeft w:val="0"/>
      <w:marRight w:val="0"/>
      <w:marTop w:val="0"/>
      <w:marBottom w:val="0"/>
      <w:divBdr>
        <w:top w:val="none" w:sz="0" w:space="0" w:color="auto"/>
        <w:left w:val="none" w:sz="0" w:space="0" w:color="auto"/>
        <w:bottom w:val="none" w:sz="0" w:space="0" w:color="auto"/>
        <w:right w:val="none" w:sz="0" w:space="0" w:color="auto"/>
      </w:divBdr>
      <w:divsChild>
        <w:div w:id="483009350">
          <w:marLeft w:val="0"/>
          <w:marRight w:val="0"/>
          <w:marTop w:val="0"/>
          <w:marBottom w:val="0"/>
          <w:divBdr>
            <w:top w:val="none" w:sz="0" w:space="0" w:color="auto"/>
            <w:left w:val="none" w:sz="0" w:space="0" w:color="auto"/>
            <w:bottom w:val="none" w:sz="0" w:space="0" w:color="auto"/>
            <w:right w:val="none" w:sz="0" w:space="0" w:color="auto"/>
          </w:divBdr>
        </w:div>
      </w:divsChild>
    </w:div>
    <w:div w:id="1419525153">
      <w:bodyDiv w:val="1"/>
      <w:marLeft w:val="0"/>
      <w:marRight w:val="0"/>
      <w:marTop w:val="0"/>
      <w:marBottom w:val="0"/>
      <w:divBdr>
        <w:top w:val="none" w:sz="0" w:space="0" w:color="auto"/>
        <w:left w:val="none" w:sz="0" w:space="0" w:color="auto"/>
        <w:bottom w:val="none" w:sz="0" w:space="0" w:color="auto"/>
        <w:right w:val="none" w:sz="0" w:space="0" w:color="auto"/>
      </w:divBdr>
      <w:divsChild>
        <w:div w:id="1977569001">
          <w:marLeft w:val="0"/>
          <w:marRight w:val="0"/>
          <w:marTop w:val="0"/>
          <w:marBottom w:val="0"/>
          <w:divBdr>
            <w:top w:val="none" w:sz="0" w:space="0" w:color="auto"/>
            <w:left w:val="none" w:sz="0" w:space="0" w:color="auto"/>
            <w:bottom w:val="none" w:sz="0" w:space="0" w:color="auto"/>
            <w:right w:val="none" w:sz="0" w:space="0" w:color="auto"/>
          </w:divBdr>
        </w:div>
      </w:divsChild>
    </w:div>
    <w:div w:id="1490294481">
      <w:bodyDiv w:val="1"/>
      <w:marLeft w:val="0"/>
      <w:marRight w:val="0"/>
      <w:marTop w:val="0"/>
      <w:marBottom w:val="0"/>
      <w:divBdr>
        <w:top w:val="none" w:sz="0" w:space="0" w:color="auto"/>
        <w:left w:val="none" w:sz="0" w:space="0" w:color="auto"/>
        <w:bottom w:val="none" w:sz="0" w:space="0" w:color="auto"/>
        <w:right w:val="none" w:sz="0" w:space="0" w:color="auto"/>
      </w:divBdr>
      <w:divsChild>
        <w:div w:id="1774127440">
          <w:marLeft w:val="0"/>
          <w:marRight w:val="0"/>
          <w:marTop w:val="0"/>
          <w:marBottom w:val="0"/>
          <w:divBdr>
            <w:top w:val="none" w:sz="0" w:space="0" w:color="auto"/>
            <w:left w:val="none" w:sz="0" w:space="0" w:color="auto"/>
            <w:bottom w:val="none" w:sz="0" w:space="0" w:color="auto"/>
            <w:right w:val="none" w:sz="0" w:space="0" w:color="auto"/>
          </w:divBdr>
        </w:div>
      </w:divsChild>
    </w:div>
    <w:div w:id="1519000171">
      <w:bodyDiv w:val="1"/>
      <w:marLeft w:val="0"/>
      <w:marRight w:val="0"/>
      <w:marTop w:val="0"/>
      <w:marBottom w:val="0"/>
      <w:divBdr>
        <w:top w:val="none" w:sz="0" w:space="0" w:color="auto"/>
        <w:left w:val="none" w:sz="0" w:space="0" w:color="auto"/>
        <w:bottom w:val="none" w:sz="0" w:space="0" w:color="auto"/>
        <w:right w:val="none" w:sz="0" w:space="0" w:color="auto"/>
      </w:divBdr>
      <w:divsChild>
        <w:div w:id="388110503">
          <w:marLeft w:val="0"/>
          <w:marRight w:val="0"/>
          <w:marTop w:val="0"/>
          <w:marBottom w:val="0"/>
          <w:divBdr>
            <w:top w:val="none" w:sz="0" w:space="0" w:color="auto"/>
            <w:left w:val="none" w:sz="0" w:space="0" w:color="auto"/>
            <w:bottom w:val="none" w:sz="0" w:space="0" w:color="auto"/>
            <w:right w:val="none" w:sz="0" w:space="0" w:color="auto"/>
          </w:divBdr>
          <w:divsChild>
            <w:div w:id="89857589">
              <w:marLeft w:val="0"/>
              <w:marRight w:val="0"/>
              <w:marTop w:val="0"/>
              <w:marBottom w:val="0"/>
              <w:divBdr>
                <w:top w:val="none" w:sz="0" w:space="0" w:color="auto"/>
                <w:left w:val="none" w:sz="0" w:space="0" w:color="auto"/>
                <w:bottom w:val="none" w:sz="0" w:space="0" w:color="auto"/>
                <w:right w:val="none" w:sz="0" w:space="0" w:color="auto"/>
              </w:divBdr>
            </w:div>
            <w:div w:id="179244006">
              <w:marLeft w:val="0"/>
              <w:marRight w:val="0"/>
              <w:marTop w:val="0"/>
              <w:marBottom w:val="0"/>
              <w:divBdr>
                <w:top w:val="none" w:sz="0" w:space="0" w:color="auto"/>
                <w:left w:val="none" w:sz="0" w:space="0" w:color="auto"/>
                <w:bottom w:val="none" w:sz="0" w:space="0" w:color="auto"/>
                <w:right w:val="none" w:sz="0" w:space="0" w:color="auto"/>
              </w:divBdr>
            </w:div>
            <w:div w:id="14542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50548">
      <w:bodyDiv w:val="1"/>
      <w:marLeft w:val="0"/>
      <w:marRight w:val="0"/>
      <w:marTop w:val="0"/>
      <w:marBottom w:val="0"/>
      <w:divBdr>
        <w:top w:val="none" w:sz="0" w:space="0" w:color="auto"/>
        <w:left w:val="none" w:sz="0" w:space="0" w:color="auto"/>
        <w:bottom w:val="none" w:sz="0" w:space="0" w:color="auto"/>
        <w:right w:val="none" w:sz="0" w:space="0" w:color="auto"/>
      </w:divBdr>
      <w:divsChild>
        <w:div w:id="817577060">
          <w:marLeft w:val="0"/>
          <w:marRight w:val="0"/>
          <w:marTop w:val="0"/>
          <w:marBottom w:val="0"/>
          <w:divBdr>
            <w:top w:val="none" w:sz="0" w:space="0" w:color="auto"/>
            <w:left w:val="none" w:sz="0" w:space="0" w:color="auto"/>
            <w:bottom w:val="none" w:sz="0" w:space="0" w:color="auto"/>
            <w:right w:val="none" w:sz="0" w:space="0" w:color="auto"/>
          </w:divBdr>
        </w:div>
      </w:divsChild>
    </w:div>
    <w:div w:id="1527333816">
      <w:bodyDiv w:val="1"/>
      <w:marLeft w:val="0"/>
      <w:marRight w:val="0"/>
      <w:marTop w:val="0"/>
      <w:marBottom w:val="0"/>
      <w:divBdr>
        <w:top w:val="none" w:sz="0" w:space="0" w:color="auto"/>
        <w:left w:val="none" w:sz="0" w:space="0" w:color="auto"/>
        <w:bottom w:val="none" w:sz="0" w:space="0" w:color="auto"/>
        <w:right w:val="none" w:sz="0" w:space="0" w:color="auto"/>
      </w:divBdr>
      <w:divsChild>
        <w:div w:id="1033575588">
          <w:marLeft w:val="0"/>
          <w:marRight w:val="0"/>
          <w:marTop w:val="0"/>
          <w:marBottom w:val="0"/>
          <w:divBdr>
            <w:top w:val="none" w:sz="0" w:space="0" w:color="auto"/>
            <w:left w:val="none" w:sz="0" w:space="0" w:color="auto"/>
            <w:bottom w:val="none" w:sz="0" w:space="0" w:color="auto"/>
            <w:right w:val="none" w:sz="0" w:space="0" w:color="auto"/>
          </w:divBdr>
        </w:div>
      </w:divsChild>
    </w:div>
    <w:div w:id="1555266107">
      <w:bodyDiv w:val="1"/>
      <w:marLeft w:val="0"/>
      <w:marRight w:val="0"/>
      <w:marTop w:val="0"/>
      <w:marBottom w:val="0"/>
      <w:divBdr>
        <w:top w:val="none" w:sz="0" w:space="0" w:color="auto"/>
        <w:left w:val="none" w:sz="0" w:space="0" w:color="auto"/>
        <w:bottom w:val="none" w:sz="0" w:space="0" w:color="auto"/>
        <w:right w:val="none" w:sz="0" w:space="0" w:color="auto"/>
      </w:divBdr>
      <w:divsChild>
        <w:div w:id="1098523146">
          <w:marLeft w:val="0"/>
          <w:marRight w:val="0"/>
          <w:marTop w:val="0"/>
          <w:marBottom w:val="0"/>
          <w:divBdr>
            <w:top w:val="none" w:sz="0" w:space="0" w:color="auto"/>
            <w:left w:val="none" w:sz="0" w:space="0" w:color="auto"/>
            <w:bottom w:val="none" w:sz="0" w:space="0" w:color="auto"/>
            <w:right w:val="none" w:sz="0" w:space="0" w:color="auto"/>
          </w:divBdr>
        </w:div>
      </w:divsChild>
    </w:div>
    <w:div w:id="1561944522">
      <w:bodyDiv w:val="1"/>
      <w:marLeft w:val="0"/>
      <w:marRight w:val="0"/>
      <w:marTop w:val="0"/>
      <w:marBottom w:val="0"/>
      <w:divBdr>
        <w:top w:val="none" w:sz="0" w:space="0" w:color="auto"/>
        <w:left w:val="none" w:sz="0" w:space="0" w:color="auto"/>
        <w:bottom w:val="none" w:sz="0" w:space="0" w:color="auto"/>
        <w:right w:val="none" w:sz="0" w:space="0" w:color="auto"/>
      </w:divBdr>
    </w:div>
    <w:div w:id="1580141537">
      <w:bodyDiv w:val="1"/>
      <w:marLeft w:val="0"/>
      <w:marRight w:val="0"/>
      <w:marTop w:val="0"/>
      <w:marBottom w:val="0"/>
      <w:divBdr>
        <w:top w:val="none" w:sz="0" w:space="0" w:color="auto"/>
        <w:left w:val="none" w:sz="0" w:space="0" w:color="auto"/>
        <w:bottom w:val="none" w:sz="0" w:space="0" w:color="auto"/>
        <w:right w:val="none" w:sz="0" w:space="0" w:color="auto"/>
      </w:divBdr>
    </w:div>
    <w:div w:id="1624965452">
      <w:bodyDiv w:val="1"/>
      <w:marLeft w:val="0"/>
      <w:marRight w:val="0"/>
      <w:marTop w:val="0"/>
      <w:marBottom w:val="0"/>
      <w:divBdr>
        <w:top w:val="none" w:sz="0" w:space="0" w:color="auto"/>
        <w:left w:val="none" w:sz="0" w:space="0" w:color="auto"/>
        <w:bottom w:val="none" w:sz="0" w:space="0" w:color="auto"/>
        <w:right w:val="none" w:sz="0" w:space="0" w:color="auto"/>
      </w:divBdr>
      <w:divsChild>
        <w:div w:id="526481265">
          <w:marLeft w:val="0"/>
          <w:marRight w:val="0"/>
          <w:marTop w:val="0"/>
          <w:marBottom w:val="0"/>
          <w:divBdr>
            <w:top w:val="none" w:sz="0" w:space="0" w:color="auto"/>
            <w:left w:val="none" w:sz="0" w:space="0" w:color="auto"/>
            <w:bottom w:val="none" w:sz="0" w:space="0" w:color="auto"/>
            <w:right w:val="none" w:sz="0" w:space="0" w:color="auto"/>
          </w:divBdr>
          <w:divsChild>
            <w:div w:id="868834432">
              <w:marLeft w:val="0"/>
              <w:marRight w:val="0"/>
              <w:marTop w:val="0"/>
              <w:marBottom w:val="0"/>
              <w:divBdr>
                <w:top w:val="none" w:sz="0" w:space="0" w:color="auto"/>
                <w:left w:val="none" w:sz="0" w:space="0" w:color="auto"/>
                <w:bottom w:val="none" w:sz="0" w:space="0" w:color="auto"/>
                <w:right w:val="none" w:sz="0" w:space="0" w:color="auto"/>
              </w:divBdr>
            </w:div>
            <w:div w:id="9690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03719">
      <w:bodyDiv w:val="1"/>
      <w:marLeft w:val="0"/>
      <w:marRight w:val="0"/>
      <w:marTop w:val="0"/>
      <w:marBottom w:val="0"/>
      <w:divBdr>
        <w:top w:val="none" w:sz="0" w:space="0" w:color="auto"/>
        <w:left w:val="none" w:sz="0" w:space="0" w:color="auto"/>
        <w:bottom w:val="none" w:sz="0" w:space="0" w:color="auto"/>
        <w:right w:val="none" w:sz="0" w:space="0" w:color="auto"/>
      </w:divBdr>
      <w:divsChild>
        <w:div w:id="132332717">
          <w:marLeft w:val="0"/>
          <w:marRight w:val="0"/>
          <w:marTop w:val="0"/>
          <w:marBottom w:val="0"/>
          <w:divBdr>
            <w:top w:val="none" w:sz="0" w:space="0" w:color="auto"/>
            <w:left w:val="none" w:sz="0" w:space="0" w:color="auto"/>
            <w:bottom w:val="none" w:sz="0" w:space="0" w:color="auto"/>
            <w:right w:val="none" w:sz="0" w:space="0" w:color="auto"/>
          </w:divBdr>
        </w:div>
        <w:div w:id="1142888239">
          <w:marLeft w:val="0"/>
          <w:marRight w:val="0"/>
          <w:marTop w:val="0"/>
          <w:marBottom w:val="0"/>
          <w:divBdr>
            <w:top w:val="none" w:sz="0" w:space="0" w:color="auto"/>
            <w:left w:val="none" w:sz="0" w:space="0" w:color="auto"/>
            <w:bottom w:val="none" w:sz="0" w:space="0" w:color="auto"/>
            <w:right w:val="none" w:sz="0" w:space="0" w:color="auto"/>
          </w:divBdr>
        </w:div>
      </w:divsChild>
    </w:div>
    <w:div w:id="1633438057">
      <w:bodyDiv w:val="1"/>
      <w:marLeft w:val="0"/>
      <w:marRight w:val="0"/>
      <w:marTop w:val="0"/>
      <w:marBottom w:val="0"/>
      <w:divBdr>
        <w:top w:val="none" w:sz="0" w:space="0" w:color="auto"/>
        <w:left w:val="none" w:sz="0" w:space="0" w:color="auto"/>
        <w:bottom w:val="none" w:sz="0" w:space="0" w:color="auto"/>
        <w:right w:val="none" w:sz="0" w:space="0" w:color="auto"/>
      </w:divBdr>
      <w:divsChild>
        <w:div w:id="878054483">
          <w:marLeft w:val="0"/>
          <w:marRight w:val="0"/>
          <w:marTop w:val="0"/>
          <w:marBottom w:val="0"/>
          <w:divBdr>
            <w:top w:val="none" w:sz="0" w:space="0" w:color="auto"/>
            <w:left w:val="none" w:sz="0" w:space="0" w:color="auto"/>
            <w:bottom w:val="none" w:sz="0" w:space="0" w:color="auto"/>
            <w:right w:val="none" w:sz="0" w:space="0" w:color="auto"/>
          </w:divBdr>
        </w:div>
      </w:divsChild>
    </w:div>
    <w:div w:id="1648703368">
      <w:bodyDiv w:val="1"/>
      <w:marLeft w:val="0"/>
      <w:marRight w:val="0"/>
      <w:marTop w:val="0"/>
      <w:marBottom w:val="0"/>
      <w:divBdr>
        <w:top w:val="none" w:sz="0" w:space="0" w:color="auto"/>
        <w:left w:val="none" w:sz="0" w:space="0" w:color="auto"/>
        <w:bottom w:val="none" w:sz="0" w:space="0" w:color="auto"/>
        <w:right w:val="none" w:sz="0" w:space="0" w:color="auto"/>
      </w:divBdr>
      <w:divsChild>
        <w:div w:id="942955546">
          <w:marLeft w:val="0"/>
          <w:marRight w:val="0"/>
          <w:marTop w:val="0"/>
          <w:marBottom w:val="0"/>
          <w:divBdr>
            <w:top w:val="none" w:sz="0" w:space="0" w:color="auto"/>
            <w:left w:val="none" w:sz="0" w:space="0" w:color="auto"/>
            <w:bottom w:val="none" w:sz="0" w:space="0" w:color="auto"/>
            <w:right w:val="none" w:sz="0" w:space="0" w:color="auto"/>
          </w:divBdr>
        </w:div>
      </w:divsChild>
    </w:div>
    <w:div w:id="1708600888">
      <w:bodyDiv w:val="1"/>
      <w:marLeft w:val="0"/>
      <w:marRight w:val="0"/>
      <w:marTop w:val="0"/>
      <w:marBottom w:val="0"/>
      <w:divBdr>
        <w:top w:val="none" w:sz="0" w:space="0" w:color="auto"/>
        <w:left w:val="none" w:sz="0" w:space="0" w:color="auto"/>
        <w:bottom w:val="none" w:sz="0" w:space="0" w:color="auto"/>
        <w:right w:val="none" w:sz="0" w:space="0" w:color="auto"/>
      </w:divBdr>
      <w:divsChild>
        <w:div w:id="533542611">
          <w:marLeft w:val="0"/>
          <w:marRight w:val="0"/>
          <w:marTop w:val="0"/>
          <w:marBottom w:val="0"/>
          <w:divBdr>
            <w:top w:val="none" w:sz="0" w:space="0" w:color="auto"/>
            <w:left w:val="none" w:sz="0" w:space="0" w:color="auto"/>
            <w:bottom w:val="none" w:sz="0" w:space="0" w:color="auto"/>
            <w:right w:val="none" w:sz="0" w:space="0" w:color="auto"/>
          </w:divBdr>
        </w:div>
      </w:divsChild>
    </w:div>
    <w:div w:id="1735229357">
      <w:bodyDiv w:val="1"/>
      <w:marLeft w:val="0"/>
      <w:marRight w:val="0"/>
      <w:marTop w:val="0"/>
      <w:marBottom w:val="0"/>
      <w:divBdr>
        <w:top w:val="none" w:sz="0" w:space="0" w:color="auto"/>
        <w:left w:val="none" w:sz="0" w:space="0" w:color="auto"/>
        <w:bottom w:val="none" w:sz="0" w:space="0" w:color="auto"/>
        <w:right w:val="none" w:sz="0" w:space="0" w:color="auto"/>
      </w:divBdr>
      <w:divsChild>
        <w:div w:id="1706368195">
          <w:marLeft w:val="0"/>
          <w:marRight w:val="0"/>
          <w:marTop w:val="0"/>
          <w:marBottom w:val="0"/>
          <w:divBdr>
            <w:top w:val="none" w:sz="0" w:space="0" w:color="auto"/>
            <w:left w:val="none" w:sz="0" w:space="0" w:color="auto"/>
            <w:bottom w:val="none" w:sz="0" w:space="0" w:color="auto"/>
            <w:right w:val="none" w:sz="0" w:space="0" w:color="auto"/>
          </w:divBdr>
        </w:div>
      </w:divsChild>
    </w:div>
    <w:div w:id="1789857557">
      <w:bodyDiv w:val="1"/>
      <w:marLeft w:val="0"/>
      <w:marRight w:val="0"/>
      <w:marTop w:val="0"/>
      <w:marBottom w:val="0"/>
      <w:divBdr>
        <w:top w:val="none" w:sz="0" w:space="0" w:color="auto"/>
        <w:left w:val="none" w:sz="0" w:space="0" w:color="auto"/>
        <w:bottom w:val="none" w:sz="0" w:space="0" w:color="auto"/>
        <w:right w:val="none" w:sz="0" w:space="0" w:color="auto"/>
      </w:divBdr>
      <w:divsChild>
        <w:div w:id="561914508">
          <w:marLeft w:val="0"/>
          <w:marRight w:val="0"/>
          <w:marTop w:val="0"/>
          <w:marBottom w:val="0"/>
          <w:divBdr>
            <w:top w:val="none" w:sz="0" w:space="0" w:color="auto"/>
            <w:left w:val="none" w:sz="0" w:space="0" w:color="auto"/>
            <w:bottom w:val="none" w:sz="0" w:space="0" w:color="auto"/>
            <w:right w:val="none" w:sz="0" w:space="0" w:color="auto"/>
          </w:divBdr>
          <w:divsChild>
            <w:div w:id="905918892">
              <w:marLeft w:val="0"/>
              <w:marRight w:val="0"/>
              <w:marTop w:val="0"/>
              <w:marBottom w:val="0"/>
              <w:divBdr>
                <w:top w:val="none" w:sz="0" w:space="0" w:color="auto"/>
                <w:left w:val="none" w:sz="0" w:space="0" w:color="auto"/>
                <w:bottom w:val="none" w:sz="0" w:space="0" w:color="auto"/>
                <w:right w:val="none" w:sz="0" w:space="0" w:color="auto"/>
              </w:divBdr>
            </w:div>
            <w:div w:id="1197423425">
              <w:marLeft w:val="0"/>
              <w:marRight w:val="0"/>
              <w:marTop w:val="0"/>
              <w:marBottom w:val="0"/>
              <w:divBdr>
                <w:top w:val="none" w:sz="0" w:space="0" w:color="auto"/>
                <w:left w:val="none" w:sz="0" w:space="0" w:color="auto"/>
                <w:bottom w:val="none" w:sz="0" w:space="0" w:color="auto"/>
                <w:right w:val="none" w:sz="0" w:space="0" w:color="auto"/>
              </w:divBdr>
            </w:div>
            <w:div w:id="1881934845">
              <w:marLeft w:val="0"/>
              <w:marRight w:val="0"/>
              <w:marTop w:val="0"/>
              <w:marBottom w:val="0"/>
              <w:divBdr>
                <w:top w:val="none" w:sz="0" w:space="0" w:color="auto"/>
                <w:left w:val="none" w:sz="0" w:space="0" w:color="auto"/>
                <w:bottom w:val="none" w:sz="0" w:space="0" w:color="auto"/>
                <w:right w:val="none" w:sz="0" w:space="0" w:color="auto"/>
              </w:divBdr>
            </w:div>
            <w:div w:id="202331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5304">
      <w:bodyDiv w:val="1"/>
      <w:marLeft w:val="0"/>
      <w:marRight w:val="0"/>
      <w:marTop w:val="0"/>
      <w:marBottom w:val="0"/>
      <w:divBdr>
        <w:top w:val="none" w:sz="0" w:space="0" w:color="auto"/>
        <w:left w:val="none" w:sz="0" w:space="0" w:color="auto"/>
        <w:bottom w:val="none" w:sz="0" w:space="0" w:color="auto"/>
        <w:right w:val="none" w:sz="0" w:space="0" w:color="auto"/>
      </w:divBdr>
      <w:divsChild>
        <w:div w:id="671765069">
          <w:marLeft w:val="0"/>
          <w:marRight w:val="0"/>
          <w:marTop w:val="0"/>
          <w:marBottom w:val="0"/>
          <w:divBdr>
            <w:top w:val="none" w:sz="0" w:space="0" w:color="auto"/>
            <w:left w:val="none" w:sz="0" w:space="0" w:color="auto"/>
            <w:bottom w:val="none" w:sz="0" w:space="0" w:color="auto"/>
            <w:right w:val="none" w:sz="0" w:space="0" w:color="auto"/>
          </w:divBdr>
        </w:div>
      </w:divsChild>
    </w:div>
    <w:div w:id="1823615339">
      <w:bodyDiv w:val="1"/>
      <w:marLeft w:val="0"/>
      <w:marRight w:val="0"/>
      <w:marTop w:val="0"/>
      <w:marBottom w:val="0"/>
      <w:divBdr>
        <w:top w:val="none" w:sz="0" w:space="0" w:color="auto"/>
        <w:left w:val="none" w:sz="0" w:space="0" w:color="auto"/>
        <w:bottom w:val="none" w:sz="0" w:space="0" w:color="auto"/>
        <w:right w:val="none" w:sz="0" w:space="0" w:color="auto"/>
      </w:divBdr>
      <w:divsChild>
        <w:div w:id="634988216">
          <w:marLeft w:val="0"/>
          <w:marRight w:val="0"/>
          <w:marTop w:val="0"/>
          <w:marBottom w:val="0"/>
          <w:divBdr>
            <w:top w:val="none" w:sz="0" w:space="0" w:color="auto"/>
            <w:left w:val="none" w:sz="0" w:space="0" w:color="auto"/>
            <w:bottom w:val="none" w:sz="0" w:space="0" w:color="auto"/>
            <w:right w:val="none" w:sz="0" w:space="0" w:color="auto"/>
          </w:divBdr>
        </w:div>
      </w:divsChild>
    </w:div>
    <w:div w:id="1844511656">
      <w:bodyDiv w:val="1"/>
      <w:marLeft w:val="0"/>
      <w:marRight w:val="0"/>
      <w:marTop w:val="0"/>
      <w:marBottom w:val="0"/>
      <w:divBdr>
        <w:top w:val="none" w:sz="0" w:space="0" w:color="auto"/>
        <w:left w:val="none" w:sz="0" w:space="0" w:color="auto"/>
        <w:bottom w:val="none" w:sz="0" w:space="0" w:color="auto"/>
        <w:right w:val="none" w:sz="0" w:space="0" w:color="auto"/>
      </w:divBdr>
      <w:divsChild>
        <w:div w:id="639655655">
          <w:marLeft w:val="0"/>
          <w:marRight w:val="0"/>
          <w:marTop w:val="0"/>
          <w:marBottom w:val="0"/>
          <w:divBdr>
            <w:top w:val="none" w:sz="0" w:space="0" w:color="auto"/>
            <w:left w:val="none" w:sz="0" w:space="0" w:color="auto"/>
            <w:bottom w:val="none" w:sz="0" w:space="0" w:color="auto"/>
            <w:right w:val="none" w:sz="0" w:space="0" w:color="auto"/>
          </w:divBdr>
        </w:div>
      </w:divsChild>
    </w:div>
    <w:div w:id="1913587512">
      <w:bodyDiv w:val="1"/>
      <w:marLeft w:val="0"/>
      <w:marRight w:val="0"/>
      <w:marTop w:val="0"/>
      <w:marBottom w:val="0"/>
      <w:divBdr>
        <w:top w:val="none" w:sz="0" w:space="0" w:color="auto"/>
        <w:left w:val="none" w:sz="0" w:space="0" w:color="auto"/>
        <w:bottom w:val="none" w:sz="0" w:space="0" w:color="auto"/>
        <w:right w:val="none" w:sz="0" w:space="0" w:color="auto"/>
      </w:divBdr>
      <w:divsChild>
        <w:div w:id="2094425515">
          <w:marLeft w:val="0"/>
          <w:marRight w:val="0"/>
          <w:marTop w:val="0"/>
          <w:marBottom w:val="0"/>
          <w:divBdr>
            <w:top w:val="none" w:sz="0" w:space="0" w:color="auto"/>
            <w:left w:val="none" w:sz="0" w:space="0" w:color="auto"/>
            <w:bottom w:val="none" w:sz="0" w:space="0" w:color="auto"/>
            <w:right w:val="none" w:sz="0" w:space="0" w:color="auto"/>
          </w:divBdr>
        </w:div>
      </w:divsChild>
    </w:div>
    <w:div w:id="1946423670">
      <w:bodyDiv w:val="1"/>
      <w:marLeft w:val="0"/>
      <w:marRight w:val="0"/>
      <w:marTop w:val="0"/>
      <w:marBottom w:val="0"/>
      <w:divBdr>
        <w:top w:val="none" w:sz="0" w:space="0" w:color="auto"/>
        <w:left w:val="none" w:sz="0" w:space="0" w:color="auto"/>
        <w:bottom w:val="none" w:sz="0" w:space="0" w:color="auto"/>
        <w:right w:val="none" w:sz="0" w:space="0" w:color="auto"/>
      </w:divBdr>
      <w:divsChild>
        <w:div w:id="1220822808">
          <w:marLeft w:val="0"/>
          <w:marRight w:val="0"/>
          <w:marTop w:val="0"/>
          <w:marBottom w:val="0"/>
          <w:divBdr>
            <w:top w:val="none" w:sz="0" w:space="0" w:color="auto"/>
            <w:left w:val="none" w:sz="0" w:space="0" w:color="auto"/>
            <w:bottom w:val="none" w:sz="0" w:space="0" w:color="auto"/>
            <w:right w:val="none" w:sz="0" w:space="0" w:color="auto"/>
          </w:divBdr>
        </w:div>
      </w:divsChild>
    </w:div>
    <w:div w:id="1950162250">
      <w:bodyDiv w:val="1"/>
      <w:marLeft w:val="0"/>
      <w:marRight w:val="0"/>
      <w:marTop w:val="0"/>
      <w:marBottom w:val="0"/>
      <w:divBdr>
        <w:top w:val="none" w:sz="0" w:space="0" w:color="auto"/>
        <w:left w:val="none" w:sz="0" w:space="0" w:color="auto"/>
        <w:bottom w:val="none" w:sz="0" w:space="0" w:color="auto"/>
        <w:right w:val="none" w:sz="0" w:space="0" w:color="auto"/>
      </w:divBdr>
      <w:divsChild>
        <w:div w:id="358968938">
          <w:marLeft w:val="0"/>
          <w:marRight w:val="0"/>
          <w:marTop w:val="0"/>
          <w:marBottom w:val="0"/>
          <w:divBdr>
            <w:top w:val="none" w:sz="0" w:space="0" w:color="auto"/>
            <w:left w:val="none" w:sz="0" w:space="0" w:color="auto"/>
            <w:bottom w:val="none" w:sz="0" w:space="0" w:color="auto"/>
            <w:right w:val="none" w:sz="0" w:space="0" w:color="auto"/>
          </w:divBdr>
        </w:div>
      </w:divsChild>
    </w:div>
    <w:div w:id="1955747738">
      <w:bodyDiv w:val="1"/>
      <w:marLeft w:val="0"/>
      <w:marRight w:val="0"/>
      <w:marTop w:val="0"/>
      <w:marBottom w:val="0"/>
      <w:divBdr>
        <w:top w:val="none" w:sz="0" w:space="0" w:color="auto"/>
        <w:left w:val="none" w:sz="0" w:space="0" w:color="auto"/>
        <w:bottom w:val="none" w:sz="0" w:space="0" w:color="auto"/>
        <w:right w:val="none" w:sz="0" w:space="0" w:color="auto"/>
      </w:divBdr>
      <w:divsChild>
        <w:div w:id="737555372">
          <w:marLeft w:val="0"/>
          <w:marRight w:val="0"/>
          <w:marTop w:val="0"/>
          <w:marBottom w:val="0"/>
          <w:divBdr>
            <w:top w:val="none" w:sz="0" w:space="0" w:color="auto"/>
            <w:left w:val="none" w:sz="0" w:space="0" w:color="auto"/>
            <w:bottom w:val="none" w:sz="0" w:space="0" w:color="auto"/>
            <w:right w:val="none" w:sz="0" w:space="0" w:color="auto"/>
          </w:divBdr>
        </w:div>
      </w:divsChild>
    </w:div>
    <w:div w:id="1962760112">
      <w:bodyDiv w:val="1"/>
      <w:marLeft w:val="0"/>
      <w:marRight w:val="0"/>
      <w:marTop w:val="0"/>
      <w:marBottom w:val="0"/>
      <w:divBdr>
        <w:top w:val="none" w:sz="0" w:space="0" w:color="auto"/>
        <w:left w:val="none" w:sz="0" w:space="0" w:color="auto"/>
        <w:bottom w:val="none" w:sz="0" w:space="0" w:color="auto"/>
        <w:right w:val="none" w:sz="0" w:space="0" w:color="auto"/>
      </w:divBdr>
    </w:div>
    <w:div w:id="1987664496">
      <w:bodyDiv w:val="1"/>
      <w:marLeft w:val="0"/>
      <w:marRight w:val="0"/>
      <w:marTop w:val="0"/>
      <w:marBottom w:val="0"/>
      <w:divBdr>
        <w:top w:val="none" w:sz="0" w:space="0" w:color="auto"/>
        <w:left w:val="none" w:sz="0" w:space="0" w:color="auto"/>
        <w:bottom w:val="none" w:sz="0" w:space="0" w:color="auto"/>
        <w:right w:val="none" w:sz="0" w:space="0" w:color="auto"/>
      </w:divBdr>
      <w:divsChild>
        <w:div w:id="1105618147">
          <w:marLeft w:val="0"/>
          <w:marRight w:val="0"/>
          <w:marTop w:val="0"/>
          <w:marBottom w:val="0"/>
          <w:divBdr>
            <w:top w:val="none" w:sz="0" w:space="0" w:color="auto"/>
            <w:left w:val="none" w:sz="0" w:space="0" w:color="auto"/>
            <w:bottom w:val="none" w:sz="0" w:space="0" w:color="auto"/>
            <w:right w:val="none" w:sz="0" w:space="0" w:color="auto"/>
          </w:divBdr>
        </w:div>
      </w:divsChild>
    </w:div>
    <w:div w:id="2003582275">
      <w:bodyDiv w:val="1"/>
      <w:marLeft w:val="0"/>
      <w:marRight w:val="0"/>
      <w:marTop w:val="0"/>
      <w:marBottom w:val="0"/>
      <w:divBdr>
        <w:top w:val="none" w:sz="0" w:space="0" w:color="auto"/>
        <w:left w:val="none" w:sz="0" w:space="0" w:color="auto"/>
        <w:bottom w:val="none" w:sz="0" w:space="0" w:color="auto"/>
        <w:right w:val="none" w:sz="0" w:space="0" w:color="auto"/>
      </w:divBdr>
    </w:div>
    <w:div w:id="2118400226">
      <w:bodyDiv w:val="1"/>
      <w:marLeft w:val="0"/>
      <w:marRight w:val="0"/>
      <w:marTop w:val="0"/>
      <w:marBottom w:val="0"/>
      <w:divBdr>
        <w:top w:val="none" w:sz="0" w:space="0" w:color="auto"/>
        <w:left w:val="none" w:sz="0" w:space="0" w:color="auto"/>
        <w:bottom w:val="none" w:sz="0" w:space="0" w:color="auto"/>
        <w:right w:val="none" w:sz="0" w:space="0" w:color="auto"/>
      </w:divBdr>
      <w:divsChild>
        <w:div w:id="1724208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hyperlink" Target="mailto:gaoqiong@yhd.com" TargetMode="External"/><Relationship Id="rId68" Type="http://schemas.openxmlformats.org/officeDocument/2006/relationships/image" Target="media/image47.png"/><Relationship Id="rId84" Type="http://schemas.openxmlformats.org/officeDocument/2006/relationships/fontTable" Target="fontTable.xml"/><Relationship Id="rId16" Type="http://schemas.openxmlformats.org/officeDocument/2006/relationships/image" Target="cid:image001.jpg@01CE9E7E.F6ED5560" TargetMode="External"/><Relationship Id="rId11" Type="http://schemas.openxmlformats.org/officeDocument/2006/relationships/image" Target="media/image3.emf"/><Relationship Id="rId32" Type="http://schemas.openxmlformats.org/officeDocument/2006/relationships/image" Target="media/image18.emf"/><Relationship Id="rId37" Type="http://schemas.openxmlformats.org/officeDocument/2006/relationships/image" Target="media/image22.png"/><Relationship Id="rId53" Type="http://schemas.openxmlformats.org/officeDocument/2006/relationships/image" Target="media/image36.png"/><Relationship Id="rId58" Type="http://schemas.openxmlformats.org/officeDocument/2006/relationships/image" Target="media/image39.png"/><Relationship Id="rId74" Type="http://schemas.openxmlformats.org/officeDocument/2006/relationships/image" Target="media/image53.png"/><Relationship Id="rId79" Type="http://schemas.microsoft.com/office/2011/relationships/commentsExtended" Target="commentsExtended.xml"/><Relationship Id="rId5" Type="http://schemas.openxmlformats.org/officeDocument/2006/relationships/webSettings" Target="webSettings.xml"/><Relationship Id="rId19" Type="http://schemas.openxmlformats.org/officeDocument/2006/relationships/image" Target="media/image8.emf"/><Relationship Id="rId14" Type="http://schemas.openxmlformats.org/officeDocument/2006/relationships/oleObject" Target="embeddings/Microsoft_Visio_2003-2010___2.vsd"/><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emf"/><Relationship Id="rId35" Type="http://schemas.openxmlformats.org/officeDocument/2006/relationships/image" Target="media/image20.png"/><Relationship Id="rId43" Type="http://schemas.openxmlformats.org/officeDocument/2006/relationships/image" Target="media/image28.emf"/><Relationship Id="rId48" Type="http://schemas.openxmlformats.org/officeDocument/2006/relationships/image" Target="media/image32.png"/><Relationship Id="rId56" Type="http://schemas.openxmlformats.org/officeDocument/2006/relationships/image" Target="media/image38.emf"/><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emf"/><Relationship Id="rId8" Type="http://schemas.openxmlformats.org/officeDocument/2006/relationships/image" Target="media/image1.emf"/><Relationship Id="rId51" Type="http://schemas.openxmlformats.org/officeDocument/2006/relationships/image" Target="media/image35.emf"/><Relationship Id="rId72" Type="http://schemas.openxmlformats.org/officeDocument/2006/relationships/image" Target="media/image51.png"/><Relationship Id="rId80" Type="http://schemas.openxmlformats.org/officeDocument/2006/relationships/image" Target="media/image57.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package" Target="embeddings/Microsoft_Word___1.docx"/><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package" Target="embeddings/Microsoft_Visio___5.vsdx"/><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0.png"/><Relationship Id="rId67" Type="http://schemas.openxmlformats.org/officeDocument/2006/relationships/image" Target="media/image46.png"/><Relationship Id="rId20" Type="http://schemas.openxmlformats.org/officeDocument/2006/relationships/package" Target="embeddings/Microsoft_Visio___2.vsdx"/><Relationship Id="rId41" Type="http://schemas.openxmlformats.org/officeDocument/2006/relationships/image" Target="media/image26.png"/><Relationship Id="rId54" Type="http://schemas.openxmlformats.org/officeDocument/2006/relationships/image" Target="media/image37.emf"/><Relationship Id="rId62" Type="http://schemas.openxmlformats.org/officeDocument/2006/relationships/oleObject" Target="embeddings/Microsoft_Visio_2003-2010___5.vsd"/><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image" Target="media/image16.emf"/><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oleObject" Target="embeddings/Microsoft_Visio_2003-2010___4.vsd"/><Relationship Id="rId10" Type="http://schemas.openxmlformats.org/officeDocument/2006/relationships/image" Target="media/image2.png"/><Relationship Id="rId31" Type="http://schemas.openxmlformats.org/officeDocument/2006/relationships/package" Target="embeddings/Microsoft_Visio___4.vsdx"/><Relationship Id="rId44" Type="http://schemas.openxmlformats.org/officeDocument/2006/relationships/package" Target="embeddings/Microsoft_Visio___6.vsdx"/><Relationship Id="rId52" Type="http://schemas.openxmlformats.org/officeDocument/2006/relationships/package" Target="embeddings/Microsoft_Visio___7.vsdx"/><Relationship Id="rId60" Type="http://schemas.openxmlformats.org/officeDocument/2006/relationships/image" Target="media/image41.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comments" Target="comments.xml"/><Relationship Id="rId81"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oleObject" Target="embeddings/Microsoft_Visio_2003-2010___1.vsd"/><Relationship Id="rId13" Type="http://schemas.openxmlformats.org/officeDocument/2006/relationships/image" Target="media/image4.emf"/><Relationship Id="rId18" Type="http://schemas.openxmlformats.org/officeDocument/2006/relationships/image" Target="media/image7.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oleObject" Target="embeddings/Microsoft_Visio_2003-2010___3.vsd"/><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package" Target="embeddings/Microsoft_Visio___3.vsdx"/><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image" Target="media/image45.png"/><Relationship Id="rId61" Type="http://schemas.openxmlformats.org/officeDocument/2006/relationships/image" Target="media/image42.emf"/><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9.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IBM\DocumentFactory\packages\basic\PMMFULLP.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EB5C0E-2576-4491-9855-280A8247A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PMMFULLP.dot</Template>
  <TotalTime>71</TotalTime>
  <Pages>96</Pages>
  <Words>5538</Words>
  <Characters>31568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37032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IBMer</dc:creator>
  <cp:keywords/>
  <cp:lastModifiedBy>Jiang Kun(武汉_技术部_架构部_OMS订单管理平台_江昆)</cp:lastModifiedBy>
  <cp:revision>4</cp:revision>
  <cp:lastPrinted>1899-12-31T16:00:00Z</cp:lastPrinted>
  <dcterms:created xsi:type="dcterms:W3CDTF">2017-03-13T10:05:00Z</dcterms:created>
  <dcterms:modified xsi:type="dcterms:W3CDTF">2017-03-14T07:55:00Z</dcterms:modified>
</cp:coreProperties>
</file>